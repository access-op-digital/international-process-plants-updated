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w:pPr>
        <w:pBdr>
          <w:top w:val="single" w:sz="12" w:space="4" w:color="2E75B6"/>
          <w:left w:val="single" w:sz="12" w:space="4" w:color="2E75B6"/>
          <w:bottom w:val="single" w:sz="12" w:space="4" w:color="2E75B6"/>
          <w:right w:val="single" w:sz="12" w:space="4" w:color="2E75B6"/>
        </w:pBdr>
        <w:shd w:val="clear" w:color="auto" w:fill="F2F2F2"/>
      </w:pPr>
      <w:r>
        <w:rPr>
          <w:b/>
          <w:sz w:val="24"/>
        </w:rPr>
        <w:t xml:space="preserve">How to read this document:</w:t>
      </w:r>
    </w:p>
    <w:p xmlns:w="http://schemas.openxmlformats.org/wordprocessingml/2006/main">
      <w:pPr>
        <w:shd w:val="clear" w:color="auto" w:fill="F2F2F2"/>
      </w:pPr>
      <w:r>
        <w:rPr>
          <w:sz w:val="22"/>
        </w:rPr>
        <w:t xml:space="preserve">Scott, your comments and suggested edits are preserved exactly as you left them. Beside each one, we have added a pair of labeled notes showing what the dev team changed on the live page:</w:t>
      </w:r>
    </w:p>
    <w:p xmlns:w="http://schemas.openxmlformats.org/wordprocessingml/2006/main">
      <w:pPr>
        <w:shd w:val="clear" w:color="auto" w:fill="F2F2F2"/>
        <w:ind w:left="360"/>
      </w:pPr>
      <w:r>
        <w:rPr>
          <w:b/>
          <w:sz w:val="22"/>
        </w:rPr>
        <w:t xml:space="preserve">BEFORE: </w:t>
      </w:r>
      <w:r>
        <w:rPr>
          <w:sz w:val="22"/>
          <w:highlight w:val="yellow"/>
          <w:strike/>
        </w:rPr>
        <w:t xml:space="preserve">what was on the page before (yellow, struck-through)</w:t>
      </w:r>
    </w:p>
    <w:p xmlns:w="http://schemas.openxmlformats.org/wordprocessingml/2006/main">
      <w:pPr>
        <w:shd w:val="clear" w:color="auto" w:fill="F2F2F2"/>
        <w:ind w:left="360"/>
      </w:pPr>
      <w:r>
        <w:rPr>
          <w:b/>
          <w:sz w:val="22"/>
        </w:rPr>
        <w:t xml:space="preserve">AFTER: </w:t>
      </w:r>
      <w:r>
        <w:rPr>
          <w:sz w:val="22"/>
          <w:highlight w:val="green"/>
        </w:rPr>
        <w:t xml:space="preserve">what is on the live page now (green)</w:t>
      </w:r>
    </w:p>
    <w:p xmlns:w="http://schemas.openxmlformats.org/wordprocessingml/2006/main"/>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iwa9m570sm1" w:id="0"/>
      <w:bookmarkEnd w:id="0"/>
      <w:r>
        <w:rPr>
          <w:b w:val="1"/>
          <w:bCs w:val="1"/>
          <w:sz w:val="46"/>
          <w:szCs w:val="46"/>
          <w:rtl w:val="0"/>
        </w:rPr>
        <w:t xml:space="preserve">Buy Used Wyssmont </w:t>
      </w:r>
      <w:ins w:author="Scott Phillips" w:id="0" w:date="2026-04-21T18:30:58Z">
        <w:commentRangeStart w:id="0"/>
        <w:r>
          <w:rPr>
            <w:b w:val="1"/>
            <w:bCs w:val="1"/>
            <w:sz w:val="46"/>
            <w:szCs w:val="46"/>
            <w:rtl w:val="0"/>
          </w:rPr>
          <w:t xml:space="preserve">Type </w:t>
        </w:r>
      </w:ins>
      <w:commentRangeEnd w:id="0"/>
      <w:r>
        <w:commentReference w:id="0"/>
      </w:r>
      <w:r>
        <w:rPr>
          <w:b w:val="1"/>
          <w:bCs w:val="1"/>
          <w:sz w:val="46"/>
          <w:szCs w:val="46"/>
          <w:rtl w:val="0"/>
        </w:rPr>
        <w:t xml:space="preserve">Dryers for Sale</w:t>
      </w:r>
    </w:p>
    <w:p xmlns:w="http://schemas.openxmlformats.org/wordprocessingml/2006/main">
      <w:pPr>
        <w:ind w:left="720"/>
      </w:pPr>
      <w:r>
        <w:rPr>
          <w:b/>
          <w:sz w:val="20"/>
        </w:rPr>
        <w:t xml:space="preserve">BEFORE: </w:t>
      </w:r>
      <w:r>
        <w:rPr>
          <w:sz w:val="20"/>
          <w:highlight w:val="yellow"/>
          <w:strike/>
        </w:rPr>
        <w:t xml:space="preserve">Heading read "Wyssmont Dryers".</w:t>
      </w:r>
    </w:p>
    <w:p xmlns:w="http://schemas.openxmlformats.org/wordprocessingml/2006/main">
      <w:pPr>
        <w:ind w:left="720"/>
      </w:pPr>
      <w:r>
        <w:rPr>
          <w:b/>
          <w:sz w:val="20"/>
        </w:rPr>
        <w:t xml:space="preserve">AFTER: </w:t>
      </w:r>
      <w:r>
        <w:rPr>
          <w:sz w:val="20"/>
          <w:highlight w:val="green"/>
        </w:rPr>
        <w:t xml:space="preserve">Heading on live page now reads "Wyssmont Type Dryers".</w:t>
      </w:r>
    </w:p>
    <w:p xmlns:w="http://schemas.openxmlformats.org/wordprocessingml/2006/main">
      <w:pPr>
        <w:ind w:left="720"/>
      </w:pPr>
      <w:r>
        <w:rPr>
          <w:b/>
          <w:sz w:val="20"/>
        </w:rPr>
        <w:t xml:space="preserve">BEFORE: </w:t>
      </w:r>
      <w:r>
        <w:rPr>
          <w:sz w:val="20"/>
          <w:highlight w:val="yellow"/>
          <w:strike/>
        </w:rPr>
        <w:t xml:space="preserve">Page title, H1 and body text read "Wyssmont Dryers" (no Type qualifier).</w:t>
      </w:r>
    </w:p>
    <w:p xmlns:w="http://schemas.openxmlformats.org/wordprocessingml/2006/main">
      <w:pPr>
        <w:ind w:left="720"/>
      </w:pPr>
      <w:r>
        <w:rPr>
          <w:b/>
          <w:sz w:val="20"/>
        </w:rPr>
        <w:t xml:space="preserve">AFTER: </w:t>
      </w:r>
      <w:r>
        <w:rPr>
          <w:sz w:val="20"/>
          <w:highlight w:val="green"/>
        </w:rPr>
        <w:t xml:space="preserve">"Type" inserted after every Wyssmont reference on live page. Page title now reads "Buy Used Wyssmont Type Dryers for Sale".</w:t>
      </w:r>
    </w:p>
    <w:p w:rsidR="00000000" w:rsidDel="00000000" w:rsidP="00000000" w:rsidRDefault="00000000" w:rsidRPr="00000000" w14:paraId="00000002">
      <w:pPr>
        <w:spacing w:after="240" w:before="240" w:lineRule="auto"/>
        <w:rPr/>
      </w:pPr>
      <w:r>
        <w:rPr>
          <w:rtl w:val="0"/>
        </w:rPr>
        <w:t xml:space="preserve">Buying used wyssmont dryers through International Process Plants gives chemical, pharmaceutical, and industrial manufacturers access to Krauss Maffei, Wyssmont and other OEM manufacturers.</w:t>
      </w:r>
    </w:p>
    <w:p w:rsidR="00000000" w:rsidDel="00000000" w:rsidP="00000000" w:rsidRDefault="00000000" w:rsidRPr="00000000" w14:paraId="00000003">
      <w:pPr>
        <w:spacing w:after="240" w:before="240" w:lineRule="auto"/>
        <w:rPr/>
      </w:pPr>
      <w:r>
        <w:rPr>
          <w:rtl w:val="0"/>
        </w:rPr>
        <w:t xml:space="preserve">Materials of construction include Stainless Steel 316L, Stainless Steel 316, Stainless Steel Other, Stainless Steel 304. Available in Used, Refurbished/Rebuilt conditions. Buying used wyssmont dryers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7">
        <w:r>
          <w:rPr>
            <w:color w:val="1155cc"/>
            <w:u w:val="single"/>
            <w:rtl w:val="0"/>
          </w:rPr>
          <w:t xml:space="preserve">Request a Quote</w:t>
        </w:r>
      </w:hyperlink>
      <w:r>
        <w:rPr>
          <w:rtl w:val="0"/>
        </w:rPr>
        <w:t xml:space="preserve"> |</w:t>
      </w:r>
      <w:hyperlink r:id="rId8">
        <w:r>
          <w:rPr>
            <w:rtl w:val="0"/>
          </w:rPr>
          <w:t xml:space="preserve"> </w:t>
        </w:r>
      </w:hyperlink>
      <w:hyperlink r:id="rId9">
        <w:r>
          <w:rPr>
            <w:color w:val="1155cc"/>
            <w:u w:val="single"/>
            <w:rtl w:val="0"/>
          </w:rPr>
          <w:t xml:space="preserve">Search Inventory</w:t>
        </w:r>
      </w:hyperlink>
      <w:r>
        <w:rPr>
          <w:rtl w:val="0"/>
        </w:rPr>
      </w:r>
    </w:p>
    <w:p w:rsidR="00000000" w:rsidDel="00000000" w:rsidP="00000000" w:rsidRDefault="00000000" w:rsidRPr="00000000" w14:paraId="00000005">
      <w:pPr>
        <w:spacing w:after="240" w:before="240" w:lineRule="auto"/>
        <w:rPr/>
      </w:pPr>
      <w:r>
        <w:rPr>
          <w:b w:val="1"/>
          <w:bCs w:val="1"/>
          <w:rtl w:val="0"/>
        </w:rPr>
        <w:t xml:space="preserve">Quick Stats:</w:t>
      </w:r>
      <w:r>
        <w:rPr>
          <w:rtl w:val="0"/>
        </w:rPr>
        <w:t xml:space="preserve"> 5+ Dryers in Stock | 1980 Established Since | 15 Countries with Offices</w:t>
      </w:r>
    </w:p>
    <w:p w:rsidR="00000000" w:rsidDel="00000000" w:rsidP="00000000" w:rsidRDefault="00000000" w:rsidRPr="00000000" w14:paraId="00000006">
      <w:pPr>
        <w:spacing w:after="240" w:before="240" w:lineRule="auto"/>
        <w:rPr>
          <w:b w:val="1"/>
          <w:bCs w:val="1"/>
        </w:rPr>
      </w:pPr>
      <w:r>
        <w:rPr>
          <w:b w:val="1"/>
          <w:bCs w:val="1"/>
          <w:rtl w:val="0"/>
        </w:rPr>
        <w:t xml:space="preserve">Featured Equipment:</w:t>
      </w:r>
    </w:p>
    <w:p w:rsidR="00000000" w:rsidDel="00000000" w:rsidP="00000000" w:rsidRDefault="00000000" w:rsidRPr="00000000" w14:paraId="00000007">
      <w:pPr>
        <w:numPr>
          <w:ilvl w:val="0"/>
          <w:numId w:val="4"/>
        </w:numPr>
        <w:spacing w:after="0" w:afterAutospacing="0" w:before="240" w:lineRule="auto"/>
        <w:ind w:left="720" w:hanging="360"/>
      </w:pPr>
      <w:hyperlink r:id="rId10">
        <w:r>
          <w:rPr>
            <w:color w:val="1155cc"/>
            <w:u w:val="single"/>
            <w:rtl w:val="0"/>
          </w:rPr>
          <w:t xml:space="preserve">Wyssmont Stainless Steel 316 -- Used</w:t>
        </w:r>
      </w:hyperlink>
      <w:r>
        <w:rPr>
          <w:rtl w:val="0"/>
        </w:rPr>
      </w:r>
    </w:p>
    <w:p w:rsidR="00000000" w:rsidDel="00000000" w:rsidP="00000000" w:rsidRDefault="00000000" w:rsidRPr="00000000" w14:paraId="00000008">
      <w:pPr>
        <w:numPr>
          <w:ilvl w:val="0"/>
          <w:numId w:val="4"/>
        </w:numPr>
        <w:spacing w:after="240" w:before="0" w:beforeAutospacing="0" w:lineRule="auto"/>
        <w:ind w:left="720" w:hanging="360"/>
      </w:pPr>
      <w:hyperlink r:id="rId11">
        <w:r>
          <w:rPr>
            <w:color w:val="1155cc"/>
            <w:u w:val="single"/>
            <w:rtl w:val="0"/>
          </w:rPr>
          <w:t xml:space="preserve">Krauss Maffei Stainless Steel 316L -- Used</w:t>
        </w:r>
      </w:hyperlink>
      <w:r>
        <w:rPr>
          <w:rtl w:val="0"/>
        </w:rPr>
      </w:r>
    </w:p>
    <w:p w:rsidR="00000000" w:rsidDel="00000000" w:rsidP="00000000" w:rsidRDefault="00000000" w:rsidRPr="00000000" w14:paraId="00000009">
      <w:pPr>
        <w:rPr/>
      </w:pPr>
      <w:r>
        <w:pict>
          <v:rect style="width:0.0pt;height:1.5pt" o:hr="t" o:hrstd="t" o:hralign="center" fillcolor="#A0A0A0" stroked="f"/>
        </w:pict>
      </w:r>
      <w:r>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f772d77kqoig" w:id="1"/>
      <w:bookmarkEnd w:id="1"/>
      <w:r>
        <w:rPr>
          <w:b w:val="1"/>
          <w:bCs w:val="1"/>
          <w:sz w:val="34"/>
          <w:szCs w:val="34"/>
          <w:rtl w:val="0"/>
        </w:rPr>
        <w:t xml:space="preserve">Buy Used Wyssmont Dryers by Material</w:t>
      </w:r>
    </w:p>
    <w:p w:rsidR="00000000" w:rsidDel="00000000" w:rsidP="00000000" w:rsidRDefault="00000000" w:rsidRPr="00000000" w14:paraId="0000000B">
      <w:pPr>
        <w:spacing w:after="240" w:before="240" w:lineRule="auto"/>
        <w:rPr/>
      </w:pPr>
      <w:r>
        <w:rPr>
          <w:rtl w:val="0"/>
        </w:rPr>
        <w:t xml:space="preserve">IPP stocks wyssmont dryers across multiple material options. Choose the material that matches your process requirements.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xgze6hfdvi" w:id="2"/>
      <w:bookmarkEnd w:id="2"/>
      <w:r>
        <w:rPr>
          <w:b w:val="1"/>
          <w:bCs w:val="1"/>
          <w:color w:val="000000"/>
          <w:sz w:val="26"/>
          <w:szCs w:val="26"/>
          <w:rtl w:val="0"/>
        </w:rPr>
        <w:t xml:space="preserve">Buy Used Stainless Steel Wyssmont Dryers for Sale</w:t>
      </w:r>
    </w:p>
    <w:p w:rsidR="00000000" w:rsidDel="00000000" w:rsidP="00000000" w:rsidRDefault="00000000" w:rsidRPr="00000000" w14:paraId="0000000D">
      <w:pPr>
        <w:spacing w:after="240" w:before="240" w:lineRule="auto"/>
        <w:rPr/>
      </w:pPr>
      <w:r>
        <w:rPr>
          <w:rtl w:val="0"/>
        </w:rPr>
        <w:t xml:space="preserve">IPP stocks stainless steel wyssmont dryers. Available from Krauss Maffei, Wyssmont and other manufacturers.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b1911o8vs0ev" w:id="3"/>
      <w:bookmarkEnd w:id="3"/>
      <w:r>
        <w:rPr>
          <w:b w:val="1"/>
          <w:bCs w:val="1"/>
          <w:color w:val="000000"/>
          <w:sz w:val="22"/>
          <w:szCs w:val="22"/>
          <w:rtl w:val="0"/>
        </w:rPr>
        <w:t xml:space="preserve">[Stainless Steel] Wyssmont Stainless Steel 316 (</w:t>
      </w:r>
      <w:hyperlink r:id="rId12">
        <w:r>
          <w:rPr>
            <w:b w:val="1"/>
            <w:bCs w:val="1"/>
            <w:color w:val="1155cc"/>
            <w:sz w:val="22"/>
            <w:szCs w:val="22"/>
            <w:u w:val="single"/>
            <w:rtl w:val="0"/>
          </w:rPr>
          <w:t xml:space="preserve">IPP# 246765</w:t>
        </w:r>
      </w:hyperlink>
      <w:r>
        <w:rPr>
          <w:b w:val="1"/>
          <w:bCs w:val="1"/>
          <w:color w:val="000000"/>
          <w:sz w:val="22"/>
          <w:szCs w:val="22"/>
          <w:rtl w:val="0"/>
        </w:rPr>
        <w:t xml:space="preserve">)</w:t>
      </w:r>
    </w:p>
    <w:p w:rsidR="00000000" w:rsidDel="00000000" w:rsidP="00000000" w:rsidRDefault="00000000" w:rsidRPr="00000000" w14:paraId="0000000F">
      <w:pPr>
        <w:spacing w:after="240" w:before="240" w:lineRule="auto"/>
        <w:rPr/>
      </w:pPr>
      <w:r>
        <w:rPr>
          <w:rtl w:val="0"/>
        </w:rPr>
        <w:t xml:space="preserve">Used Wyssmont Stainless Steel 316 dryer-wyssmont.</w:t>
      </w:r>
    </w:p>
    <w:p w:rsidR="00000000" w:rsidDel="00000000" w:rsidP="00000000" w:rsidRDefault="00000000" w:rsidRPr="00000000" w14:paraId="00000010">
      <w:pPr>
        <w:numPr>
          <w:ilvl w:val="0"/>
          <w:numId w:val="3"/>
        </w:numPr>
        <w:spacing w:after="0" w:afterAutospacing="0" w:before="240" w:lineRule="auto"/>
        <w:ind w:left="720" w:hanging="360"/>
      </w:pPr>
      <w:r>
        <w:rPr>
          <w:rtl w:val="0"/>
        </w:rPr>
        <w:t xml:space="preserve">Temperature: 21.1 °C (70 °F)</w:t>
      </w:r>
    </w:p>
    <w:p w:rsidR="00000000" w:rsidDel="00000000" w:rsidP="00000000" w:rsidRDefault="00000000" w:rsidRPr="00000000" w14:paraId="00000011">
      <w:pPr>
        <w:numPr>
          <w:ilvl w:val="0"/>
          <w:numId w:val="3"/>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12">
      <w:pPr>
        <w:numPr>
          <w:ilvl w:val="0"/>
          <w:numId w:val="3"/>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13">
      <w:pPr>
        <w:numPr>
          <w:ilvl w:val="0"/>
          <w:numId w:val="3"/>
        </w:numPr>
        <w:spacing w:after="240" w:before="0" w:beforeAutospacing="0" w:lineRule="auto"/>
        <w:ind w:left="720" w:hanging="360"/>
      </w:pPr>
      <w:r>
        <w:rPr>
          <w:rtl w:val="0"/>
        </w:rPr>
        <w:t xml:space="preserve">Diameter: 2,750 mm (108 in) x Height: 5,200 mm (204 in)</w:t>
      </w:r>
    </w:p>
    <w:p w:rsidR="00000000" w:rsidDel="00000000" w:rsidP="00000000" w:rsidRDefault="00000000" w:rsidRPr="00000000" w14:paraId="00000014">
      <w:pPr>
        <w:spacing w:after="240" w:before="240" w:lineRule="auto"/>
        <w:rPr>
          <w:color w:val="1155cc"/>
          <w:u w:val="single"/>
        </w:rPr>
      </w:pPr>
      <w:hyperlink r:id="rId13">
        <w:r>
          <w:rPr>
            <w:color w:val="1155cc"/>
            <w:u w:val="single"/>
            <w:rtl w:val="0"/>
          </w:rPr>
          <w:t xml:space="preserve">Request Specs</w:t>
        </w:r>
      </w:hyperlink>
      <w:r>
        <w:rPr>
          <w:rtl w:val="0"/>
        </w:rPr>
        <w:t xml:space="preserve"> |</w:t>
      </w:r>
      <w:hyperlink r:id="rId14">
        <w:r>
          <w:rPr>
            <w:rtl w:val="0"/>
          </w:rPr>
          <w:t xml:space="preserve"> </w:t>
        </w:r>
      </w:hyperlink>
      <w:hyperlink r:id="rId15">
        <w:r>
          <w:rPr>
            <w:color w:val="1155cc"/>
            <w:u w:val="single"/>
            <w:rtl w:val="0"/>
          </w:rPr>
          <w:t xml:space="preserve">View IPP# 246765</w:t>
        </w:r>
      </w:hyperlink>
      <w:r>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y35wyva6i2e8" w:id="4"/>
      <w:bookmarkEnd w:id="4"/>
      <w:r>
        <w:rPr>
          <w:b w:val="1"/>
          <w:bCs w:val="1"/>
          <w:color w:val="000000"/>
          <w:sz w:val="22"/>
          <w:szCs w:val="22"/>
          <w:rtl w:val="0"/>
        </w:rPr>
        <w:t xml:space="preserve">Krauss Maffei Stainless Steel 316L (</w:t>
      </w:r>
      <w:hyperlink r:id="rId16">
        <w:r>
          <w:rPr>
            <w:b w:val="1"/>
            <w:bCs w:val="1"/>
            <w:color w:val="1155cc"/>
            <w:sz w:val="22"/>
            <w:szCs w:val="22"/>
            <w:u w:val="single"/>
            <w:rtl w:val="0"/>
          </w:rPr>
          <w:t xml:space="preserve">IPP# 246422</w:t>
        </w:r>
      </w:hyperlink>
      <w:r>
        <w:rPr>
          <w:b w:val="1"/>
          <w:bCs w:val="1"/>
          <w:color w:val="000000"/>
          <w:sz w:val="22"/>
          <w:szCs w:val="22"/>
          <w:rtl w:val="0"/>
        </w:rPr>
        <w:t xml:space="preserve">)</w:t>
      </w:r>
    </w:p>
    <w:p w:rsidR="00000000" w:rsidDel="00000000" w:rsidP="00000000" w:rsidRDefault="00000000" w:rsidRPr="00000000" w14:paraId="00000016">
      <w:pPr>
        <w:spacing w:after="240" w:before="240" w:lineRule="auto"/>
        <w:rPr/>
      </w:pPr>
      <w:r>
        <w:rPr>
          <w:rtl w:val="0"/>
        </w:rPr>
        <w:t xml:space="preserve">Used Krauss Maffei Stainless Steel 316L dryer-wyssmont.</w:t>
      </w:r>
    </w:p>
    <w:p w:rsidR="00000000" w:rsidDel="00000000" w:rsidP="00000000" w:rsidRDefault="00000000" w:rsidRPr="00000000" w14:paraId="00000017">
      <w:pPr>
        <w:numPr>
          <w:ilvl w:val="0"/>
          <w:numId w:val="1"/>
        </w:numPr>
        <w:spacing w:after="0" w:afterAutospacing="0" w:before="240" w:lineRule="auto"/>
        <w:ind w:left="720" w:hanging="360"/>
      </w:pPr>
      <w:r>
        <w:rPr>
          <w:rtl w:val="0"/>
        </w:rPr>
        <w:t xml:space="preserve">Temperature: 127 °C (260.6 °F)</w:t>
      </w:r>
    </w:p>
    <w:p w:rsidR="00000000" w:rsidDel="00000000" w:rsidP="00000000" w:rsidRDefault="00000000" w:rsidRPr="00000000" w14:paraId="00000018">
      <w:pPr>
        <w:numPr>
          <w:ilvl w:val="0"/>
          <w:numId w:val="1"/>
        </w:numPr>
        <w:spacing w:after="0" w:afterAutospacing="0" w:before="0" w:beforeAutospacing="0" w:lineRule="auto"/>
        <w:ind w:left="720" w:hanging="360"/>
      </w:pPr>
      <w:r>
        <w:rPr>
          <w:rtl w:val="0"/>
        </w:rPr>
        <w:t xml:space="preserve">Material: Stainless Steel 316L</w:t>
      </w:r>
    </w:p>
    <w:p w:rsidR="00000000" w:rsidDel="00000000" w:rsidP="00000000" w:rsidRDefault="00000000" w:rsidRPr="00000000" w14:paraId="00000019">
      <w:pPr>
        <w:numPr>
          <w:ilvl w:val="0"/>
          <w:numId w:val="1"/>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1A">
      <w:pPr>
        <w:numPr>
          <w:ilvl w:val="0"/>
          <w:numId w:val="1"/>
        </w:numPr>
        <w:spacing w:after="0" w:afterAutospacing="0" w:before="0" w:beforeAutospacing="0" w:lineRule="auto"/>
        <w:ind w:left="720" w:hanging="360"/>
      </w:pPr>
      <w:r>
        <w:rPr>
          <w:rtl w:val="0"/>
        </w:rPr>
        <w:t xml:space="preserve">Manufacturer and Model: Krauss Maffei GTT 27/11</w:t>
      </w:r>
    </w:p>
    <w:p w:rsidR="00000000" w:rsidDel="00000000" w:rsidP="00000000" w:rsidRDefault="00000000" w:rsidRPr="00000000" w14:paraId="0000001B">
      <w:pPr>
        <w:numPr>
          <w:ilvl w:val="0"/>
          <w:numId w:val="1"/>
        </w:numPr>
        <w:spacing w:after="240" w:before="0" w:beforeAutospacing="0" w:lineRule="auto"/>
        <w:ind w:left="720" w:hanging="360"/>
      </w:pPr>
      <w:r>
        <w:rPr>
          <w:rtl w:val="0"/>
        </w:rPr>
        <w:t xml:space="preserve">Diameter: 3,400 mm (133.9 in) x Height: 3,900 mm (153.5 in)</w:t>
      </w:r>
    </w:p>
    <w:p w:rsidR="00000000" w:rsidDel="00000000" w:rsidP="00000000" w:rsidRDefault="00000000" w:rsidRPr="00000000" w14:paraId="0000001C">
      <w:pPr>
        <w:spacing w:after="240" w:before="240" w:lineRule="auto"/>
        <w:rPr>
          <w:color w:val="1155cc"/>
          <w:u w:val="single"/>
        </w:rPr>
      </w:pPr>
      <w:hyperlink r:id="rId17">
        <w:r>
          <w:rPr>
            <w:color w:val="1155cc"/>
            <w:u w:val="single"/>
            <w:rtl w:val="0"/>
          </w:rPr>
          <w:t xml:space="preserve">Request Specs</w:t>
        </w:r>
      </w:hyperlink>
      <w:r>
        <w:rPr>
          <w:rtl w:val="0"/>
        </w:rPr>
        <w:t xml:space="preserve"> |</w:t>
      </w:r>
      <w:hyperlink r:id="rId18">
        <w:r>
          <w:rPr>
            <w:rtl w:val="0"/>
          </w:rPr>
          <w:t xml:space="preserve"> </w:t>
        </w:r>
      </w:hyperlink>
      <w:hyperlink r:id="rId19">
        <w:r>
          <w:rPr>
            <w:color w:val="1155cc"/>
            <w:u w:val="single"/>
            <w:rtl w:val="0"/>
          </w:rPr>
          <w:t xml:space="preserve">View IPP# 246422</w:t>
        </w:r>
      </w:hyperlink>
      <w:r>
        <w:rPr>
          <w:rtl w:val="0"/>
        </w:rPr>
      </w:r>
    </w:p>
    <w:p w:rsidR="00000000" w:rsidDel="00000000" w:rsidP="00000000" w:rsidRDefault="00000000" w:rsidRPr="00000000" w14:paraId="0000001D">
      <w:pPr>
        <w:spacing w:after="240" w:before="240" w:lineRule="auto"/>
        <w:rPr>
          <w:color w:val="1155cc"/>
          <w:u w:val="single"/>
        </w:rPr>
      </w:pPr>
      <w:hyperlink r:id="rId20">
        <w:r>
          <w:rPr>
            <w:color w:val="1155cc"/>
            <w:u w:val="single"/>
            <w:rtl w:val="0"/>
          </w:rPr>
          <w:t xml:space="preserve">Browse All Stainless Steel Wyssmont Dryers in Stock</w:t>
        </w:r>
      </w:hyperlink>
      <w:r>
        <w:rPr>
          <w:rtl w:val="0"/>
        </w:rPr>
      </w:r>
    </w:p>
    <w:p w:rsidR="00000000" w:rsidDel="00000000" w:rsidP="00000000" w:rsidRDefault="00000000" w:rsidRPr="00000000" w14:paraId="0000001E">
      <w:pPr>
        <w:rPr/>
      </w:pPr>
      <w:r>
        <w:pict>
          <v:rect style="width:0.0pt;height:1.5pt" o:hr="t" o:hrstd="t" o:hralign="center" fillcolor="#A0A0A0" stroked="f"/>
        </w:pict>
      </w:r>
      <w:r>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5v8wpmddyi9k" w:id="5"/>
      <w:bookmarkEnd w:id="5"/>
      <w:r>
        <w:rPr>
          <w:b w:val="1"/>
          <w:bCs w:val="1"/>
          <w:sz w:val="34"/>
          <w:szCs w:val="34"/>
          <w:rtl w:val="0"/>
        </w:rPr>
        <w:t xml:space="preserve">Buy Used Wyssmont Dryers for Sale by Manufacturer</w:t>
      </w:r>
    </w:p>
    <w:p w:rsidR="00000000" w:rsidDel="00000000" w:rsidP="00000000" w:rsidRDefault="00000000" w:rsidRPr="00000000" w14:paraId="00000020">
      <w:pPr>
        <w:spacing w:after="240" w:before="240" w:lineRule="auto"/>
        <w:rPr/>
      </w:pPr>
      <w:r>
        <w:rPr>
          <w:rtl w:val="0"/>
        </w:rPr>
        <w:t xml:space="preserve">IPP stocks wyssmont dryers from Krauss Maffei and Wyssmont. Buying from the original equipment manufacturer helps ensure compatibility with existing plant infrastructure, replacement parts, and operator familiarity.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ylrqxx3qlf36" w:id="6"/>
      <w:bookmarkEnd w:id="6"/>
      <w:r>
        <w:rPr>
          <w:b w:val="1"/>
          <w:bCs w:val="1"/>
          <w:color w:val="000000"/>
          <w:sz w:val="26"/>
          <w:szCs w:val="26"/>
          <w:rtl w:val="0"/>
        </w:rPr>
        <w:t xml:space="preserve">Buy Used Krauss Maffei Wyssmont Dryers for Sale</w:t>
      </w:r>
    </w:p>
    <w:p w:rsidR="00000000" w:rsidDel="00000000" w:rsidP="00000000" w:rsidRDefault="00000000" w:rsidRPr="00000000" w14:paraId="00000022">
      <w:pPr>
        <w:spacing w:after="240" w:before="240" w:lineRule="auto"/>
        <w:rPr/>
      </w:pPr>
      <w:r>
        <w:rPr>
          <w:rtl w:val="0"/>
        </w:rPr>
        <w:t xml:space="preserve">Krauss Maffei is the deepest single-manufacturer position in IPP's wyssmont dryer inventory. Available model families include VTT, GTT, and TTB series units in used and refurbished/rebuilt conditions.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eqi5xse9x1jk" w:id="7"/>
      <w:bookmarkEnd w:id="7"/>
      <w:r>
        <w:rPr>
          <w:b w:val="1"/>
          <w:bCs w:val="1"/>
          <w:color w:val="000000"/>
          <w:sz w:val="22"/>
          <w:szCs w:val="22"/>
          <w:rtl w:val="0"/>
        </w:rPr>
        <w:t xml:space="preserve">[Krauss Maffei VTT] Krauss Maffei VTT 20/08 — 2,000 mm (78.7 in) Tray (</w:t>
      </w:r>
      <w:hyperlink r:id="rId21">
        <w:r>
          <w:rPr>
            <w:b w:val="1"/>
            <w:bCs w:val="1"/>
            <w:color w:val="1155cc"/>
            <w:sz w:val="22"/>
            <w:szCs w:val="22"/>
            <w:u w:val="single"/>
            <w:rtl w:val="0"/>
          </w:rPr>
          <w:t xml:space="preserve">IPP# 204573</w:t>
        </w:r>
      </w:hyperlink>
      <w:r>
        <w:rPr>
          <w:b w:val="1"/>
          <w:bCs w:val="1"/>
          <w:color w:val="000000"/>
          <w:sz w:val="22"/>
          <w:szCs w:val="22"/>
          <w:rtl w:val="0"/>
        </w:rPr>
        <w:t xml:space="preserve">)</w:t>
      </w:r>
    </w:p>
    <w:p w:rsidR="00000000" w:rsidDel="00000000" w:rsidP="00000000" w:rsidRDefault="00000000" w:rsidRPr="00000000" w14:paraId="00000024">
      <w:pPr>
        <w:spacing w:after="240" w:before="240" w:lineRule="auto"/>
        <w:rPr/>
      </w:pPr>
      <w:r>
        <w:rPr>
          <w:rtl w:val="0"/>
        </w:rPr>
        <w:t xml:space="preserve">Used Krauss Maffei VTT 20/08 stainless steel 316L wyssmont dryer with 2,000 mm (78.7 in) tray diameter, 8 trays, and 95 °C (203 °F) operating temperature.</w:t>
      </w:r>
    </w:p>
    <w:p w:rsidR="00000000" w:rsidDel="00000000" w:rsidP="00000000" w:rsidRDefault="00000000" w:rsidRPr="00000000" w14:paraId="00000025">
      <w:pPr>
        <w:numPr>
          <w:ilvl w:val="0"/>
          <w:numId w:val="13"/>
        </w:numPr>
        <w:spacing w:after="0" w:afterAutospacing="0" w:before="240" w:lineRule="auto"/>
        <w:ind w:left="720" w:hanging="360"/>
      </w:pPr>
      <w:r>
        <w:rPr>
          <w:rtl w:val="0"/>
        </w:rPr>
        <w:t xml:space="preserve">Material: Stainless Steel 316L</w:t>
      </w:r>
    </w:p>
    <w:p w:rsidR="00000000" w:rsidDel="00000000" w:rsidP="00000000" w:rsidRDefault="00000000" w:rsidRPr="00000000" w14:paraId="00000026">
      <w:pPr>
        <w:numPr>
          <w:ilvl w:val="0"/>
          <w:numId w:val="13"/>
        </w:numPr>
        <w:spacing w:after="0" w:afterAutospacing="0" w:before="0" w:beforeAutospacing="0" w:lineRule="auto"/>
        <w:ind w:left="720" w:hanging="360"/>
      </w:pPr>
      <w:r>
        <w:rPr>
          <w:rtl w:val="0"/>
        </w:rPr>
        <w:t xml:space="preserve">Tray Diameter: 2,000 mm (78.7 in) tray diameter</w:t>
      </w:r>
    </w:p>
    <w:p w:rsidR="00000000" w:rsidDel="00000000" w:rsidP="00000000" w:rsidRDefault="00000000" w:rsidRPr="00000000" w14:paraId="00000027">
      <w:pPr>
        <w:numPr>
          <w:ilvl w:val="0"/>
          <w:numId w:val="13"/>
        </w:numPr>
        <w:spacing w:after="0" w:afterAutospacing="0" w:before="0" w:beforeAutospacing="0" w:lineRule="auto"/>
        <w:ind w:left="720" w:hanging="360"/>
      </w:pPr>
      <w:r>
        <w:rPr>
          <w:rtl w:val="0"/>
        </w:rPr>
        <w:t xml:space="preserve">Number of Trays: 8 trays</w:t>
      </w:r>
    </w:p>
    <w:p w:rsidR="00000000" w:rsidDel="00000000" w:rsidP="00000000" w:rsidRDefault="00000000" w:rsidRPr="00000000" w14:paraId="00000028">
      <w:pPr>
        <w:numPr>
          <w:ilvl w:val="0"/>
          <w:numId w:val="13"/>
        </w:numPr>
        <w:spacing w:after="0" w:afterAutospacing="0" w:before="0" w:beforeAutospacing="0" w:lineRule="auto"/>
        <w:ind w:left="720" w:hanging="360"/>
      </w:pPr>
      <w:r>
        <w:rPr>
          <w:rtl w:val="0"/>
        </w:rPr>
        <w:t xml:space="preserve">Temperature: 95 °C (203 °F)</w:t>
      </w:r>
    </w:p>
    <w:p w:rsidR="00000000" w:rsidDel="00000000" w:rsidP="00000000" w:rsidRDefault="00000000" w:rsidRPr="00000000" w14:paraId="00000029">
      <w:pPr>
        <w:numPr>
          <w:ilvl w:val="0"/>
          <w:numId w:val="13"/>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2A">
      <w:pPr>
        <w:spacing w:after="240" w:before="240" w:lineRule="auto"/>
        <w:rPr>
          <w:color w:val="1155cc"/>
          <w:u w:val="single"/>
        </w:rPr>
      </w:pPr>
      <w:hyperlink r:id="rId22">
        <w:r>
          <w:rPr>
            <w:color w:val="1155cc"/>
            <w:u w:val="single"/>
            <w:rtl w:val="0"/>
          </w:rPr>
          <w:t xml:space="preserve">Request Specs</w:t>
        </w:r>
      </w:hyperlink>
      <w:r>
        <w:rPr>
          <w:rtl w:val="0"/>
        </w:rPr>
        <w:t xml:space="preserve"> |</w:t>
      </w:r>
      <w:hyperlink r:id="rId23">
        <w:r>
          <w:rPr>
            <w:rtl w:val="0"/>
          </w:rPr>
          <w:t xml:space="preserve"> </w:t>
        </w:r>
      </w:hyperlink>
      <w:hyperlink r:id="rId24">
        <w:r>
          <w:rPr>
            <w:color w:val="1155cc"/>
            <w:u w:val="single"/>
            <w:rtl w:val="0"/>
          </w:rPr>
          <w:t xml:space="preserve">View IPP# 204573</w:t>
        </w:r>
      </w:hyperlink>
      <w:r>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r6gf409wn0ge" w:id="8"/>
      <w:bookmarkEnd w:id="8"/>
      <w:r>
        <w:rPr>
          <w:b w:val="1"/>
          <w:bCs w:val="1"/>
          <w:color w:val="000000"/>
          <w:sz w:val="22"/>
          <w:szCs w:val="22"/>
          <w:rtl w:val="0"/>
        </w:rPr>
        <w:t xml:space="preserve">Krauss Maffei GTT 27/11 — 2,700 mm (106.3 in) Tray (</w:t>
      </w:r>
      <w:hyperlink r:id="rId25">
        <w:r>
          <w:rPr>
            <w:b w:val="1"/>
            <w:bCs w:val="1"/>
            <w:color w:val="1155cc"/>
            <w:sz w:val="22"/>
            <w:szCs w:val="22"/>
            <w:u w:val="single"/>
            <w:rtl w:val="0"/>
          </w:rPr>
          <w:t xml:space="preserve">IPP# 246422</w:t>
        </w:r>
      </w:hyperlink>
      <w:r>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Pr>
          <w:rtl w:val="0"/>
        </w:rPr>
        <w:t xml:space="preserve">Used Krauss Maffei GTT 27/11 stainless steel 316L wyssmont dryer with 2,700 mm (106.3 in) tray diameter, 11 trays, and vertical orientation.</w:t>
      </w:r>
    </w:p>
    <w:p w:rsidR="00000000" w:rsidDel="00000000" w:rsidP="00000000" w:rsidRDefault="00000000" w:rsidRPr="00000000" w14:paraId="0000002D">
      <w:pPr>
        <w:numPr>
          <w:ilvl w:val="0"/>
          <w:numId w:val="5"/>
        </w:numPr>
        <w:spacing w:after="0" w:afterAutospacing="0" w:before="240" w:lineRule="auto"/>
        <w:ind w:left="720" w:hanging="360"/>
      </w:pPr>
      <w:r>
        <w:rPr>
          <w:rtl w:val="0"/>
        </w:rPr>
        <w:t xml:space="preserve">Material: Stainless Steel 316L</w:t>
      </w:r>
    </w:p>
    <w:p w:rsidR="00000000" w:rsidDel="00000000" w:rsidP="00000000" w:rsidRDefault="00000000" w:rsidRPr="00000000" w14:paraId="0000002E">
      <w:pPr>
        <w:numPr>
          <w:ilvl w:val="0"/>
          <w:numId w:val="5"/>
        </w:numPr>
        <w:spacing w:after="0" w:afterAutospacing="0" w:before="0" w:beforeAutospacing="0" w:lineRule="auto"/>
        <w:ind w:left="720" w:hanging="360"/>
      </w:pPr>
      <w:r>
        <w:rPr>
          <w:rtl w:val="0"/>
        </w:rPr>
        <w:t xml:space="preserve">Tray Diameter: 2,700 mm (106.3 in) tray diameter</w:t>
      </w:r>
    </w:p>
    <w:p w:rsidR="00000000" w:rsidDel="00000000" w:rsidP="00000000" w:rsidRDefault="00000000" w:rsidRPr="00000000" w14:paraId="0000002F">
      <w:pPr>
        <w:numPr>
          <w:ilvl w:val="0"/>
          <w:numId w:val="5"/>
        </w:numPr>
        <w:spacing w:after="0" w:afterAutospacing="0" w:before="0" w:beforeAutospacing="0" w:lineRule="auto"/>
        <w:ind w:left="720" w:hanging="360"/>
      </w:pPr>
      <w:r>
        <w:rPr>
          <w:rtl w:val="0"/>
        </w:rPr>
        <w:t xml:space="preserve">Number of Trays: 11 trays</w:t>
      </w:r>
    </w:p>
    <w:p w:rsidR="00000000" w:rsidDel="00000000" w:rsidP="00000000" w:rsidRDefault="00000000" w:rsidRPr="00000000" w14:paraId="00000030">
      <w:pPr>
        <w:numPr>
          <w:ilvl w:val="0"/>
          <w:numId w:val="5"/>
        </w:numPr>
        <w:spacing w:after="0" w:afterAutospacing="0" w:before="0" w:beforeAutospacing="0" w:lineRule="auto"/>
        <w:ind w:left="720" w:hanging="360"/>
      </w:pPr>
      <w:r>
        <w:rPr>
          <w:rtl w:val="0"/>
        </w:rPr>
        <w:t xml:space="preserve">Temperature: 127 °C (260.6 °F)</w:t>
      </w:r>
    </w:p>
    <w:p w:rsidR="00000000" w:rsidDel="00000000" w:rsidP="00000000" w:rsidRDefault="00000000" w:rsidRPr="00000000" w14:paraId="00000031">
      <w:pPr>
        <w:numPr>
          <w:ilvl w:val="0"/>
          <w:numId w:val="5"/>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32">
      <w:pPr>
        <w:spacing w:after="240" w:before="240" w:lineRule="auto"/>
        <w:rPr>
          <w:color w:val="1155cc"/>
          <w:u w:val="single"/>
        </w:rPr>
      </w:pPr>
      <w:hyperlink r:id="rId26">
        <w:r>
          <w:rPr>
            <w:color w:val="1155cc"/>
            <w:u w:val="single"/>
            <w:rtl w:val="0"/>
          </w:rPr>
          <w:t xml:space="preserve">Request Specs</w:t>
        </w:r>
      </w:hyperlink>
      <w:r>
        <w:rPr>
          <w:rtl w:val="0"/>
        </w:rPr>
        <w:t xml:space="preserve"> |</w:t>
      </w:r>
      <w:hyperlink r:id="rId27">
        <w:r>
          <w:rPr>
            <w:rtl w:val="0"/>
          </w:rPr>
          <w:t xml:space="preserve"> </w:t>
        </w:r>
      </w:hyperlink>
      <w:hyperlink r:id="rId28">
        <w:r>
          <w:rPr>
            <w:color w:val="1155cc"/>
            <w:u w:val="single"/>
            <w:rtl w:val="0"/>
          </w:rPr>
          <w:t xml:space="preserve">View IPP# 246422</w:t>
        </w:r>
      </w:hyperlink>
      <w:r>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6eigpbmcm624" w:id="9"/>
      <w:bookmarkEnd w:id="9"/>
      <w:r>
        <w:rPr>
          <w:b w:val="1"/>
          <w:bCs w:val="1"/>
          <w:color w:val="000000"/>
          <w:sz w:val="22"/>
          <w:szCs w:val="22"/>
          <w:rtl w:val="0"/>
        </w:rPr>
        <w:t xml:space="preserve">Krauss Maffei TTB27/35 — 2,750 mm (108.3 in) Tray (</w:t>
      </w:r>
      <w:hyperlink r:id="rId29">
        <w:r>
          <w:rPr>
            <w:b w:val="1"/>
            <w:bCs w:val="1"/>
            <w:color w:val="1155cc"/>
            <w:sz w:val="22"/>
            <w:szCs w:val="22"/>
            <w:u w:val="single"/>
            <w:rtl w:val="0"/>
          </w:rPr>
          <w:t xml:space="preserve">IPP# 39544</w:t>
        </w:r>
      </w:hyperlink>
      <w:r>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Pr>
          <w:rtl w:val="0"/>
        </w:rPr>
        <w:t xml:space="preserve">Used Krauss Maffei TTB27/35 stainless steel 316 wyssmont dryer with 4,350 mm (171 in) diameter, 33 trays, and 110 °C (230 °F) operating temperature.</w:t>
      </w:r>
    </w:p>
    <w:p w:rsidR="00000000" w:rsidDel="00000000" w:rsidP="00000000" w:rsidRDefault="00000000" w:rsidRPr="00000000" w14:paraId="00000035">
      <w:pPr>
        <w:numPr>
          <w:ilvl w:val="0"/>
          <w:numId w:val="12"/>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36">
      <w:pPr>
        <w:numPr>
          <w:ilvl w:val="0"/>
          <w:numId w:val="12"/>
        </w:numPr>
        <w:spacing w:after="0" w:afterAutospacing="0" w:before="0" w:beforeAutospacing="0" w:lineRule="auto"/>
        <w:ind w:left="720" w:hanging="360"/>
      </w:pPr>
      <w:r>
        <w:rPr>
          <w:rtl w:val="0"/>
        </w:rPr>
        <w:t xml:space="preserve">Diameter: 4,350 mm (171 in) diameter</w:t>
      </w:r>
    </w:p>
    <w:p w:rsidR="00000000" w:rsidDel="00000000" w:rsidP="00000000" w:rsidRDefault="00000000" w:rsidRPr="00000000" w14:paraId="00000037">
      <w:pPr>
        <w:numPr>
          <w:ilvl w:val="0"/>
          <w:numId w:val="12"/>
        </w:numPr>
        <w:spacing w:after="0" w:afterAutospacing="0" w:before="0" w:beforeAutospacing="0" w:lineRule="auto"/>
        <w:ind w:left="720" w:hanging="360"/>
      </w:pPr>
      <w:r>
        <w:rPr>
          <w:rtl w:val="0"/>
        </w:rPr>
        <w:t xml:space="preserve">Number of Trays: 33 trays</w:t>
      </w:r>
    </w:p>
    <w:p w:rsidR="00000000" w:rsidDel="00000000" w:rsidP="00000000" w:rsidRDefault="00000000" w:rsidRPr="00000000" w14:paraId="00000038">
      <w:pPr>
        <w:numPr>
          <w:ilvl w:val="0"/>
          <w:numId w:val="12"/>
        </w:numPr>
        <w:spacing w:after="0" w:afterAutospacing="0" w:before="0" w:beforeAutospacing="0" w:lineRule="auto"/>
        <w:ind w:left="720" w:hanging="360"/>
      </w:pPr>
      <w:r>
        <w:rPr>
          <w:rtl w:val="0"/>
        </w:rPr>
        <w:t xml:space="preserve">Temperature: 110 °C (230 °F)</w:t>
      </w:r>
    </w:p>
    <w:p w:rsidR="00000000" w:rsidDel="00000000" w:rsidP="00000000" w:rsidRDefault="00000000" w:rsidRPr="00000000" w14:paraId="00000039">
      <w:pPr>
        <w:numPr>
          <w:ilvl w:val="0"/>
          <w:numId w:val="12"/>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3A">
      <w:pPr>
        <w:spacing w:after="240" w:before="240" w:lineRule="auto"/>
        <w:rPr>
          <w:color w:val="1155cc"/>
          <w:u w:val="single"/>
        </w:rPr>
      </w:pPr>
      <w:hyperlink r:id="rId30">
        <w:r>
          <w:rPr>
            <w:color w:val="1155cc"/>
            <w:u w:val="single"/>
            <w:rtl w:val="0"/>
          </w:rPr>
          <w:t xml:space="preserve">Request Specs</w:t>
        </w:r>
      </w:hyperlink>
      <w:r>
        <w:rPr>
          <w:rtl w:val="0"/>
        </w:rPr>
        <w:t xml:space="preserve"> |</w:t>
      </w:r>
      <w:hyperlink r:id="rId31">
        <w:r>
          <w:rPr>
            <w:rtl w:val="0"/>
          </w:rPr>
          <w:t xml:space="preserve"> </w:t>
        </w:r>
      </w:hyperlink>
      <w:hyperlink r:id="rId32">
        <w:r>
          <w:rPr>
            <w:color w:val="1155cc"/>
            <w:u w:val="single"/>
            <w:rtl w:val="0"/>
          </w:rPr>
          <w:t xml:space="preserve">View IPP# 39544</w:t>
        </w:r>
      </w:hyperlink>
      <w:r>
        <w:rPr>
          <w:rtl w:val="0"/>
        </w:rPr>
      </w:r>
    </w:p>
    <w:p w:rsidR="00000000" w:rsidDel="00000000" w:rsidP="00000000" w:rsidRDefault="00000000" w:rsidRPr="00000000" w14:paraId="0000003B">
      <w:pPr>
        <w:spacing w:after="240" w:before="240" w:lineRule="auto"/>
        <w:rPr>
          <w:color w:val="1155cc"/>
          <w:u w:val="single"/>
        </w:rPr>
      </w:pPr>
      <w:hyperlink r:id="rId33">
        <w:r>
          <w:rPr>
            <w:color w:val="1155cc"/>
            <w:u w:val="single"/>
            <w:rtl w:val="0"/>
          </w:rPr>
          <w:t xml:space="preserve">Browse All Krauss Maffei Wyssmont Dryers in Stock</w:t>
        </w:r>
      </w:hyperlink>
      <w:r>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enls3dzxqu5" w:id="10"/>
      <w:bookmarkEnd w:id="10"/>
      <w:r>
        <w:rPr>
          <w:b w:val="1"/>
          <w:bCs w:val="1"/>
          <w:color w:val="000000"/>
          <w:sz w:val="26"/>
          <w:szCs w:val="26"/>
          <w:rtl w:val="0"/>
        </w:rPr>
        <w:t xml:space="preserve">Buy Used Wyssmont-Branded Wyssmont Dryers for Sale</w:t>
      </w:r>
    </w:p>
    <w:p w:rsidR="00000000" w:rsidDel="00000000" w:rsidP="00000000" w:rsidRDefault="00000000" w:rsidRPr="00000000" w14:paraId="0000003D">
      <w:pPr>
        <w:spacing w:after="240" w:before="240" w:lineRule="auto"/>
        <w:rPr/>
      </w:pPr>
      <w:r>
        <w:rPr>
          <w:rtl w:val="0"/>
        </w:rPr>
        <w:t xml:space="preserve">Wyssmont is the original OEM brand for turbo-tray dryers. IPP stocks Wyssmont-branded units in stainless steel construction for semi-continuous drying applications.</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yxqwprsebhk4" w:id="11"/>
      <w:bookmarkEnd w:id="11"/>
      <w:r>
        <w:rPr>
          <w:b w:val="1"/>
          <w:bCs w:val="1"/>
          <w:color w:val="000000"/>
          <w:sz w:val="22"/>
          <w:szCs w:val="22"/>
          <w:rtl w:val="0"/>
        </w:rPr>
        <w:t xml:space="preserve">[Wyssmont OEM] Wyssmont SS 316 — 22 Trays (</w:t>
      </w:r>
      <w:hyperlink r:id="rId34">
        <w:r>
          <w:rPr>
            <w:b w:val="1"/>
            <w:bCs w:val="1"/>
            <w:color w:val="1155cc"/>
            <w:sz w:val="22"/>
            <w:szCs w:val="22"/>
            <w:u w:val="single"/>
            <w:rtl w:val="0"/>
          </w:rPr>
          <w:t xml:space="preserve">IPP# 246765</w:t>
        </w:r>
      </w:hyperlink>
      <w:r>
        <w:rPr>
          <w:b w:val="1"/>
          <w:bCs w:val="1"/>
          <w:color w:val="000000"/>
          <w:sz w:val="22"/>
          <w:szCs w:val="22"/>
          <w:rtl w:val="0"/>
        </w:rPr>
        <w:t xml:space="preserve">)</w:t>
      </w:r>
    </w:p>
    <w:p w:rsidR="00000000" w:rsidDel="00000000" w:rsidP="00000000" w:rsidRDefault="00000000" w:rsidRPr="00000000" w14:paraId="0000003F">
      <w:pPr>
        <w:spacing w:after="240" w:before="240" w:lineRule="auto"/>
        <w:rPr/>
      </w:pPr>
      <w:r>
        <w:rPr>
          <w:rtl w:val="0"/>
        </w:rPr>
        <w:t xml:space="preserve">Used Wyssmont stainless steel 316 wyssmont dryer with 2,450 mm (96 in) tray diameter, 22 trays, 612 kg/h (1,350 lb/h) evaporation rate, and semi-continuous operation.</w:t>
      </w:r>
    </w:p>
    <w:p w:rsidR="00000000" w:rsidDel="00000000" w:rsidP="00000000" w:rsidRDefault="00000000" w:rsidRPr="00000000" w14:paraId="00000040">
      <w:pPr>
        <w:numPr>
          <w:ilvl w:val="0"/>
          <w:numId w:val="7"/>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41">
      <w:pPr>
        <w:numPr>
          <w:ilvl w:val="0"/>
          <w:numId w:val="7"/>
        </w:numPr>
        <w:spacing w:after="0" w:afterAutospacing="0" w:before="0" w:beforeAutospacing="0" w:lineRule="auto"/>
        <w:ind w:left="720" w:hanging="360"/>
      </w:pPr>
      <w:r>
        <w:rPr>
          <w:rtl w:val="0"/>
        </w:rPr>
        <w:t xml:space="preserve">Tray Diameter: 2,450 mm (96 in) tray diameter</w:t>
      </w:r>
    </w:p>
    <w:p w:rsidR="00000000" w:rsidDel="00000000" w:rsidP="00000000" w:rsidRDefault="00000000" w:rsidRPr="00000000" w14:paraId="00000042">
      <w:pPr>
        <w:numPr>
          <w:ilvl w:val="0"/>
          <w:numId w:val="7"/>
        </w:numPr>
        <w:spacing w:after="0" w:afterAutospacing="0" w:before="0" w:beforeAutospacing="0" w:lineRule="auto"/>
        <w:ind w:left="720" w:hanging="360"/>
      </w:pPr>
      <w:r>
        <w:rPr>
          <w:rtl w:val="0"/>
        </w:rPr>
        <w:t xml:space="preserve">Number of Trays: 22 trays</w:t>
      </w:r>
    </w:p>
    <w:p w:rsidR="00000000" w:rsidDel="00000000" w:rsidP="00000000" w:rsidRDefault="00000000" w:rsidRPr="00000000" w14:paraId="00000043">
      <w:pPr>
        <w:numPr>
          <w:ilvl w:val="0"/>
          <w:numId w:val="7"/>
        </w:numPr>
        <w:spacing w:after="0" w:afterAutospacing="0" w:before="0" w:beforeAutospacing="0" w:lineRule="auto"/>
        <w:ind w:left="720" w:hanging="360"/>
      </w:pPr>
      <w:r>
        <w:rPr>
          <w:rtl w:val="0"/>
        </w:rPr>
        <w:t xml:space="preserve">Evaporation Rate: 612 kg/h (1,350 lb/h) evaporation rate</w:t>
      </w:r>
    </w:p>
    <w:p w:rsidR="00000000" w:rsidDel="00000000" w:rsidP="00000000" w:rsidRDefault="00000000" w:rsidRPr="00000000" w14:paraId="00000044">
      <w:pPr>
        <w:numPr>
          <w:ilvl w:val="0"/>
          <w:numId w:val="7"/>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45">
      <w:pPr>
        <w:spacing w:after="240" w:before="240" w:lineRule="auto"/>
        <w:rPr>
          <w:color w:val="1155cc"/>
          <w:u w:val="single"/>
        </w:rPr>
      </w:pPr>
      <w:hyperlink r:id="rId35">
        <w:r>
          <w:rPr>
            <w:color w:val="1155cc"/>
            <w:u w:val="single"/>
            <w:rtl w:val="0"/>
          </w:rPr>
          <w:t xml:space="preserve">Request Specs</w:t>
        </w:r>
      </w:hyperlink>
      <w:r>
        <w:rPr>
          <w:rtl w:val="0"/>
        </w:rPr>
        <w:t xml:space="preserve"> |</w:t>
      </w:r>
      <w:hyperlink r:id="rId36">
        <w:r>
          <w:rPr>
            <w:rtl w:val="0"/>
          </w:rPr>
          <w:t xml:space="preserve"> </w:t>
        </w:r>
      </w:hyperlink>
      <w:hyperlink r:id="rId37">
        <w:r>
          <w:rPr>
            <w:color w:val="1155cc"/>
            <w:u w:val="single"/>
            <w:rtl w:val="0"/>
          </w:rPr>
          <w:t xml:space="preserve">View IPP# 246765</w:t>
        </w:r>
      </w:hyperlink>
      <w:r>
        <w:rPr>
          <w:rtl w:val="0"/>
        </w:rPr>
      </w:r>
    </w:p>
    <w:p w:rsidR="00000000" w:rsidDel="00000000" w:rsidP="00000000" w:rsidRDefault="00000000" w:rsidRPr="00000000" w14:paraId="00000046">
      <w:pPr>
        <w:spacing w:after="240" w:before="240" w:lineRule="auto"/>
        <w:rPr>
          <w:color w:val="1155cc"/>
          <w:u w:val="single"/>
        </w:rPr>
      </w:pPr>
      <w:hyperlink r:id="rId38">
        <w:r>
          <w:rPr>
            <w:color w:val="1155cc"/>
            <w:u w:val="single"/>
            <w:rtl w:val="0"/>
          </w:rPr>
          <w:t xml:space="preserve">Browse All Wyssmont-Branded Wyssmont Dryers in Stock</w:t>
        </w:r>
      </w:hyperlink>
      <w:r>
        <w:rPr>
          <w:rtl w:val="0"/>
        </w:rPr>
      </w:r>
    </w:p>
    <w:p w:rsidR="00000000" w:rsidDel="00000000" w:rsidP="00000000" w:rsidRDefault="00000000" w:rsidRPr="00000000" w14:paraId="00000047">
      <w:pPr>
        <w:rPr/>
      </w:pPr>
      <w:r>
        <w:pict>
          <v:rect style="width:0.0pt;height:1.5pt" o:hr="t" o:hrstd="t" o:hralign="center" fillcolor="#A0A0A0" stroked="f"/>
        </w:pict>
      </w:r>
      <w:r>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o2qp4n6aww9b" w:id="12"/>
      <w:bookmarkEnd w:id="12"/>
      <w:r>
        <w:rPr>
          <w:b w:val="1"/>
          <w:bCs w:val="1"/>
          <w:sz w:val="34"/>
          <w:szCs w:val="34"/>
          <w:rtl w:val="0"/>
        </w:rPr>
        <w:t xml:space="preserve">Buy Used Wyssmont Dryers for Sale by Condition</w:t>
      </w:r>
    </w:p>
    <w:p w:rsidR="00000000" w:rsidDel="00000000" w:rsidP="00000000" w:rsidRDefault="00000000" w:rsidRPr="00000000" w14:paraId="00000049">
      <w:pPr>
        <w:spacing w:after="240" w:before="240" w:lineRule="auto"/>
        <w:rPr/>
      </w:pPr>
      <w:r>
        <w:rPr>
          <w:rtl w:val="0"/>
        </w:rPr>
        <w:t xml:space="preserve">IPP stocks wyssmont dryers in used and refurbished/rebuilt condition grades. Choose the condition that matches your budget, timeline, and performance requirements.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aqne7ksu5kaj" w:id="13"/>
      <w:bookmarkEnd w:id="13"/>
      <w:r>
        <w:rPr>
          <w:b w:val="1"/>
          <w:bCs w:val="1"/>
          <w:color w:val="000000"/>
          <w:sz w:val="26"/>
          <w:szCs w:val="26"/>
          <w:rtl w:val="0"/>
        </w:rPr>
        <w:t xml:space="preserve">Buy Used Wyssmont Dryers for Sale</w:t>
      </w:r>
    </w:p>
    <w:p w:rsidR="00000000" w:rsidDel="00000000" w:rsidP="00000000" w:rsidRDefault="00000000" w:rsidRPr="00000000" w14:paraId="0000004B">
      <w:pPr>
        <w:spacing w:after="240" w:before="240" w:lineRule="auto"/>
        <w:rPr/>
      </w:pPr>
      <w:r>
        <w:rPr>
          <w:rtl w:val="0"/>
        </w:rPr>
        <w:t xml:space="preserve">Good used wyssmont dryers are the deepest condition position in IPP's inventory. These units were previously installed in production service, inspected on intake, and are offered as-is at the lowest price point while retaining OEM tray and drive hardware.</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vdc90vncq5tp" w:id="14"/>
      <w:bookmarkEnd w:id="14"/>
      <w:r>
        <w:rPr>
          <w:b w:val="1"/>
          <w:bCs w:val="1"/>
          <w:color w:val="000000"/>
          <w:sz w:val="22"/>
          <w:szCs w:val="22"/>
          <w:rtl w:val="0"/>
        </w:rPr>
        <w:t xml:space="preserve">Used Krauss Maffei VTT 20/08 — 8 Trays (</w:t>
      </w:r>
      <w:hyperlink r:id="rId39">
        <w:r>
          <w:rPr>
            <w:b w:val="1"/>
            <w:bCs w:val="1"/>
            <w:color w:val="1155cc"/>
            <w:sz w:val="22"/>
            <w:szCs w:val="22"/>
            <w:u w:val="single"/>
            <w:rtl w:val="0"/>
          </w:rPr>
          <w:t xml:space="preserve">IPP# 204573</w:t>
        </w:r>
      </w:hyperlink>
      <w:r>
        <w:rPr>
          <w:b w:val="1"/>
          <w:bCs w:val="1"/>
          <w:color w:val="000000"/>
          <w:sz w:val="22"/>
          <w:szCs w:val="22"/>
          <w:rtl w:val="0"/>
        </w:rPr>
        <w:t xml:space="preserve">)</w:t>
      </w:r>
    </w:p>
    <w:p w:rsidR="00000000" w:rsidDel="00000000" w:rsidP="00000000" w:rsidRDefault="00000000" w:rsidRPr="00000000" w14:paraId="0000004D">
      <w:pPr>
        <w:spacing w:after="240" w:before="240" w:lineRule="auto"/>
        <w:rPr/>
      </w:pPr>
      <w:r>
        <w:rPr>
          <w:rtl w:val="0"/>
        </w:rPr>
        <w:t xml:space="preserve">Used Krauss Maffei VTT 20/08 stainless steel 316L wyssmont dryer with 2,000 mm (78.7 in) tray diameter, 8 trays, and 95 °C (203 °F) operating temperature.</w:t>
      </w:r>
    </w:p>
    <w:p w:rsidR="00000000" w:rsidDel="00000000" w:rsidP="00000000" w:rsidRDefault="00000000" w:rsidRPr="00000000" w14:paraId="0000004E">
      <w:pPr>
        <w:numPr>
          <w:ilvl w:val="0"/>
          <w:numId w:val="9"/>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4F">
      <w:pPr>
        <w:numPr>
          <w:ilvl w:val="0"/>
          <w:numId w:val="9"/>
        </w:numPr>
        <w:spacing w:after="0" w:afterAutospacing="0" w:before="0" w:beforeAutospacing="0" w:lineRule="auto"/>
        <w:ind w:left="720" w:hanging="360"/>
      </w:pPr>
      <w:r>
        <w:rPr>
          <w:rtl w:val="0"/>
        </w:rPr>
        <w:t xml:space="preserve">Material: Stainless Steel 316L</w:t>
      </w:r>
    </w:p>
    <w:p w:rsidR="00000000" w:rsidDel="00000000" w:rsidP="00000000" w:rsidRDefault="00000000" w:rsidRPr="00000000" w14:paraId="00000050">
      <w:pPr>
        <w:numPr>
          <w:ilvl w:val="0"/>
          <w:numId w:val="9"/>
        </w:numPr>
        <w:spacing w:after="0" w:afterAutospacing="0" w:before="0" w:beforeAutospacing="0" w:lineRule="auto"/>
        <w:ind w:left="720" w:hanging="360"/>
      </w:pPr>
      <w:r>
        <w:rPr>
          <w:rtl w:val="0"/>
        </w:rPr>
        <w:t xml:space="preserve">Tray Diameter: 2,000 mm (78.7 in) tray diameter</w:t>
      </w:r>
    </w:p>
    <w:p w:rsidR="00000000" w:rsidDel="00000000" w:rsidP="00000000" w:rsidRDefault="00000000" w:rsidRPr="00000000" w14:paraId="00000051">
      <w:pPr>
        <w:numPr>
          <w:ilvl w:val="0"/>
          <w:numId w:val="9"/>
        </w:numPr>
        <w:spacing w:after="0" w:afterAutospacing="0" w:before="0" w:beforeAutospacing="0" w:lineRule="auto"/>
        <w:ind w:left="720" w:hanging="360"/>
      </w:pPr>
      <w:r>
        <w:rPr>
          <w:rtl w:val="0"/>
        </w:rPr>
        <w:t xml:space="preserve">Number of Trays: 8 trays</w:t>
      </w:r>
    </w:p>
    <w:p w:rsidR="00000000" w:rsidDel="00000000" w:rsidP="00000000" w:rsidRDefault="00000000" w:rsidRPr="00000000" w14:paraId="00000052">
      <w:pPr>
        <w:numPr>
          <w:ilvl w:val="0"/>
          <w:numId w:val="9"/>
        </w:numPr>
        <w:spacing w:after="240" w:before="0" w:beforeAutospacing="0" w:lineRule="auto"/>
        <w:ind w:left="720" w:hanging="360"/>
      </w:pPr>
      <w:r>
        <w:rPr>
          <w:rtl w:val="0"/>
        </w:rPr>
        <w:t xml:space="preserve">Temperature: 95 °C (203 °F)</w:t>
      </w:r>
    </w:p>
    <w:p w:rsidR="00000000" w:rsidDel="00000000" w:rsidP="00000000" w:rsidRDefault="00000000" w:rsidRPr="00000000" w14:paraId="00000053">
      <w:pPr>
        <w:spacing w:after="240" w:before="240" w:lineRule="auto"/>
        <w:rPr>
          <w:color w:val="1155cc"/>
          <w:u w:val="single"/>
        </w:rPr>
      </w:pPr>
      <w:hyperlink r:id="rId40">
        <w:r>
          <w:rPr>
            <w:color w:val="1155cc"/>
            <w:u w:val="single"/>
            <w:rtl w:val="0"/>
          </w:rPr>
          <w:t xml:space="preserve">Request Specs</w:t>
        </w:r>
      </w:hyperlink>
      <w:r>
        <w:rPr>
          <w:rtl w:val="0"/>
        </w:rPr>
        <w:t xml:space="preserve"> |</w:t>
      </w:r>
      <w:hyperlink r:id="rId41">
        <w:r>
          <w:rPr>
            <w:rtl w:val="0"/>
          </w:rPr>
          <w:t xml:space="preserve"> </w:t>
        </w:r>
      </w:hyperlink>
      <w:hyperlink r:id="rId42">
        <w:r>
          <w:rPr>
            <w:color w:val="1155cc"/>
            <w:u w:val="single"/>
            <w:rtl w:val="0"/>
          </w:rPr>
          <w:t xml:space="preserve">View IPP# 204573</w:t>
        </w:r>
      </w:hyperlink>
      <w:r>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5somly96l4cq" w:id="15"/>
      <w:bookmarkEnd w:id="15"/>
      <w:r>
        <w:rPr>
          <w:b w:val="1"/>
          <w:bCs w:val="1"/>
          <w:color w:val="000000"/>
          <w:sz w:val="22"/>
          <w:szCs w:val="22"/>
          <w:rtl w:val="0"/>
        </w:rPr>
        <w:t xml:space="preserve">Used Wyssmont SS 316 — 22 Trays (</w:t>
      </w:r>
      <w:hyperlink r:id="rId43">
        <w:r>
          <w:rPr>
            <w:b w:val="1"/>
            <w:bCs w:val="1"/>
            <w:color w:val="1155cc"/>
            <w:sz w:val="22"/>
            <w:szCs w:val="22"/>
            <w:u w:val="single"/>
            <w:rtl w:val="0"/>
          </w:rPr>
          <w:t xml:space="preserve">IPP# 246765</w:t>
        </w:r>
      </w:hyperlink>
      <w:r>
        <w:rPr>
          <w:b w:val="1"/>
          <w:bCs w:val="1"/>
          <w:color w:val="000000"/>
          <w:sz w:val="22"/>
          <w:szCs w:val="22"/>
          <w:rtl w:val="0"/>
        </w:rPr>
        <w:t xml:space="preserve">)</w:t>
      </w:r>
    </w:p>
    <w:p w:rsidR="00000000" w:rsidDel="00000000" w:rsidP="00000000" w:rsidRDefault="00000000" w:rsidRPr="00000000" w14:paraId="00000055">
      <w:pPr>
        <w:spacing w:after="240" w:before="240" w:lineRule="auto"/>
        <w:rPr/>
      </w:pPr>
      <w:r>
        <w:rPr>
          <w:rtl w:val="0"/>
        </w:rPr>
        <w:t xml:space="preserve">Used Wyssmont stainless steel 316 wyssmont dryer with 2,450 mm (96 in) tray diameter, 22 trays, and 612 kg/h (1,350 lb/h) evaporation rate.</w:t>
      </w:r>
    </w:p>
    <w:p w:rsidR="00000000" w:rsidDel="00000000" w:rsidP="00000000" w:rsidRDefault="00000000" w:rsidRPr="00000000" w14:paraId="00000056">
      <w:pPr>
        <w:numPr>
          <w:ilvl w:val="0"/>
          <w:numId w:val="2"/>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57">
      <w:pPr>
        <w:numPr>
          <w:ilvl w:val="0"/>
          <w:numId w:val="2"/>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58">
      <w:pPr>
        <w:numPr>
          <w:ilvl w:val="0"/>
          <w:numId w:val="2"/>
        </w:numPr>
        <w:spacing w:after="0" w:afterAutospacing="0" w:before="0" w:beforeAutospacing="0" w:lineRule="auto"/>
        <w:ind w:left="720" w:hanging="360"/>
      </w:pPr>
      <w:r>
        <w:rPr>
          <w:rtl w:val="0"/>
        </w:rPr>
        <w:t xml:space="preserve">Tray Diameter: 2,450 mm (96 in) tray diameter</w:t>
      </w:r>
    </w:p>
    <w:p w:rsidR="00000000" w:rsidDel="00000000" w:rsidP="00000000" w:rsidRDefault="00000000" w:rsidRPr="00000000" w14:paraId="00000059">
      <w:pPr>
        <w:numPr>
          <w:ilvl w:val="0"/>
          <w:numId w:val="2"/>
        </w:numPr>
        <w:spacing w:after="0" w:afterAutospacing="0" w:before="0" w:beforeAutospacing="0" w:lineRule="auto"/>
        <w:ind w:left="720" w:hanging="360"/>
      </w:pPr>
      <w:r>
        <w:rPr>
          <w:rtl w:val="0"/>
        </w:rPr>
        <w:t xml:space="preserve">Number of Trays: 22 trays</w:t>
      </w:r>
    </w:p>
    <w:p w:rsidR="00000000" w:rsidDel="00000000" w:rsidP="00000000" w:rsidRDefault="00000000" w:rsidRPr="00000000" w14:paraId="0000005A">
      <w:pPr>
        <w:numPr>
          <w:ilvl w:val="0"/>
          <w:numId w:val="2"/>
        </w:numPr>
        <w:spacing w:after="240" w:before="0" w:beforeAutospacing="0" w:lineRule="auto"/>
        <w:ind w:left="720" w:hanging="360"/>
      </w:pPr>
      <w:r>
        <w:rPr>
          <w:rtl w:val="0"/>
        </w:rPr>
        <w:t xml:space="preserve">Evaporation Rate: 612 kg/h (1,350 lb/h) evaporation rate</w:t>
      </w:r>
    </w:p>
    <w:p w:rsidR="00000000" w:rsidDel="00000000" w:rsidP="00000000" w:rsidRDefault="00000000" w:rsidRPr="00000000" w14:paraId="0000005B">
      <w:pPr>
        <w:spacing w:after="240" w:before="240" w:lineRule="auto"/>
        <w:rPr>
          <w:color w:val="1155cc"/>
          <w:u w:val="single"/>
        </w:rPr>
      </w:pPr>
      <w:hyperlink r:id="rId44">
        <w:r>
          <w:rPr>
            <w:color w:val="1155cc"/>
            <w:u w:val="single"/>
            <w:rtl w:val="0"/>
          </w:rPr>
          <w:t xml:space="preserve">Request Specs</w:t>
        </w:r>
      </w:hyperlink>
      <w:r>
        <w:rPr>
          <w:rtl w:val="0"/>
        </w:rPr>
        <w:t xml:space="preserve"> |</w:t>
      </w:r>
      <w:hyperlink r:id="rId45">
        <w:r>
          <w:rPr>
            <w:rtl w:val="0"/>
          </w:rPr>
          <w:t xml:space="preserve"> </w:t>
        </w:r>
      </w:hyperlink>
      <w:hyperlink r:id="rId46">
        <w:r>
          <w:rPr>
            <w:color w:val="1155cc"/>
            <w:u w:val="single"/>
            <w:rtl w:val="0"/>
          </w:rPr>
          <w:t xml:space="preserve">View IPP# 246765</w:t>
        </w:r>
      </w:hyperlink>
      <w:r>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88hxbb1w9ftk" w:id="16"/>
      <w:bookmarkEnd w:id="16"/>
      <w:r>
        <w:rPr>
          <w:b w:val="1"/>
          <w:bCs w:val="1"/>
          <w:color w:val="000000"/>
          <w:sz w:val="22"/>
          <w:szCs w:val="22"/>
          <w:rtl w:val="0"/>
        </w:rPr>
        <w:t xml:space="preserve">Used Krauss Maffei TTB-20/8 — 8 Trays (</w:t>
      </w:r>
      <w:hyperlink r:id="rId47">
        <w:r>
          <w:rPr>
            <w:b w:val="1"/>
            <w:bCs w:val="1"/>
            <w:color w:val="1155cc"/>
            <w:sz w:val="22"/>
            <w:szCs w:val="22"/>
            <w:u w:val="single"/>
            <w:rtl w:val="0"/>
          </w:rPr>
          <w:t xml:space="preserve">IPP# 704709</w:t>
        </w:r>
      </w:hyperlink>
      <w:r>
        <w:rPr>
          <w:b w:val="1"/>
          <w:bCs w:val="1"/>
          <w:color w:val="000000"/>
          <w:sz w:val="22"/>
          <w:szCs w:val="22"/>
          <w:rtl w:val="0"/>
        </w:rPr>
        <w:t xml:space="preserve">)</w:t>
      </w:r>
    </w:p>
    <w:p w:rsidR="00000000" w:rsidDel="00000000" w:rsidP="00000000" w:rsidRDefault="00000000" w:rsidRPr="00000000" w14:paraId="0000005D">
      <w:pPr>
        <w:spacing w:after="240" w:before="240" w:lineRule="auto"/>
        <w:rPr/>
      </w:pPr>
      <w:r>
        <w:rPr>
          <w:rtl w:val="0"/>
        </w:rPr>
        <w:t xml:space="preserve">Used Krauss Maffei TTB-20/8 stainless steel 316 wyssmont dryer with 1,950 mm (75.8 in) diameter, 8 trays, and 105 °C (221 °F) operating temperature.</w:t>
      </w:r>
    </w:p>
    <w:p w:rsidR="00000000" w:rsidDel="00000000" w:rsidP="00000000" w:rsidRDefault="00000000" w:rsidRPr="00000000" w14:paraId="0000005E">
      <w:pPr>
        <w:numPr>
          <w:ilvl w:val="0"/>
          <w:numId w:val="10"/>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5F">
      <w:pPr>
        <w:numPr>
          <w:ilvl w:val="0"/>
          <w:numId w:val="10"/>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60">
      <w:pPr>
        <w:numPr>
          <w:ilvl w:val="0"/>
          <w:numId w:val="10"/>
        </w:numPr>
        <w:spacing w:after="0" w:afterAutospacing="0" w:before="0" w:beforeAutospacing="0" w:lineRule="auto"/>
        <w:ind w:left="720" w:hanging="360"/>
      </w:pPr>
      <w:r>
        <w:rPr>
          <w:rtl w:val="0"/>
        </w:rPr>
        <w:t xml:space="preserve">Diameter: 1,950 mm (75.8 in) diameter</w:t>
      </w:r>
    </w:p>
    <w:p w:rsidR="00000000" w:rsidDel="00000000" w:rsidP="00000000" w:rsidRDefault="00000000" w:rsidRPr="00000000" w14:paraId="00000061">
      <w:pPr>
        <w:numPr>
          <w:ilvl w:val="0"/>
          <w:numId w:val="10"/>
        </w:numPr>
        <w:spacing w:after="0" w:afterAutospacing="0" w:before="0" w:beforeAutospacing="0" w:lineRule="auto"/>
        <w:ind w:left="720" w:hanging="360"/>
      </w:pPr>
      <w:r>
        <w:rPr>
          <w:rtl w:val="0"/>
        </w:rPr>
        <w:t xml:space="preserve">Number of Trays: 8 trays</w:t>
      </w:r>
    </w:p>
    <w:p w:rsidR="00000000" w:rsidDel="00000000" w:rsidP="00000000" w:rsidRDefault="00000000" w:rsidRPr="00000000" w14:paraId="00000062">
      <w:pPr>
        <w:numPr>
          <w:ilvl w:val="0"/>
          <w:numId w:val="10"/>
        </w:numPr>
        <w:spacing w:after="240" w:before="0" w:beforeAutospacing="0" w:lineRule="auto"/>
        <w:ind w:left="720" w:hanging="360"/>
      </w:pPr>
      <w:r>
        <w:rPr>
          <w:rtl w:val="0"/>
        </w:rPr>
        <w:t xml:space="preserve">Temperature: 105 °C (221 °F)</w:t>
      </w:r>
    </w:p>
    <w:p w:rsidR="00000000" w:rsidDel="00000000" w:rsidP="00000000" w:rsidRDefault="00000000" w:rsidRPr="00000000" w14:paraId="00000063">
      <w:pPr>
        <w:spacing w:after="240" w:before="240" w:lineRule="auto"/>
        <w:rPr>
          <w:color w:val="1155cc"/>
          <w:u w:val="single"/>
        </w:rPr>
      </w:pPr>
      <w:hyperlink r:id="rId48">
        <w:r>
          <w:rPr>
            <w:color w:val="1155cc"/>
            <w:u w:val="single"/>
            <w:rtl w:val="0"/>
          </w:rPr>
          <w:t xml:space="preserve">Request Specs</w:t>
        </w:r>
      </w:hyperlink>
      <w:r>
        <w:rPr>
          <w:rtl w:val="0"/>
        </w:rPr>
        <w:t xml:space="preserve"> |</w:t>
      </w:r>
      <w:hyperlink r:id="rId49">
        <w:r>
          <w:rPr>
            <w:rtl w:val="0"/>
          </w:rPr>
          <w:t xml:space="preserve"> </w:t>
        </w:r>
      </w:hyperlink>
      <w:hyperlink r:id="rId50">
        <w:r>
          <w:rPr>
            <w:color w:val="1155cc"/>
            <w:u w:val="single"/>
            <w:rtl w:val="0"/>
          </w:rPr>
          <w:t xml:space="preserve">View IPP# 704709</w:t>
        </w:r>
      </w:hyperlink>
      <w:r>
        <w:rPr>
          <w:rtl w:val="0"/>
        </w:rPr>
      </w:r>
    </w:p>
    <w:p w:rsidR="00000000" w:rsidDel="00000000" w:rsidP="00000000" w:rsidRDefault="00000000" w:rsidRPr="00000000" w14:paraId="00000064">
      <w:pPr>
        <w:spacing w:after="240" w:before="240" w:lineRule="auto"/>
        <w:rPr>
          <w:color w:val="1155cc"/>
          <w:u w:val="single"/>
        </w:rPr>
      </w:pPr>
      <w:hyperlink r:id="rId51">
        <w:r>
          <w:rPr>
            <w:color w:val="1155cc"/>
            <w:u w:val="single"/>
            <w:rtl w:val="0"/>
          </w:rPr>
          <w:t xml:space="preserve">Browse All Used Wyssmont Dryers in Stock</w:t>
        </w:r>
      </w:hyperlink>
      <w:r>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5umy60g9o93v" w:id="17"/>
      <w:bookmarkEnd w:id="17"/>
      <w:r>
        <w:rPr>
          <w:b w:val="1"/>
          <w:bCs w:val="1"/>
          <w:color w:val="000000"/>
          <w:sz w:val="26"/>
          <w:szCs w:val="26"/>
          <w:rtl w:val="0"/>
        </w:rPr>
        <w:t xml:space="preserve">Buy Refurbished/Rebuilt Wyssmont Dryers for Sale</w:t>
      </w:r>
    </w:p>
    <w:p w:rsidR="00000000" w:rsidDel="00000000" w:rsidP="00000000" w:rsidRDefault="00000000" w:rsidRPr="00000000" w14:paraId="00000066">
      <w:pPr>
        <w:spacing w:after="240" w:before="240" w:lineRule="auto"/>
        <w:rPr/>
      </w:pPr>
      <w:r>
        <w:rPr>
          <w:rtl w:val="0"/>
        </w:rPr>
        <w:t xml:space="preserve">Refurbished/rebuilt wyssmont dryers have been mechanically restored, with worn components replaced and critical surfaces re-finished. These units offer near-new performance at a fraction of new OEM cost.</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q89zrg74nfxo" w:id="18"/>
      <w:bookmarkEnd w:id="18"/>
      <w:r>
        <w:rPr>
          <w:b w:val="1"/>
          <w:bCs w:val="1"/>
          <w:color w:val="000000"/>
          <w:sz w:val="22"/>
          <w:szCs w:val="22"/>
          <w:rtl w:val="0"/>
        </w:rPr>
        <w:t xml:space="preserve">[Refurbished/Rebuilt] Krauss Maffei TTB20/29 — 29 Trays (</w:t>
      </w:r>
      <w:hyperlink r:id="rId52">
        <w:r>
          <w:rPr>
            <w:b w:val="1"/>
            <w:bCs w:val="1"/>
            <w:color w:val="1155cc"/>
            <w:sz w:val="22"/>
            <w:szCs w:val="22"/>
            <w:u w:val="single"/>
            <w:rtl w:val="0"/>
          </w:rPr>
          <w:t xml:space="preserve">IPP# 89433</w:t>
        </w:r>
      </w:hyperlink>
      <w:r>
        <w:rPr>
          <w:b w:val="1"/>
          <w:bCs w:val="1"/>
          <w:color w:val="000000"/>
          <w:sz w:val="22"/>
          <w:szCs w:val="22"/>
          <w:rtl w:val="0"/>
        </w:rPr>
        <w:t xml:space="preserve">)</w:t>
      </w:r>
    </w:p>
    <w:p w:rsidR="00000000" w:rsidDel="00000000" w:rsidP="00000000" w:rsidRDefault="00000000" w:rsidRPr="00000000" w14:paraId="00000068">
      <w:pPr>
        <w:spacing w:after="240" w:before="240" w:lineRule="auto"/>
        <w:rPr/>
      </w:pPr>
      <w:r>
        <w:rPr>
          <w:rtl w:val="0"/>
        </w:rPr>
        <w:t xml:space="preserve">Refurbished/rebuilt Krauss Maffei TTB20/29 stainless steel 304 wyssmont dryer with 1,950 mm (76 in) tray diameter, 29 trays, vertical orientation, and 200 °C (392 °F) operating temperature.</w:t>
      </w:r>
    </w:p>
    <w:p w:rsidR="00000000" w:rsidDel="00000000" w:rsidP="00000000" w:rsidRDefault="00000000" w:rsidRPr="00000000" w14:paraId="00000069">
      <w:pPr>
        <w:numPr>
          <w:ilvl w:val="0"/>
          <w:numId w:val="14"/>
        </w:numPr>
        <w:spacing w:after="0" w:afterAutospacing="0" w:before="240" w:lineRule="auto"/>
        <w:ind w:left="720" w:hanging="360"/>
      </w:pPr>
      <w:r>
        <w:rPr>
          <w:rtl w:val="0"/>
        </w:rPr>
        <w:t xml:space="preserve">Condition: Refurbished/Rebuilt condition</w:t>
      </w:r>
    </w:p>
    <w:p w:rsidR="00000000" w:rsidDel="00000000" w:rsidP="00000000" w:rsidRDefault="00000000" w:rsidRPr="00000000" w14:paraId="0000006A">
      <w:pPr>
        <w:numPr>
          <w:ilvl w:val="0"/>
          <w:numId w:val="14"/>
        </w:numPr>
        <w:spacing w:after="0" w:afterAutospacing="0" w:before="0" w:beforeAutospacing="0" w:lineRule="auto"/>
        <w:ind w:left="720" w:hanging="360"/>
      </w:pPr>
      <w:r>
        <w:rPr>
          <w:rtl w:val="0"/>
        </w:rPr>
        <w:t xml:space="preserve">Material: Stainless Steel 304</w:t>
      </w:r>
    </w:p>
    <w:p w:rsidR="00000000" w:rsidDel="00000000" w:rsidP="00000000" w:rsidRDefault="00000000" w:rsidRPr="00000000" w14:paraId="0000006B">
      <w:pPr>
        <w:numPr>
          <w:ilvl w:val="0"/>
          <w:numId w:val="14"/>
        </w:numPr>
        <w:spacing w:after="0" w:afterAutospacing="0" w:before="0" w:beforeAutospacing="0" w:lineRule="auto"/>
        <w:ind w:left="720" w:hanging="360"/>
      </w:pPr>
      <w:r>
        <w:rPr>
          <w:rtl w:val="0"/>
        </w:rPr>
        <w:t xml:space="preserve">Tray Diameter: 1,950 mm (76 in) tray diameter</w:t>
      </w:r>
    </w:p>
    <w:p w:rsidR="00000000" w:rsidDel="00000000" w:rsidP="00000000" w:rsidRDefault="00000000" w:rsidRPr="00000000" w14:paraId="0000006C">
      <w:pPr>
        <w:numPr>
          <w:ilvl w:val="0"/>
          <w:numId w:val="14"/>
        </w:numPr>
        <w:spacing w:after="0" w:afterAutospacing="0" w:before="0" w:beforeAutospacing="0" w:lineRule="auto"/>
        <w:ind w:left="720" w:hanging="360"/>
      </w:pPr>
      <w:r>
        <w:rPr>
          <w:rtl w:val="0"/>
        </w:rPr>
        <w:t xml:space="preserve">Number of Trays: 29 trays</w:t>
      </w:r>
    </w:p>
    <w:p w:rsidR="00000000" w:rsidDel="00000000" w:rsidP="00000000" w:rsidRDefault="00000000" w:rsidRPr="00000000" w14:paraId="0000006D">
      <w:pPr>
        <w:numPr>
          <w:ilvl w:val="0"/>
          <w:numId w:val="14"/>
        </w:numPr>
        <w:spacing w:after="240" w:before="0" w:beforeAutospacing="0" w:lineRule="auto"/>
        <w:ind w:left="720" w:hanging="360"/>
      </w:pPr>
      <w:r>
        <w:rPr>
          <w:rtl w:val="0"/>
        </w:rPr>
        <w:t xml:space="preserve">Temperature: 200 °C (392 °F)</w:t>
      </w:r>
    </w:p>
    <w:p w:rsidR="00000000" w:rsidDel="00000000" w:rsidP="00000000" w:rsidRDefault="00000000" w:rsidRPr="00000000" w14:paraId="0000006E">
      <w:pPr>
        <w:spacing w:after="240" w:before="240" w:lineRule="auto"/>
        <w:rPr>
          <w:color w:val="1155cc"/>
          <w:u w:val="single"/>
        </w:rPr>
      </w:pPr>
      <w:hyperlink r:id="rId53">
        <w:r>
          <w:rPr>
            <w:color w:val="1155cc"/>
            <w:u w:val="single"/>
            <w:rtl w:val="0"/>
          </w:rPr>
          <w:t xml:space="preserve">Request Specs</w:t>
        </w:r>
      </w:hyperlink>
      <w:r>
        <w:rPr>
          <w:rtl w:val="0"/>
        </w:rPr>
        <w:t xml:space="preserve"> |</w:t>
      </w:r>
      <w:hyperlink r:id="rId54">
        <w:r>
          <w:rPr>
            <w:rtl w:val="0"/>
          </w:rPr>
          <w:t xml:space="preserve"> </w:t>
        </w:r>
      </w:hyperlink>
      <w:hyperlink r:id="rId55">
        <w:r>
          <w:rPr>
            <w:color w:val="1155cc"/>
            <w:u w:val="single"/>
            <w:rtl w:val="0"/>
          </w:rPr>
          <w:t xml:space="preserve">View IPP# 89433</w:t>
        </w:r>
      </w:hyperlink>
      <w:r>
        <w:rPr>
          <w:rtl w:val="0"/>
        </w:rPr>
      </w:r>
    </w:p>
    <w:p w:rsidR="00000000" w:rsidDel="00000000" w:rsidP="00000000" w:rsidRDefault="00000000" w:rsidRPr="00000000" w14:paraId="0000006F">
      <w:pPr>
        <w:spacing w:after="240" w:before="240" w:lineRule="auto"/>
        <w:rPr>
          <w:color w:val="1155cc"/>
          <w:u w:val="single"/>
        </w:rPr>
      </w:pPr>
      <w:hyperlink r:id="rId56">
        <w:r>
          <w:rPr>
            <w:color w:val="1155cc"/>
            <w:u w:val="single"/>
            <w:rtl w:val="0"/>
          </w:rPr>
          <w:t xml:space="preserve">Browse All Refurbished/Rebuilt Wyssmont Dryers in Stock</w:t>
        </w:r>
      </w:hyperlink>
      <w:r>
        <w:rPr>
          <w:rtl w:val="0"/>
        </w:rPr>
      </w:r>
    </w:p>
    <w:p w:rsidR="00000000" w:rsidDel="00000000" w:rsidP="00000000" w:rsidRDefault="00000000" w:rsidRPr="00000000" w14:paraId="00000070">
      <w:pPr>
        <w:rPr/>
      </w:pPr>
      <w:r>
        <w:pict>
          <v:rect style="width:0.0pt;height:1.5pt" o:hr="t" o:hrstd="t" o:hralign="center" fillcolor="#A0A0A0" stroked="f"/>
        </w:pict>
      </w:r>
      <w:r>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umtwf64vga89" w:id="19"/>
      <w:bookmarkEnd w:id="19"/>
      <w:r>
        <w:rPr>
          <w:b w:val="1"/>
          <w:bCs w:val="1"/>
          <w:sz w:val="34"/>
          <w:szCs w:val="34"/>
          <w:rtl w:val="0"/>
        </w:rPr>
        <w:t xml:space="preserve">Ready to Buy a Used Wyssmont Dryer?</w:t>
      </w:r>
    </w:p>
    <w:p w:rsidR="00000000" w:rsidDel="00000000" w:rsidP="00000000" w:rsidRDefault="00000000" w:rsidRPr="00000000" w14:paraId="00000072">
      <w:pPr>
        <w:spacing w:after="240" w:before="240" w:lineRule="auto"/>
        <w:rPr/>
      </w:pPr>
      <w:r>
        <w:rPr>
          <w:rtl w:val="0"/>
        </w:rPr>
        <w:t xml:space="preserve">Tell us your specifications and requirements. Our team will match your needs against current wyssmont dryers inventory and provide a detailed quote.</w:t>
      </w:r>
    </w:p>
    <w:p w:rsidR="00000000" w:rsidDel="00000000" w:rsidP="00000000" w:rsidRDefault="00000000" w:rsidRPr="00000000" w14:paraId="00000073">
      <w:pPr>
        <w:spacing w:after="240" w:before="240" w:lineRule="auto"/>
        <w:rPr>
          <w:color w:val="1155cc"/>
          <w:u w:val="single"/>
        </w:rPr>
      </w:pPr>
      <w:hyperlink r:id="rId57">
        <w:r>
          <w:rPr>
            <w:color w:val="1155cc"/>
            <w:u w:val="single"/>
            <w:rtl w:val="0"/>
          </w:rPr>
          <w:t xml:space="preserve">Request a Quote</w:t>
        </w:r>
      </w:hyperlink>
      <w:r>
        <w:rPr>
          <w:rtl w:val="0"/>
        </w:rPr>
      </w:r>
    </w:p>
    <w:p w:rsidR="00000000" w:rsidDel="00000000" w:rsidP="00000000" w:rsidRDefault="00000000" w:rsidRPr="00000000" w14:paraId="00000074">
      <w:pPr>
        <w:rPr/>
      </w:pPr>
      <w:r>
        <w:pict>
          <v:rect style="width:0.0pt;height:1.5pt" o:hr="t" o:hrstd="t" o:hralign="center" fillcolor="#A0A0A0" stroked="f"/>
        </w:pict>
      </w:r>
      <w:r>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9ieoecb5zt9l" w:id="20"/>
      <w:bookmarkEnd w:id="20"/>
      <w:r>
        <w:rPr>
          <w:b w:val="1"/>
          <w:bCs w:val="1"/>
          <w:sz w:val="34"/>
          <w:szCs w:val="34"/>
          <w:rtl w:val="0"/>
        </w:rPr>
        <w:t xml:space="preserve">Buying Used Wyssmont Dryers vs Buying New</w:t>
      </w:r>
    </w:p>
    <w:p w:rsidR="00000000" w:rsidDel="00000000" w:rsidP="00000000" w:rsidRDefault="00000000" w:rsidRPr="00000000" w14:paraId="00000076">
      <w:pPr>
        <w:spacing w:after="240" w:before="240" w:lineRule="auto"/>
        <w:rPr/>
      </w:pPr>
      <w:r>
        <w:rPr>
          <w:rtl w:val="0"/>
        </w:rPr>
        <w:t xml:space="preserve">Buying used wyssmont dryers from IPP can save up to 50% of capital and 90% of lead time versus buying new. Here is how used and new wyssmont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5623003194887"/>
        <w:gridCol w:w="4684.984025559105"/>
        <w:gridCol w:w="2666.4536741214056"/>
        <w:tblGridChange w:id="0">
          <w:tblGrid>
            <w:gridCol w:w="2008.5623003194887"/>
            <w:gridCol w:w="4684.984025559105"/>
            <w:gridCol w:w="2666.45367412140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Pr>
                <w:b w:val="1"/>
                <w:bCs w:val="1"/>
                <w:rtl w:val="0"/>
              </w:rPr>
              <w:t xml:space="preserve">Factor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Pr>
                <w:b w:val="1"/>
                <w:bCs w:val="1"/>
                <w:rtl w:val="0"/>
              </w:rPr>
              <w:t xml:space="preserve">Used from IPP</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Pr>
                <w:b w:val="1"/>
                <w:bCs w:val="1"/>
                <w:rtl w:val="0"/>
              </w:rPr>
              <w:t xml:space="preserve">New (OEM)</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Pr>
                <w:rtl w:val="0"/>
              </w:rPr>
              <w:t xml:space="preserve">Stainless Steel 316L, Stainless Steel 316, Stainless Steel Other, Stainless Steel 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Pr>
                <w:rtl w:val="0"/>
              </w:rPr>
              <w:t xml:space="preserve">Krauss Maffei, Wyssmont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Pr>
                <w:rtl w:val="0"/>
              </w:rPr>
              <w:t xml:space="preserve">New raw material consumption</w:t>
            </w:r>
          </w:p>
        </w:tc>
      </w:tr>
    </w:tbl>
    <w:p w:rsidR="00000000" w:rsidDel="00000000" w:rsidP="00000000" w:rsidRDefault="00000000" w:rsidRPr="00000000" w14:paraId="00000089">
      <w:pPr>
        <w:rPr/>
      </w:pPr>
      <w:r>
        <w:pict>
          <v:rect style="width:0.0pt;height:1.5pt" o:hr="t" o:hrstd="t" o:hralign="center" fillcolor="#A0A0A0" stroked="f"/>
        </w:pict>
      </w:r>
      <w:r>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1xavzf7xfjct" w:id="21"/>
      <w:bookmarkEnd w:id="21"/>
      <w:r>
        <w:rPr>
          <w:b w:val="1"/>
          <w:bCs w:val="1"/>
          <w:sz w:val="34"/>
          <w:szCs w:val="34"/>
          <w:rtl w:val="0"/>
        </w:rPr>
        <w:t xml:space="preserve">Advantages of Buying Used Wyssmont Dryers from IPP</w:t>
      </w:r>
    </w:p>
    <w:p w:rsidR="00000000" w:rsidDel="00000000" w:rsidP="00000000" w:rsidRDefault="00000000" w:rsidRPr="00000000" w14:paraId="0000008B">
      <w:pPr>
        <w:spacing w:after="240" w:before="240" w:lineRule="auto"/>
        <w:rPr/>
      </w:pPr>
      <w:r>
        <w:rPr>
          <w:rtl w:val="0"/>
        </w:rPr>
        <w:t xml:space="preserve">International Process Plants combines over 46 years of process equipment expertise, nearly 150 colleagues across 15 countries, and an inventory of 15,000 process systems and major equipment pieces to deliver wyssmont dryers ready for your process.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47cdvv6s23bl" w:id="22"/>
      <w:bookmarkEnd w:id="22"/>
      <w:r>
        <w:rPr>
          <w:b w:val="1"/>
          <w:bCs w:val="1"/>
          <w:color w:val="000000"/>
          <w:sz w:val="26"/>
          <w:szCs w:val="26"/>
          <w:rtl w:val="0"/>
        </w:rPr>
        <w:t xml:space="preserve">Significant Cost Savings</w:t>
      </w:r>
    </w:p>
    <w:p w:rsidR="00000000" w:rsidDel="00000000" w:rsidP="00000000" w:rsidRDefault="00000000" w:rsidRPr="00000000" w14:paraId="0000008D">
      <w:pPr>
        <w:spacing w:after="240" w:before="240" w:lineRule="auto"/>
        <w:rPr/>
      </w:pPr>
      <w:r>
        <w:rPr>
          <w:rtl w:val="0"/>
        </w:rPr>
        <w:t xml:space="preserve">Buying used wyssmont dryers from IPP can save up to 50% of capital and 90% of lead time versus buying new.</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jcxzgrbmu6z3" w:id="23"/>
      <w:bookmarkEnd w:id="23"/>
      <w:r>
        <w:rPr>
          <w:b w:val="1"/>
          <w:bCs w:val="1"/>
          <w:color w:val="000000"/>
          <w:sz w:val="26"/>
          <w:szCs w:val="26"/>
          <w:rtl w:val="0"/>
        </w:rPr>
        <w:t xml:space="preserve">Immediate Availability</w:t>
      </w:r>
    </w:p>
    <w:p w:rsidR="00000000" w:rsidDel="00000000" w:rsidP="00000000" w:rsidRDefault="00000000" w:rsidRPr="00000000" w14:paraId="0000008F">
      <w:pPr>
        <w:spacing w:after="240" w:before="240" w:lineRule="auto"/>
        <w:rPr/>
      </w:pPr>
      <w:r>
        <w:rPr>
          <w:rtl w:val="0"/>
        </w:rPr>
        <w:t xml:space="preserve">In-stock wyssmont dryers from IPP are ready to ship. IPP's GPS subsidiary also provides custom fabricated new equipment with 12–16 week average delivery.</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891s79xx5ac6" w:id="24"/>
      <w:bookmarkEnd w:id="24"/>
      <w:r>
        <w:rPr>
          <w:b w:val="1"/>
          <w:bCs w:val="1"/>
          <w:color w:val="000000"/>
          <w:sz w:val="26"/>
          <w:szCs w:val="26"/>
          <w:rtl w:val="0"/>
        </w:rPr>
        <w:t xml:space="preserve">Multiple OEM Manufacturers</w:t>
      </w:r>
    </w:p>
    <w:p w:rsidR="00000000" w:rsidDel="00000000" w:rsidP="00000000" w:rsidRDefault="00000000" w:rsidRPr="00000000" w14:paraId="00000091">
      <w:pPr>
        <w:spacing w:after="240" w:before="240" w:lineRule="auto"/>
        <w:rPr/>
      </w:pPr>
      <w:r>
        <w:rPr>
          <w:rtl w:val="0"/>
        </w:rPr>
        <w:t xml:space="preserve">IPP stocks wyssmont dryers from Krauss Maffei, Wyssmont and other manufacturers. Every unit is an original OEM product with traceable provenance.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nw6a0yw37q73" w:id="25"/>
      <w:bookmarkEnd w:id="25"/>
      <w:r>
        <w:rPr>
          <w:b w:val="1"/>
          <w:bCs w:val="1"/>
          <w:color w:val="000000"/>
          <w:sz w:val="26"/>
          <w:szCs w:val="26"/>
          <w:rtl w:val="0"/>
        </w:rPr>
        <w:t xml:space="preserve">Quality &amp; Refurbishment</w:t>
      </w:r>
    </w:p>
    <w:p w:rsidR="00000000" w:rsidDel="00000000" w:rsidP="00000000" w:rsidRDefault="00000000" w:rsidRPr="00000000" w14:paraId="00000093">
      <w:pPr>
        <w:spacing w:after="240" w:before="240" w:lineRule="auto"/>
        <w:rPr/>
      </w:pPr>
      <w:r>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wn5573bnx1ix" w:id="26"/>
      <w:bookmarkEnd w:id="26"/>
      <w:r>
        <w:rPr>
          <w:b w:val="1"/>
          <w:bCs w:val="1"/>
          <w:color w:val="000000"/>
          <w:sz w:val="26"/>
          <w:szCs w:val="26"/>
          <w:rtl w:val="0"/>
        </w:rPr>
        <w:t xml:space="preserve">Global Presence in 15 Countries</w:t>
      </w:r>
    </w:p>
    <w:p w:rsidR="00000000" w:rsidDel="00000000" w:rsidP="00000000" w:rsidRDefault="00000000" w:rsidRPr="00000000" w14:paraId="00000095">
      <w:pPr>
        <w:spacing w:after="240" w:before="240" w:lineRule="auto"/>
        <w:rPr/>
      </w:pPr>
      <w:r>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mgzb2tvd58f5" w:id="27"/>
      <w:bookmarkEnd w:id="27"/>
      <w:r>
        <w:rPr>
          <w:b w:val="1"/>
          <w:bCs w:val="1"/>
          <w:color w:val="000000"/>
          <w:sz w:val="26"/>
          <w:szCs w:val="26"/>
          <w:rtl w:val="0"/>
        </w:rPr>
        <w:t xml:space="preserve">Full Range of Materials &amp; Specs</w:t>
      </w:r>
    </w:p>
    <w:p w:rsidR="00000000" w:rsidDel="00000000" w:rsidP="00000000" w:rsidRDefault="00000000" w:rsidRPr="00000000" w14:paraId="00000097">
      <w:pPr>
        <w:spacing w:after="240" w:before="240" w:lineRule="auto"/>
        <w:rPr/>
      </w:pPr>
      <w:r>
        <w:rPr>
          <w:rtl w:val="0"/>
        </w:rPr>
        <w:t xml:space="preserve">IPP stocks wyssmont dryers across a wide range of specifications to match your process requirements.</w:t>
      </w:r>
    </w:p>
    <w:p w:rsidR="00000000" w:rsidDel="00000000" w:rsidP="00000000" w:rsidRDefault="00000000" w:rsidRPr="00000000" w14:paraId="00000098">
      <w:pPr>
        <w:rPr/>
      </w:pPr>
      <w:r>
        <w:pict>
          <v:rect style="width:0.0pt;height:1.5pt" o:hr="t" o:hrstd="t" o:hralign="center" fillcolor="#A0A0A0" stroked="f"/>
        </w:pict>
      </w:r>
      <w:r>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tnbtkbuq3kxs" w:id="28"/>
      <w:bookmarkEnd w:id="28"/>
      <w:r>
        <w:rPr>
          <w:b w:val="1"/>
          <w:bCs w:val="1"/>
          <w:sz w:val="34"/>
          <w:szCs w:val="34"/>
          <w:rtl w:val="0"/>
        </w:rPr>
        <w:t xml:space="preserve">How Buying a Used Wyssmont Dryer Works</w:t>
      </w:r>
    </w:p>
    <w:p w:rsidR="00000000" w:rsidDel="00000000" w:rsidP="00000000" w:rsidRDefault="00000000" w:rsidRPr="00000000" w14:paraId="0000009A">
      <w:pPr>
        <w:spacing w:after="240" w:before="240" w:lineRule="auto"/>
        <w:rPr/>
      </w:pPr>
      <w:r>
        <w:rPr>
          <w:rtl w:val="0"/>
        </w:rPr>
        <w:t xml:space="preserve">The process of purchasing used wyssmont dryers from IPP follows five steps, from specification to delivery.</w:t>
      </w:r>
    </w:p>
    <w:p w:rsidR="00000000" w:rsidDel="00000000" w:rsidP="00000000" w:rsidRDefault="00000000" w:rsidRPr="00000000" w14:paraId="0000009B">
      <w:pPr>
        <w:numPr>
          <w:ilvl w:val="0"/>
          <w:numId w:val="8"/>
        </w:numPr>
        <w:spacing w:after="0" w:afterAutospacing="0" w:before="240" w:lineRule="auto"/>
        <w:ind w:left="720" w:hanging="360"/>
      </w:pPr>
      <w:r>
        <w:rPr>
          <w:b w:val="1"/>
          <w:bCs w:val="1"/>
          <w:rtl w:val="0"/>
        </w:rPr>
        <w:t xml:space="preserve">Submit Requirements</w:t>
      </w:r>
      <w:r>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9C">
      <w:pPr>
        <w:numPr>
          <w:ilvl w:val="0"/>
          <w:numId w:val="8"/>
        </w:numPr>
        <w:spacing w:after="0" w:afterAutospacing="0" w:before="0" w:beforeAutospacing="0" w:lineRule="auto"/>
        <w:ind w:left="720" w:hanging="360"/>
      </w:pPr>
      <w:r>
        <w:rPr>
          <w:b w:val="1"/>
          <w:bCs w:val="1"/>
          <w:rtl w:val="0"/>
        </w:rPr>
        <w:t xml:space="preserve">Receive Data Package</w:t>
      </w:r>
      <w:r>
        <w:rPr>
          <w:rtl w:val="0"/>
        </w:rPr>
        <w:t xml:space="preserve"> -- IPP sends a detailed equipment data sheet with specifications, dimensions, condition report, and photographs.</w:t>
      </w:r>
    </w:p>
    <w:p w:rsidR="00000000" w:rsidDel="00000000" w:rsidP="00000000" w:rsidRDefault="00000000" w:rsidRPr="00000000" w14:paraId="0000009D">
      <w:pPr>
        <w:numPr>
          <w:ilvl w:val="0"/>
          <w:numId w:val="8"/>
        </w:numPr>
        <w:spacing w:after="0" w:afterAutospacing="0" w:before="0" w:beforeAutospacing="0" w:lineRule="auto"/>
        <w:ind w:left="720" w:hanging="360"/>
      </w:pPr>
      <w:r>
        <w:rPr>
          <w:b w:val="1"/>
          <w:bCs w:val="1"/>
          <w:rtl w:val="0"/>
        </w:rPr>
        <w:t xml:space="preserve">Inspect the Equipment</w:t>
      </w:r>
      <w:r>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9E">
      <w:pPr>
        <w:numPr>
          <w:ilvl w:val="0"/>
          <w:numId w:val="8"/>
        </w:numPr>
        <w:spacing w:after="0" w:afterAutospacing="0" w:before="0" w:beforeAutospacing="0" w:lineRule="auto"/>
        <w:ind w:left="720" w:hanging="360"/>
      </w:pPr>
      <w:r>
        <w:rPr>
          <w:b w:val="1"/>
          <w:bCs w:val="1"/>
          <w:rtl w:val="0"/>
        </w:rPr>
        <w:t xml:space="preserve">Refurbishment Options</w:t>
      </w:r>
      <w:r>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9F">
      <w:pPr>
        <w:numPr>
          <w:ilvl w:val="0"/>
          <w:numId w:val="8"/>
        </w:numPr>
        <w:spacing w:after="240" w:before="0" w:beforeAutospacing="0" w:lineRule="auto"/>
        <w:ind w:left="720" w:hanging="360"/>
      </w:pPr>
      <w:r>
        <w:rPr>
          <w:b w:val="1"/>
          <w:bCs w:val="1"/>
          <w:rtl w:val="0"/>
        </w:rPr>
        <w:t xml:space="preserve">Packaging &amp; Delivery</w:t>
      </w:r>
      <w:r>
        <w:rPr>
          <w:rtl w:val="0"/>
        </w:rPr>
        <w:t xml:space="preserve"> -- IPP coordinates packaging, crating, freight, and delivery to your plant site. Worldwide shipping from offices in 15 countries.</w:t>
      </w:r>
    </w:p>
    <w:p w:rsidR="00000000" w:rsidDel="00000000" w:rsidP="00000000" w:rsidRDefault="00000000" w:rsidRPr="00000000" w14:paraId="000000A0">
      <w:pPr>
        <w:rPr/>
      </w:pPr>
      <w:r>
        <w:pict>
          <v:rect style="width:0.0pt;height:1.5pt" o:hr="t" o:hrstd="t" o:hralign="center" fillcolor="#A0A0A0" stroked="f"/>
        </w:pict>
      </w:r>
      <w:r>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1m187idlcpfn" w:id="29"/>
      <w:bookmarkEnd w:id="29"/>
      <w:r>
        <w:rPr>
          <w:b w:val="1"/>
          <w:bCs w:val="1"/>
          <w:sz w:val="34"/>
          <w:szCs w:val="34"/>
          <w:rtl w:val="0"/>
        </w:rPr>
        <w:t xml:space="preserve">Industries That Buy Used Wyssmont Dryers</w:t>
      </w:r>
    </w:p>
    <w:p w:rsidR="00000000" w:rsidDel="00000000" w:rsidP="00000000" w:rsidRDefault="00000000" w:rsidRPr="00000000" w14:paraId="000000A2">
      <w:pPr>
        <w:spacing w:after="240" w:before="240" w:lineRule="auto"/>
        <w:rPr/>
      </w:pPr>
      <w:r>
        <w:rPr>
          <w:rtl w:val="0"/>
        </w:rPr>
        <w:t xml:space="preserve">IPP supplies used wyssmont dryers to manufacturers across multiple process industries worldwide.</w:t>
      </w:r>
    </w:p>
    <w:p w:rsidR="00000000" w:rsidDel="00000000" w:rsidP="00000000" w:rsidRDefault="00000000" w:rsidRPr="00000000" w14:paraId="000000A3">
      <w:pPr>
        <w:numPr>
          <w:ilvl w:val="0"/>
          <w:numId w:val="11"/>
        </w:numPr>
        <w:spacing w:after="0" w:afterAutospacing="0" w:before="240" w:lineRule="auto"/>
        <w:ind w:left="720" w:hanging="360"/>
      </w:pPr>
      <w:r>
        <w:rPr>
          <w:rtl w:val="0"/>
        </w:rPr>
        <w:t xml:space="preserve">Pharmaceutical</w:t>
      </w:r>
    </w:p>
    <w:p w:rsidR="00000000" w:rsidDel="00000000" w:rsidP="00000000" w:rsidRDefault="00000000" w:rsidRPr="00000000" w14:paraId="000000A4">
      <w:pPr>
        <w:numPr>
          <w:ilvl w:val="0"/>
          <w:numId w:val="11"/>
        </w:numPr>
        <w:spacing w:after="0" w:afterAutospacing="0" w:before="0" w:beforeAutospacing="0" w:lineRule="auto"/>
        <w:ind w:left="720" w:hanging="360"/>
      </w:pPr>
      <w:r>
        <w:rPr>
          <w:rtl w:val="0"/>
        </w:rPr>
        <w:t xml:space="preserve">Chemical Processing</w:t>
      </w:r>
    </w:p>
    <w:p w:rsidR="00000000" w:rsidDel="00000000" w:rsidP="00000000" w:rsidRDefault="00000000" w:rsidRPr="00000000" w14:paraId="000000A5">
      <w:pPr>
        <w:numPr>
          <w:ilvl w:val="0"/>
          <w:numId w:val="11"/>
        </w:numPr>
        <w:spacing w:after="0" w:afterAutospacing="0" w:before="0" w:beforeAutospacing="0" w:lineRule="auto"/>
        <w:ind w:left="720" w:hanging="360"/>
      </w:pPr>
      <w:r>
        <w:rPr>
          <w:rtl w:val="0"/>
        </w:rPr>
        <w:t xml:space="preserve">Food &amp; Beverage</w:t>
      </w:r>
    </w:p>
    <w:p w:rsidR="00000000" w:rsidDel="00000000" w:rsidP="00000000" w:rsidRDefault="00000000" w:rsidRPr="00000000" w14:paraId="000000A6">
      <w:pPr>
        <w:numPr>
          <w:ilvl w:val="0"/>
          <w:numId w:val="11"/>
        </w:numPr>
        <w:spacing w:after="0" w:afterAutospacing="0" w:before="0" w:beforeAutospacing="0" w:lineRule="auto"/>
        <w:ind w:left="720" w:hanging="360"/>
      </w:pPr>
      <w:r>
        <w:rPr>
          <w:rtl w:val="0"/>
        </w:rPr>
        <w:t xml:space="preserve">Biotechnology</w:t>
      </w:r>
    </w:p>
    <w:p w:rsidR="00000000" w:rsidDel="00000000" w:rsidP="00000000" w:rsidRDefault="00000000" w:rsidRPr="00000000" w14:paraId="000000A7">
      <w:pPr>
        <w:numPr>
          <w:ilvl w:val="0"/>
          <w:numId w:val="11"/>
        </w:numPr>
        <w:spacing w:after="0" w:afterAutospacing="0" w:before="0" w:beforeAutospacing="0" w:lineRule="auto"/>
        <w:ind w:left="720" w:hanging="360"/>
      </w:pPr>
      <w:r>
        <w:rPr>
          <w:rtl w:val="0"/>
        </w:rPr>
        <w:t xml:space="preserve">Agrochemicals</w:t>
      </w:r>
    </w:p>
    <w:p w:rsidR="00000000" w:rsidDel="00000000" w:rsidP="00000000" w:rsidRDefault="00000000" w:rsidRPr="00000000" w14:paraId="000000A8">
      <w:pPr>
        <w:numPr>
          <w:ilvl w:val="0"/>
          <w:numId w:val="11"/>
        </w:numPr>
        <w:spacing w:after="0" w:afterAutospacing="0" w:before="0" w:beforeAutospacing="0" w:lineRule="auto"/>
        <w:ind w:left="720" w:hanging="360"/>
      </w:pPr>
      <w:r>
        <w:rPr>
          <w:rtl w:val="0"/>
        </w:rPr>
        <w:t xml:space="preserve">Fine Chemicals</w:t>
      </w:r>
    </w:p>
    <w:p w:rsidR="00000000" w:rsidDel="00000000" w:rsidP="00000000" w:rsidRDefault="00000000" w:rsidRPr="00000000" w14:paraId="000000A9">
      <w:pPr>
        <w:numPr>
          <w:ilvl w:val="0"/>
          <w:numId w:val="11"/>
        </w:numPr>
        <w:spacing w:after="0" w:afterAutospacing="0" w:before="0" w:beforeAutospacing="0" w:lineRule="auto"/>
        <w:ind w:left="720" w:hanging="360"/>
      </w:pPr>
      <w:r>
        <w:rPr>
          <w:rtl w:val="0"/>
        </w:rPr>
        <w:t xml:space="preserve">Mining &amp; Minerals</w:t>
      </w:r>
    </w:p>
    <w:p w:rsidR="00000000" w:rsidDel="00000000" w:rsidP="00000000" w:rsidRDefault="00000000" w:rsidRPr="00000000" w14:paraId="000000AA">
      <w:pPr>
        <w:numPr>
          <w:ilvl w:val="0"/>
          <w:numId w:val="11"/>
        </w:numPr>
        <w:spacing w:after="240" w:before="0" w:beforeAutospacing="0" w:lineRule="auto"/>
        <w:ind w:left="720" w:hanging="360"/>
      </w:pPr>
      <w:r>
        <w:rPr>
          <w:rtl w:val="0"/>
        </w:rPr>
        <w:t xml:space="preserve">Cosmetics</w:t>
      </w:r>
    </w:p>
    <w:p w:rsidR="00000000" w:rsidDel="00000000" w:rsidP="00000000" w:rsidRDefault="00000000" w:rsidRPr="00000000" w14:paraId="000000AB">
      <w:pPr>
        <w:rPr/>
      </w:pPr>
      <w:r>
        <w:pict>
          <v:rect style="width:0.0pt;height:1.5pt" o:hr="t" o:hrstd="t" o:hralign="center" fillcolor="#A0A0A0" stroked="f"/>
        </w:pict>
      </w:r>
      <w:r>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e39c38efnj2i" w:id="30"/>
      <w:bookmarkEnd w:id="30"/>
      <w:r>
        <w:rPr>
          <w:b w:val="1"/>
          <w:bCs w:val="1"/>
          <w:sz w:val="34"/>
          <w:szCs w:val="34"/>
          <w:rtl w:val="0"/>
        </w:rPr>
        <w:t xml:space="preserve">Frequently Asked Questions About Buying Used Wyssmont Dryers</w:t>
      </w:r>
    </w:p>
    <w:p w:rsidR="00000000" w:rsidDel="00000000" w:rsidP="00000000" w:rsidRDefault="00000000" w:rsidRPr="00000000" w14:paraId="000000AD">
      <w:pPr>
        <w:spacing w:after="240" w:before="240" w:lineRule="auto"/>
        <w:rPr/>
      </w:pPr>
      <w:r>
        <w:rPr>
          <w:rtl w:val="0"/>
        </w:rPr>
        <w:t xml:space="preserve">Answers to the most common questions from procurement and operations teams evaluating used wyssmont dryers.</w:t>
      </w:r>
    </w:p>
    <w:p w:rsidR="00000000" w:rsidDel="00000000" w:rsidP="00000000" w:rsidRDefault="00000000" w:rsidRPr="00000000" w14:paraId="000000AE">
      <w:pPr>
        <w:spacing w:after="240" w:before="240" w:lineRule="auto"/>
        <w:rPr/>
      </w:pPr>
      <w:r>
        <w:rPr>
          <w:b w:val="1"/>
          <w:bCs w:val="1"/>
          <w:rtl w:val="0"/>
        </w:rPr>
        <w:t xml:space="preserve">Q: How many wyssmont dryers does IPP have in stock?</w:t>
        <w:br w:type="textWrapping"/>
      </w:r>
      <w:r>
        <w:rPr>
          <w:rtl w:val="0"/>
        </w:rPr>
        <w:t xml:space="preserve">A: IPP stocks wyssmont dryers from Krauss Maffei, Wyssmont and other manufacturers. Available in Stainless Steel 316L, Stainless Steel 316, Stainless Steel Other, Stainless Steel 304 construction. Browse the IMS inventory for current availability.</w:t>
      </w:r>
    </w:p>
    <w:p w:rsidR="00000000" w:rsidDel="00000000" w:rsidP="00000000" w:rsidRDefault="00000000" w:rsidRPr="00000000" w14:paraId="000000AF">
      <w:pPr>
        <w:spacing w:after="240" w:before="240" w:lineRule="auto"/>
        <w:rPr/>
      </w:pPr>
      <w:r>
        <w:rPr>
          <w:b w:val="1"/>
          <w:bCs w:val="1"/>
          <w:rtl w:val="0"/>
        </w:rPr>
        <w:t xml:space="preserve">Q: What condition grades are available for used wyssmont dryers?</w:t>
        <w:br w:type="textWrapping"/>
      </w:r>
      <w:r>
        <w:rPr>
          <w:rtl w:val="0"/>
        </w:rPr>
        <w:t xml:space="preserve">A: IPP stocks wyssmont dryers in multiple conditions: Used, Refurbished/Rebuilt. Browse the current inventory for available condition options.</w:t>
      </w:r>
    </w:p>
    <w:p w:rsidR="00000000" w:rsidDel="00000000" w:rsidP="00000000" w:rsidRDefault="00000000" w:rsidRPr="00000000" w14:paraId="000000B0">
      <w:pPr>
        <w:spacing w:after="240" w:before="240" w:lineRule="auto"/>
        <w:rPr/>
      </w:pPr>
      <w:r>
        <w:rPr>
          <w:b w:val="1"/>
          <w:bCs w:val="1"/>
          <w:rtl w:val="0"/>
        </w:rPr>
        <w:t xml:space="preserve">Q: Does IPP sell new wyssmont dryers as well as used?</w:t>
        <w:br w:type="textWrapping"/>
      </w:r>
      <w:r>
        <w:rPr>
          <w:rtl w:val="0"/>
        </w:rPr>
        <w:t xml:space="preserve">A: Yes. IPP stocks new wyssmont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B1">
      <w:pPr>
        <w:spacing w:after="240" w:before="240" w:lineRule="auto"/>
        <w:rPr/>
      </w:pPr>
      <w:r>
        <w:rPr>
          <w:b w:val="1"/>
          <w:bCs w:val="1"/>
          <w:rtl w:val="0"/>
        </w:rPr>
        <w:t xml:space="preserve">Q: What materials of construction are available?</w:t>
        <w:br w:type="textWrapping"/>
      </w:r>
      <w:r>
        <w:rPr>
          <w:rtl w:val="0"/>
        </w:rPr>
        <w:t xml:space="preserve">A: IPP stocks wyssmont dryers in Stainless Steel 316L, Stainless Steel 316, Stainless Steel Other, Stainless Steel 304 construction. Contact IPP to discuss material requirements for your application.</w:t>
      </w:r>
    </w:p>
    <w:p w:rsidR="00000000" w:rsidDel="00000000" w:rsidP="00000000" w:rsidRDefault="00000000" w:rsidRPr="00000000" w14:paraId="000000B2">
      <w:pPr>
        <w:spacing w:after="240" w:before="240" w:lineRule="auto"/>
        <w:rPr/>
      </w:pPr>
      <w:r>
        <w:rPr>
          <w:b w:val="1"/>
          <w:bCs w:val="1"/>
          <w:rtl w:val="0"/>
        </w:rPr>
        <w:t xml:space="preserve">Q: What manufacturers of wyssmont dryers does IPP stock?</w:t>
        <w:br w:type="textWrapping"/>
      </w:r>
      <w:r>
        <w:rPr>
          <w:rtl w:val="0"/>
        </w:rPr>
        <w:t xml:space="preserve">A: IPP stocks wyssmont dryers from Krauss Maffei, Wyssmont and other manufacturers. Browse the current inventory to see available manufacturers.</w:t>
      </w:r>
    </w:p>
    <w:p w:rsidR="00000000" w:rsidDel="00000000" w:rsidP="00000000" w:rsidRDefault="00000000" w:rsidRPr="00000000" w14:paraId="000000B3">
      <w:pPr>
        <w:spacing w:after="240" w:before="240" w:lineRule="auto"/>
        <w:rPr/>
      </w:pPr>
      <w:r>
        <w:rPr>
          <w:b w:val="1"/>
          <w:bCs w:val="1"/>
          <w:rtl w:val="0"/>
        </w:rPr>
        <w:t xml:space="preserve">Q: How much can I save buying used wyssmont dryers versus new?</w:t>
        <w:br w:type="textWrapping"/>
      </w:r>
      <w:r>
        <w:rPr>
          <w:rtl w:val="0"/>
        </w:rPr>
        <w:t xml:space="preserve">A: Buying used wyssmont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B4">
      <w:pPr>
        <w:spacing w:after="240" w:before="240" w:lineRule="auto"/>
        <w:rPr/>
      </w:pPr>
      <w:r>
        <w:rPr>
          <w:b w:val="1"/>
          <w:bCs w:val="1"/>
          <w:rtl w:val="0"/>
        </w:rPr>
        <w:t xml:space="preserve">Q: How long does it take to receive wyssmont dryers from IPP?</w:t>
        <w:br w:type="textWrapping"/>
      </w:r>
      <w:r>
        <w:rPr>
          <w:rtl w:val="0"/>
        </w:rPr>
        <w:t xml:space="preserve">A: In-stock wyssmont dryers are ready to ship. IPP's GPS subsidiary provides new custom fabricated equipment with 12–16 week average delivery. IPP ships from offices in 15 countries worldwide.</w:t>
      </w:r>
    </w:p>
    <w:p w:rsidR="00000000" w:rsidDel="00000000" w:rsidP="00000000" w:rsidRDefault="00000000" w:rsidRPr="00000000" w14:paraId="000000B5">
      <w:pPr>
        <w:spacing w:after="240" w:before="240" w:lineRule="auto"/>
        <w:rPr/>
      </w:pPr>
      <w:r>
        <w:rPr>
          <w:b w:val="1"/>
          <w:bCs w:val="1"/>
          <w:rtl w:val="0"/>
        </w:rPr>
        <w:t xml:space="preserve">Q: Does IPP handle shipping and freight?</w:t>
        <w:br w:type="textWrapping"/>
      </w:r>
      <w:r>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B6">
      <w:pPr>
        <w:rPr/>
      </w:pPr>
      <w:r>
        <w:pict>
          <v:rect style="width:0.0pt;height:1.5pt" o:hr="t" o:hrstd="t" o:hralign="center" fillcolor="#A0A0A0" stroked="f"/>
        </w:pict>
      </w:r>
      <w:r>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jyfc2kuij0v" w:id="31"/>
      <w:bookmarkEnd w:id="31"/>
      <w:r>
        <w:rPr>
          <w:b w:val="1"/>
          <w:bCs w:val="1"/>
          <w:sz w:val="34"/>
          <w:szCs w:val="34"/>
          <w:rtl w:val="0"/>
        </w:rPr>
        <w:t xml:space="preserve">Other Equipment Types from IPP</w:t>
      </w:r>
    </w:p>
    <w:p w:rsidR="00000000" w:rsidDel="00000000" w:rsidP="00000000" w:rsidRDefault="00000000" w:rsidRPr="00000000" w14:paraId="000000B8">
      <w:pPr>
        <w:spacing w:after="240" w:before="240" w:lineRule="auto"/>
        <w:rPr/>
      </w:pPr>
      <w:r>
        <w:rPr>
          <w:rtl w:val="0"/>
        </w:rPr>
        <w:t xml:space="preserve">In addition to wyssmont dryers, IPP stocks equipment across multiple categories for complete process solutions.</w:t>
      </w:r>
    </w:p>
    <w:p w:rsidR="00000000" w:rsidDel="00000000" w:rsidP="00000000" w:rsidRDefault="00000000" w:rsidRPr="00000000" w14:paraId="000000B9">
      <w:pPr>
        <w:numPr>
          <w:ilvl w:val="0"/>
          <w:numId w:val="6"/>
        </w:numPr>
        <w:spacing w:after="0" w:afterAutospacing="0" w:before="240" w:lineRule="auto"/>
        <w:ind w:left="720" w:hanging="360"/>
      </w:pPr>
      <w:hyperlink r:id="rId58">
        <w:r>
          <w:rPr>
            <w:color w:val="1155cc"/>
            <w:u w:val="single"/>
            <w:rtl w:val="0"/>
          </w:rPr>
          <w:t xml:space="preserve">Filters</w:t>
        </w:r>
      </w:hyperlink>
      <w:r>
        <w:rPr>
          <w:rtl w:val="0"/>
        </w:rPr>
      </w:r>
    </w:p>
    <w:p w:rsidR="00000000" w:rsidDel="00000000" w:rsidP="00000000" w:rsidRDefault="00000000" w:rsidRPr="00000000" w14:paraId="000000BA">
      <w:pPr>
        <w:numPr>
          <w:ilvl w:val="0"/>
          <w:numId w:val="6"/>
        </w:numPr>
        <w:spacing w:after="0" w:afterAutospacing="0" w:before="0" w:beforeAutospacing="0" w:lineRule="auto"/>
        <w:ind w:left="720" w:hanging="360"/>
      </w:pPr>
      <w:hyperlink r:id="rId59">
        <w:r>
          <w:rPr>
            <w:color w:val="1155cc"/>
            <w:u w:val="single"/>
            <w:rtl w:val="0"/>
          </w:rPr>
          <w:t xml:space="preserve">Centrifuges</w:t>
        </w:r>
      </w:hyperlink>
      <w:r>
        <w:rPr>
          <w:rtl w:val="0"/>
        </w:rPr>
      </w:r>
    </w:p>
    <w:p w:rsidR="00000000" w:rsidDel="00000000" w:rsidP="00000000" w:rsidRDefault="00000000" w:rsidRPr="00000000" w14:paraId="000000BB">
      <w:pPr>
        <w:numPr>
          <w:ilvl w:val="0"/>
          <w:numId w:val="6"/>
        </w:numPr>
        <w:spacing w:after="240" w:before="0" w:beforeAutospacing="0" w:lineRule="auto"/>
        <w:ind w:left="720" w:hanging="360"/>
      </w:pPr>
      <w:hyperlink r:id="rId60">
        <w:r>
          <w:rPr>
            <w:color w:val="1155cc"/>
            <w:u w:val="single"/>
            <w:rtl w:val="0"/>
          </w:rPr>
          <w:t xml:space="preserve">Heat Exchangers</w:t>
        </w:r>
      </w:hyperlink>
      <w:r>
        <w:rPr>
          <w:rtl w:val="0"/>
        </w:rPr>
      </w:r>
    </w:p>
    <w:p w:rsidR="00000000" w:rsidDel="00000000" w:rsidP="00000000" w:rsidRDefault="00000000" w:rsidRPr="00000000" w14:paraId="000000BC">
      <w:pPr>
        <w:rPr/>
      </w:pPr>
      <w:r>
        <w:pict>
          <v:rect style="width:0.0pt;height:1.5pt" o:hr="t" o:hrstd="t" o:hralign="center" fillcolor="#A0A0A0" stroked="f"/>
        </w:pict>
      </w:r>
      <w:r>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6kl7cju5xtj" w:id="32"/>
      <w:bookmarkEnd w:id="32"/>
      <w:r>
        <w:rPr>
          <w:b w:val="1"/>
          <w:bCs w:val="1"/>
          <w:color w:val="000000"/>
          <w:sz w:val="26"/>
          <w:szCs w:val="26"/>
          <w:rtl w:val="0"/>
        </w:rPr>
        <w:t xml:space="preserve">Looking for New Wyssmont Dryers?</w:t>
      </w:r>
    </w:p>
    <w:p w:rsidR="00000000" w:rsidDel="00000000" w:rsidP="00000000" w:rsidRDefault="00000000" w:rsidRPr="00000000" w14:paraId="000000BE">
      <w:pPr>
        <w:spacing w:after="240" w:before="240" w:lineRule="auto"/>
        <w:rPr/>
      </w:pPr>
      <w:r>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BF">
      <w:pPr>
        <w:spacing w:after="240" w:before="240" w:lineRule="auto"/>
        <w:rPr>
          <w:color w:val="1155cc"/>
          <w:u w:val="single"/>
        </w:rPr>
      </w:pPr>
      <w:hyperlink r:id="rId61">
        <w:r>
          <w:rPr>
            <w:color w:val="1155cc"/>
            <w:u w:val="single"/>
            <w:rtl w:val="0"/>
          </w:rPr>
          <w:t xml:space="preserve">Ask About New Equipment</w:t>
        </w:r>
      </w:hyperlink>
      <w:r>
        <w:rPr>
          <w:rtl w:val="0"/>
        </w:rPr>
      </w:r>
    </w:p>
    <w:p w:rsidR="00000000" w:rsidDel="00000000" w:rsidP="00000000" w:rsidRDefault="00000000" w:rsidRPr="00000000" w14:paraId="000000C0">
      <w:pPr>
        <w:rPr/>
      </w:pPr>
      <w:r>
        <w:pict>
          <v:rect style="width:0.0pt;height:1.5pt" o:hr="t" o:hrstd="t" o:hralign="center" fillcolor="#A0A0A0" stroked="f"/>
        </w:pict>
      </w:r>
      <w:r>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zhs3a6aj4q4c" w:id="33"/>
      <w:bookmarkEnd w:id="33"/>
      <w:r>
        <w:rPr>
          <w:b w:val="1"/>
          <w:bCs w:val="1"/>
          <w:sz w:val="34"/>
          <w:szCs w:val="34"/>
          <w:rtl w:val="0"/>
        </w:rPr>
        <w:t xml:space="preserve">Ready to Buy Wyssmont Dryers?</w:t>
      </w:r>
    </w:p>
    <w:p w:rsidR="00000000" w:rsidDel="00000000" w:rsidP="00000000" w:rsidRDefault="00000000" w:rsidRPr="00000000" w14:paraId="000000C2">
      <w:pPr>
        <w:spacing w:after="240" w:before="240" w:lineRule="auto"/>
        <w:rPr/>
      </w:pPr>
      <w:r>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C3">
      <w:pPr>
        <w:spacing w:after="240" w:before="240" w:lineRule="auto"/>
        <w:rPr>
          <w:color w:val="1155cc"/>
          <w:u w:val="single"/>
        </w:rPr>
      </w:pPr>
      <w:hyperlink r:id="rId62">
        <w:r>
          <w:rPr>
            <w:color w:val="1155cc"/>
            <w:u w:val="single"/>
            <w:rtl w:val="0"/>
          </w:rPr>
          <w:t xml:space="preserve">Talk to an Expert</w:t>
        </w:r>
      </w:hyperlink>
      <w:r>
        <w:rPr>
          <w:rtl w:val="0"/>
        </w:rPr>
        <w:t xml:space="preserve"> |</w:t>
      </w:r>
      <w:hyperlink r:id="rId63">
        <w:r>
          <w:rPr>
            <w:rtl w:val="0"/>
          </w:rPr>
          <w:t xml:space="preserve"> </w:t>
        </w:r>
      </w:hyperlink>
      <w:hyperlink r:id="rId64">
        <w:r>
          <w:rPr>
            <w:color w:val="1155cc"/>
            <w:u w:val="single"/>
            <w:rtl w:val="0"/>
          </w:rPr>
          <w:t xml:space="preserve">Search Inventory</w:t>
        </w:r>
      </w:hyperlink>
      <w:r>
        <w:rPr>
          <w:rtl w:val="0"/>
        </w:rPr>
      </w:r>
    </w:p>
    <w:p w:rsidR="00000000" w:rsidDel="00000000" w:rsidP="00000000" w:rsidRDefault="00000000" w:rsidRPr="00000000" w14:paraId="000000C4">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8:32:46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"Type" after Wyssmont on every reference this page. Wyssmont is also a Brand.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204573" TargetMode="External"/><Relationship Id="rId41" Type="http://schemas.openxmlformats.org/officeDocument/2006/relationships/hyperlink" Target="https://ims.internationalprocessplants.com/inventory/equipment/detail/204573"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246765" TargetMode="External"/><Relationship Id="rId46" Type="http://schemas.openxmlformats.org/officeDocument/2006/relationships/hyperlink" Target="https://ims.internationalprocessplants.com/inventory/equipment/detail/246765" TargetMode="External"/><Relationship Id="rId45" Type="http://schemas.openxmlformats.org/officeDocument/2006/relationships/hyperlink" Target="https://ims.internationalprocessplants.com/inventory/equipment/detail/24676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wyssmont-dryer"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704709" TargetMode="External"/><Relationship Id="rId49" Type="http://schemas.openxmlformats.org/officeDocument/2006/relationships/hyperlink" Target="https://ims.internationalprocessplants.com/inventory/equipment/detail/70470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wyssmont-dryer" TargetMode="External"/><Relationship Id="rId31" Type="http://schemas.openxmlformats.org/officeDocument/2006/relationships/hyperlink" Target="https://ims.internationalprocessplants.com/inventory/equipment/detail/39544"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wyssmont-dryer" TargetMode="External"/><Relationship Id="rId32" Type="http://schemas.openxmlformats.org/officeDocument/2006/relationships/hyperlink" Target="https://ims.internationalprocessplants.com/inventory/equipment/detail/39544" TargetMode="External"/><Relationship Id="rId35"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46765" TargetMode="External"/><Relationship Id="rId37" Type="http://schemas.openxmlformats.org/officeDocument/2006/relationships/hyperlink" Target="https://ims.internationalprocessplants.com/inventory/equipment/detail/246765" TargetMode="External"/><Relationship Id="rId36" Type="http://schemas.openxmlformats.org/officeDocument/2006/relationships/hyperlink" Target="https://ims.internationalprocessplants.com/inventory/equipment/detail/246765" TargetMode="External"/><Relationship Id="rId39" Type="http://schemas.openxmlformats.org/officeDocument/2006/relationships/hyperlink" Target="https://ims.internationalprocessplants.com/inventory/equipment/detail/204573" TargetMode="External"/><Relationship Id="rId38" Type="http://schemas.openxmlformats.org/officeDocument/2006/relationships/hyperlink" Target="https://ims.internationalprocessplants.com/inventory/equipment/wyssmont-dryer" TargetMode="External"/><Relationship Id="rId62" Type="http://schemas.openxmlformats.org/officeDocument/2006/relationships/hyperlink" Target="https://markdowntotext.com/contact/" TargetMode="External"/><Relationship Id="rId61" Type="http://schemas.openxmlformats.org/officeDocument/2006/relationships/hyperlink" Target="https://markdowntotext.com/contact/" TargetMode="External"/><Relationship Id="rId20" Type="http://schemas.openxmlformats.org/officeDocument/2006/relationships/hyperlink" Target="https://ims.internationalprocessplants.com/inventory/equipment/wyssmont-dryer" TargetMode="External"/><Relationship Id="rId64" Type="http://schemas.openxmlformats.org/officeDocument/2006/relationships/hyperlink" Target="https://ims.internationalprocessplants.com/inventory/equipment/wyssmont-dryer" TargetMode="External"/><Relationship Id="rId63" Type="http://schemas.openxmlformats.org/officeDocument/2006/relationships/hyperlink" Target="https://ims.internationalprocessplants.com/inventory/equipment/wyssmont-dryer"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204573" TargetMode="External"/><Relationship Id="rId24" Type="http://schemas.openxmlformats.org/officeDocument/2006/relationships/hyperlink" Target="https://ims.internationalprocessplants.com/inventory/equipment/detail/204573" TargetMode="External"/><Relationship Id="rId23" Type="http://schemas.openxmlformats.org/officeDocument/2006/relationships/hyperlink" Target="https://ims.internationalprocessplants.com/inventory/equipment/detail/204573" TargetMode="External"/><Relationship Id="rId60" Type="http://schemas.openxmlformats.org/officeDocument/2006/relationships/hyperlink" Target="https://markdowntotext.com/equipment/heat-exchanger/shell-and-tube/"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46422" TargetMode="External"/><Relationship Id="rId28" Type="http://schemas.openxmlformats.org/officeDocument/2006/relationships/hyperlink" Target="https://ims.internationalprocessplants.com/inventory/equipment/detail/246422" TargetMode="External"/><Relationship Id="rId27" Type="http://schemas.openxmlformats.org/officeDocument/2006/relationships/hyperlink" Target="https://ims.internationalprocessplants.com/inventory/equipment/detail/246422" TargetMode="External"/><Relationship Id="rId29" Type="http://schemas.openxmlformats.org/officeDocument/2006/relationships/hyperlink" Target="https://ims.internationalprocessplants.com/inventory/equipment/detail/39544" TargetMode="External"/><Relationship Id="rId51" Type="http://schemas.openxmlformats.org/officeDocument/2006/relationships/hyperlink" Target="https://ims.internationalprocessplants.com/inventory/equipment/wyssmont-dryer" TargetMode="External"/><Relationship Id="rId50" Type="http://schemas.openxmlformats.org/officeDocument/2006/relationships/hyperlink" Target="https://ims.internationalprocessplants.com/inventory/equipment/detail/704709"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89433" TargetMode="External"/><Relationship Id="rId11" Type="http://schemas.openxmlformats.org/officeDocument/2006/relationships/hyperlink" Target="https://ims.internationalprocessplants.com/inventory/equipment/detail/246422" TargetMode="External"/><Relationship Id="rId55" Type="http://schemas.openxmlformats.org/officeDocument/2006/relationships/hyperlink" Target="https://ims.internationalprocessplants.com/inventory/equipment/detail/89433" TargetMode="External"/><Relationship Id="rId10" Type="http://schemas.openxmlformats.org/officeDocument/2006/relationships/hyperlink" Target="https://ims.internationalprocessplants.com/inventory/equipment/detail/246765" TargetMode="External"/><Relationship Id="rId54" Type="http://schemas.openxmlformats.org/officeDocument/2006/relationships/hyperlink" Target="https://ims.internationalprocessplants.com/inventory/equipment/detail/89433" TargetMode="External"/><Relationship Id="rId13" Type="http://schemas.openxmlformats.org/officeDocument/2006/relationships/hyperlink" Target="https://markdowntotext.com/contact/" TargetMode="External"/><Relationship Id="rId57"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6765" TargetMode="External"/><Relationship Id="rId56" Type="http://schemas.openxmlformats.org/officeDocument/2006/relationships/hyperlink" Target="https://ims.internationalprocessplants.com/inventory/equipment/wyssmont-dryer" TargetMode="External"/><Relationship Id="rId15" Type="http://schemas.openxmlformats.org/officeDocument/2006/relationships/hyperlink" Target="https://ims.internationalprocessplants.com/inventory/equipment/detail/246765" TargetMode="External"/><Relationship Id="rId59" Type="http://schemas.openxmlformats.org/officeDocument/2006/relationships/hyperlink" Target="https://markdowntotext.com/equipment/centrifuge/" TargetMode="External"/><Relationship Id="rId14" Type="http://schemas.openxmlformats.org/officeDocument/2006/relationships/hyperlink" Target="https://ims.internationalprocessplants.com/inventory/equipment/detail/246765" TargetMode="External"/><Relationship Id="rId58" Type="http://schemas.openxmlformats.org/officeDocument/2006/relationships/hyperlink" Target="https://markdowntotext.com/equipment/filter/"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46422" TargetMode="External"/><Relationship Id="rId19" Type="http://schemas.openxmlformats.org/officeDocument/2006/relationships/hyperlink" Target="https://ims.internationalprocessplants.com/inventory/equipment/detail/246422" TargetMode="External"/><Relationship Id="rId18" Type="http://schemas.openxmlformats.org/officeDocument/2006/relationships/hyperlink" Target="https://ims.internationalprocessplants.com/inventory/equipment/detail/2464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