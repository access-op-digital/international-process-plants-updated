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w:pPr>
        <w:pBdr>
          <w:top w:val="single" w:sz="12" w:space="4" w:color="2E75B6"/>
          <w:left w:val="single" w:sz="12" w:space="4" w:color="2E75B6"/>
          <w:bottom w:val="single" w:sz="12" w:space="4" w:color="2E75B6"/>
          <w:right w:val="single" w:sz="12" w:space="4" w:color="2E75B6"/>
        </w:pBdr>
        <w:shd w:val="clear" w:color="auto" w:fill="F2F2F2"/>
      </w:pPr>
      <w:r>
        <w:rPr>
          <w:b/>
          <w:sz w:val="24"/>
        </w:rPr>
        <w:t xml:space="preserve">How to read this document:</w:t>
      </w:r>
    </w:p>
    <w:p xmlns:w="http://schemas.openxmlformats.org/wordprocessingml/2006/main">
      <w:pPr>
        <w:shd w:val="clear" w:color="auto" w:fill="F2F2F2"/>
      </w:pPr>
      <w:r>
        <w:rPr>
          <w:sz w:val="22"/>
        </w:rPr>
        <w:t xml:space="preserve">Scott, your comments and suggested edits are preserved exactly as you left them. Beside each one, we have added a pair of labeled notes showing what the dev team changed on the live page:</w:t>
      </w:r>
    </w:p>
    <w:p xmlns:w="http://schemas.openxmlformats.org/wordprocessingml/2006/main">
      <w:pPr>
        <w:shd w:val="clear" w:color="auto" w:fill="F2F2F2"/>
        <w:ind w:left="360"/>
      </w:pPr>
      <w:r>
        <w:rPr>
          <w:b/>
          <w:sz w:val="22"/>
        </w:rPr>
        <w:t xml:space="preserve">BEFORE: </w:t>
      </w:r>
      <w:r>
        <w:rPr>
          <w:sz w:val="22"/>
          <w:highlight w:val="yellow"/>
          <w:strike/>
        </w:rPr>
        <w:t xml:space="preserve">what was on the page before (yellow, struck-through)</w:t>
      </w:r>
    </w:p>
    <w:p xmlns:w="http://schemas.openxmlformats.org/wordprocessingml/2006/main">
      <w:pPr>
        <w:shd w:val="clear" w:color="auto" w:fill="F2F2F2"/>
        <w:ind w:left="360"/>
      </w:pPr>
      <w:r>
        <w:rPr>
          <w:b/>
          <w:sz w:val="22"/>
        </w:rPr>
        <w:t xml:space="preserve">AFTER: </w:t>
      </w:r>
      <w:r>
        <w:rPr>
          <w:sz w:val="22"/>
          <w:highlight w:val="green"/>
        </w:rPr>
        <w:t xml:space="preserve">what is on the live page now (green)</w:t>
      </w:r>
    </w:p>
    <w:p xmlns:w="http://schemas.openxmlformats.org/wordprocessingml/2006/main"/>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ywhv711oyjp" w:id="0"/>
      <w:bookmarkEnd w:id="0"/>
      <w:r>
        <w:rPr>
          <w:b w:val="1"/>
          <w:bCs w:val="1"/>
          <w:sz w:val="46"/>
          <w:szCs w:val="46"/>
          <w:rtl w:val="0"/>
        </w:rPr>
        <w:t xml:space="preserve">Buy Used Glass Lined Pro-Rings for Sale</w:t>
      </w:r>
    </w:p>
    <w:p w:rsidR="00000000" w:rsidDel="00000000" w:rsidP="00000000" w:rsidRDefault="00000000" w:rsidRPr="00000000" w14:paraId="00000002">
      <w:pPr>
        <w:spacing w:after="240" w:before="240" w:lineRule="auto"/>
        <w:rPr/>
      </w:pPr>
      <w:r>
        <w:rPr>
          <w:rtl w:val="0"/>
        </w:rPr>
        <w:t xml:space="preserve">Buying used glass lined pro-rings through International Process Plants gives pharmaceutical, chemical, agrochemical, and specialty manufacturers access to protective rings that shield reactor nozzle flanges from corrosion, mechanical damage, and product build-up from Pfaudler, De Dietrich, 3V Tech, UGE, and other OEM manufacturers.</w:t>
      </w:r>
    </w:p>
    <w:p w:rsidR="00000000" w:rsidDel="00000000" w:rsidP="00000000" w:rsidRDefault="00000000" w:rsidRPr="00000000" w14:paraId="00000003">
      <w:pPr>
        <w:spacing w:after="240" w:before="240" w:lineRule="auto"/>
        <w:rPr/>
      </w:pPr>
      <w:r>
        <w:rPr>
          <w:rtl w:val="0"/>
        </w:rPr>
        <w:t xml:space="preserve">Materials of construction include Glasslined, Hastelloy - C276, and Teflon. Diameters range from 101.6 mm (4 in) to 991 mm (39 in). Hinge configurations include Pfaudler Two Hole, Pfaudler Single Hole, Pro Ring Standard-Single Hole, Pro Ring Spring Assist, and DeDeitrich styles.</w:t>
      </w:r>
    </w:p>
    <w:p w:rsidR="00000000" w:rsidDel="00000000" w:rsidP="00000000" w:rsidRDefault="00000000" w:rsidRPr="00000000" w14:paraId="00000004">
      <w:pPr>
        <w:spacing w:after="240" w:before="240" w:lineRule="auto"/>
        <w:rPr/>
      </w:pPr>
      <w:r>
        <w:rPr>
          <w:rtl w:val="0"/>
        </w:rPr>
        <w:t xml:space="preserve">Condition options include re-glassed, used, unused, new, </w:t>
      </w:r>
      <w:del w:author="Scott Phillips" w:id="0" w:date="2026-04-22T14:58:55Z">
        <w:r>
          <w:rPr>
            <w:rtl w:val="0"/>
          </w:rPr>
          <w:delText xml:space="preserve">and needs-reglass </w:delText>
        </w:r>
      </w:del>
      <w:r>
        <w:rPr>
          <w:rtl w:val="0"/>
        </w:rPr>
        <w:t xml:space="preserve">stock. Buying used glass lined pro-rings from IPP can save up to 50% of capital and 90% of lead time versus buying new.</w:t>
      </w:r>
    </w:p>
    <w:p xmlns:w="http://schemas.openxmlformats.org/wordprocessingml/2006/main">
      <w:pPr>
        <w:ind w:left="720"/>
      </w:pPr>
      <w:r>
        <w:rPr>
          <w:b/>
          <w:sz w:val="20"/>
        </w:rPr>
        <w:t xml:space="preserve">BEFORE: </w:t>
      </w:r>
      <w:r>
        <w:rPr>
          <w:sz w:val="20"/>
          <w:highlight w:val="yellow"/>
          <w:strike/>
        </w:rPr>
        <w:t xml:space="preserve">Condition list included "and Needs Reglass".</w:t>
      </w:r>
    </w:p>
    <w:p xmlns:w="http://schemas.openxmlformats.org/wordprocessingml/2006/main">
      <w:pPr>
        <w:ind w:left="720"/>
      </w:pPr>
      <w:r>
        <w:rPr>
          <w:b/>
          <w:sz w:val="20"/>
        </w:rPr>
        <w:t xml:space="preserve">AFTER: </w:t>
      </w:r>
      <w:r>
        <w:rPr>
          <w:sz w:val="20"/>
          <w:highlight w:val="green"/>
        </w:rPr>
        <w:t xml:space="preserve">"Needs Reglass" condition removed from Glass Lined Pro-Ring live page as requested.</w:t>
      </w:r>
    </w:p>
    <w:p w:rsidR="00000000" w:rsidDel="00000000" w:rsidP="00000000" w:rsidRDefault="00000000" w:rsidRPr="00000000" w14:paraId="00000005">
      <w:pPr>
        <w:spacing w:after="240" w:before="240" w:lineRule="auto"/>
        <w:rPr>
          <w:color w:val="1155cc"/>
          <w:u w:val="single"/>
        </w:rPr>
      </w:pPr>
      <w:hyperlink r:id="rId7">
        <w:r>
          <w:rPr>
            <w:color w:val="1155cc"/>
            <w:u w:val="single"/>
            <w:rtl w:val="0"/>
          </w:rPr>
          <w:t xml:space="preserve">Request a Quote</w:t>
        </w:r>
      </w:hyperlink>
      <w:r>
        <w:rPr>
          <w:rtl w:val="0"/>
        </w:rPr>
        <w:t xml:space="preserve"> |</w:t>
      </w:r>
      <w:hyperlink r:id="rId8">
        <w:r>
          <w:rPr>
            <w:rtl w:val="0"/>
          </w:rPr>
          <w:t xml:space="preserve"> </w:t>
        </w:r>
      </w:hyperlink>
      <w:hyperlink r:id="rId9">
        <w:r>
          <w:rPr>
            <w:color w:val="1155cc"/>
            <w:u w:val="single"/>
            <w:rtl w:val="0"/>
          </w:rPr>
          <w:t xml:space="preserve">Search Inventory</w:t>
        </w:r>
      </w:hyperlink>
      <w:r>
        <w:rPr>
          <w:rtl w:val="0"/>
        </w:rPr>
      </w:r>
    </w:p>
    <w:p w:rsidR="00000000" w:rsidDel="00000000" w:rsidP="00000000" w:rsidRDefault="00000000" w:rsidRPr="00000000" w14:paraId="00000006">
      <w:pPr>
        <w:spacing w:after="240" w:before="240" w:lineRule="auto"/>
        <w:rPr/>
      </w:pPr>
      <w:r>
        <w:rPr>
          <w:b w:val="1"/>
          <w:bCs w:val="1"/>
          <w:rtl w:val="0"/>
        </w:rPr>
        <w:t xml:space="preserve">Quick Stats:</w:t>
      </w:r>
      <w:r>
        <w:rPr>
          <w:rtl w:val="0"/>
        </w:rPr>
        <w:t xml:space="preserve"> 270+ Pro-Rings in Stock | 1980 Established Since | 15 Countries with Offices</w:t>
      </w:r>
    </w:p>
    <w:p w:rsidR="00000000" w:rsidDel="00000000" w:rsidP="00000000" w:rsidRDefault="00000000" w:rsidRPr="00000000" w14:paraId="00000007">
      <w:pPr>
        <w:spacing w:after="240" w:before="240" w:lineRule="auto"/>
        <w:rPr>
          <w:b w:val="1"/>
          <w:bCs w:val="1"/>
        </w:rPr>
      </w:pPr>
      <w:r>
        <w:rPr>
          <w:b w:val="1"/>
          <w:bCs w:val="1"/>
          <w:rtl w:val="0"/>
        </w:rPr>
        <w:t xml:space="preserve">Featured Equipment:</w:t>
      </w:r>
    </w:p>
    <w:p w:rsidR="00000000" w:rsidDel="00000000" w:rsidP="00000000" w:rsidRDefault="00000000" w:rsidRPr="00000000" w14:paraId="00000008">
      <w:pPr>
        <w:numPr>
          <w:ilvl w:val="0"/>
          <w:numId w:val="18"/>
        </w:numPr>
        <w:spacing w:after="0" w:afterAutospacing="0" w:before="240" w:lineRule="auto"/>
        <w:ind w:left="720" w:hanging="360"/>
      </w:pPr>
      <w:hyperlink r:id="rId10">
        <w:r>
          <w:rPr>
            <w:color w:val="1155cc"/>
            <w:u w:val="single"/>
            <w:rtl w:val="0"/>
          </w:rPr>
          <w:t xml:space="preserve">Pfaudler Glasslined — 355.6 mm (14 in) -- Re-glassed · Pfaudler Two Hole hinge</w:t>
        </w:r>
      </w:hyperlink>
      <w:r>
        <w:rPr>
          <w:rtl w:val="0"/>
        </w:rPr>
      </w:r>
    </w:p>
    <w:p w:rsidR="00000000" w:rsidDel="00000000" w:rsidP="00000000" w:rsidRDefault="00000000" w:rsidRPr="00000000" w14:paraId="00000009">
      <w:pPr>
        <w:numPr>
          <w:ilvl w:val="0"/>
          <w:numId w:val="18"/>
        </w:numPr>
        <w:spacing w:after="0" w:afterAutospacing="0" w:before="0" w:beforeAutospacing="0" w:lineRule="auto"/>
        <w:ind w:left="720" w:hanging="360"/>
      </w:pPr>
      <w:hyperlink r:id="rId11">
        <w:r>
          <w:rPr>
            <w:color w:val="1155cc"/>
            <w:u w:val="single"/>
            <w:rtl w:val="0"/>
          </w:rPr>
          <w:t xml:space="preserve">DeDietrich Teflon — 355.6 mm (14 in) -- Unused · DeDeitrich hinge</w:t>
        </w:r>
      </w:hyperlink>
      <w:r>
        <w:rPr>
          <w:rtl w:val="0"/>
        </w:rPr>
      </w:r>
    </w:p>
    <w:p w:rsidR="00000000" w:rsidDel="00000000" w:rsidP="00000000" w:rsidRDefault="00000000" w:rsidRPr="00000000" w14:paraId="0000000A">
      <w:pPr>
        <w:numPr>
          <w:ilvl w:val="0"/>
          <w:numId w:val="18"/>
        </w:numPr>
        <w:spacing w:after="240" w:before="0" w:beforeAutospacing="0" w:lineRule="auto"/>
        <w:ind w:left="720" w:hanging="360"/>
      </w:pPr>
      <w:hyperlink r:id="rId12">
        <w:r>
          <w:rPr>
            <w:color w:val="1155cc"/>
            <w:u w:val="single"/>
            <w:rtl w:val="0"/>
          </w:rPr>
          <w:t xml:space="preserve">Pfaudler Hastelloy C-276 — 355.6 mm (14 in) -- Used · Spring-assist hinge</w:t>
        </w:r>
      </w:hyperlink>
      <w:r>
        <w:rPr>
          <w:rtl w:val="0"/>
        </w:rPr>
      </w:r>
    </w:p>
    <w:p w:rsidR="00000000" w:rsidDel="00000000" w:rsidP="00000000" w:rsidRDefault="00000000" w:rsidRPr="00000000" w14:paraId="0000000B">
      <w:pPr>
        <w:rPr/>
      </w:pPr>
      <w:r>
        <w:pict>
          <v:rect style="width:0.0pt;height:1.5pt" o:hr="t" o:hrstd="t" o:hralign="center" fillcolor="#A0A0A0" stroked="f"/>
        </w:pict>
      </w:r>
      <w:r>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0id4dh71qnp" w:id="1"/>
      <w:bookmarkEnd w:id="1"/>
      <w:r>
        <w:rPr>
          <w:b w:val="1"/>
          <w:bCs w:val="1"/>
          <w:sz w:val="34"/>
          <w:szCs w:val="34"/>
          <w:rtl w:val="0"/>
        </w:rPr>
        <w:t xml:space="preserve">Buy Used Glass Lined Pro-Rings by Material</w:t>
      </w:r>
    </w:p>
    <w:p w:rsidR="00000000" w:rsidDel="00000000" w:rsidP="00000000" w:rsidRDefault="00000000" w:rsidRPr="00000000" w14:paraId="0000000D">
      <w:pPr>
        <w:spacing w:after="240" w:before="240" w:lineRule="auto"/>
        <w:rPr/>
      </w:pPr>
      <w:r>
        <w:rPr>
          <w:rtl w:val="0"/>
        </w:rPr>
        <w:t xml:space="preserve">IPP stocks glass lined pro-rings in Glasslined, Hastelloy - C276, and Teflon construction. Choose the material that matches your process compatibility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5iey0714n16" w:id="2"/>
      <w:bookmarkEnd w:id="2"/>
      <w:r>
        <w:rPr>
          <w:b w:val="1"/>
          <w:bCs w:val="1"/>
          <w:color w:val="000000"/>
          <w:sz w:val="26"/>
          <w:szCs w:val="26"/>
          <w:rtl w:val="0"/>
        </w:rPr>
        <w:t xml:space="preserve">Buy Used Glasslined Pro-Rings for Sale</w:t>
      </w:r>
    </w:p>
    <w:p w:rsidR="00000000" w:rsidDel="00000000" w:rsidP="00000000" w:rsidRDefault="00000000" w:rsidRPr="00000000" w14:paraId="0000000F">
      <w:pPr>
        <w:spacing w:after="240" w:before="240" w:lineRule="auto"/>
        <w:rPr/>
      </w:pPr>
      <w:r>
        <w:rPr>
          <w:rtl w:val="0"/>
        </w:rPr>
        <w:t xml:space="preserve">Glasslined is the most common material of construction in IPP's pro-ring inventory, covering the vast majority of available stock. Available from Pfaudler, De Dietrich, 3V Tech, UGE,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q8fhn9k9wcg2" w:id="3"/>
      <w:bookmarkEnd w:id="3"/>
      <w:r>
        <w:rPr>
          <w:b w:val="1"/>
          <w:bCs w:val="1"/>
          <w:color w:val="000000"/>
          <w:sz w:val="22"/>
          <w:szCs w:val="22"/>
          <w:rtl w:val="0"/>
        </w:rPr>
        <w:t xml:space="preserve">[Glasslined] Pfaudler Glasslined — 304.8 mm (12 in) (</w:t>
      </w:r>
      <w:hyperlink r:id="rId13">
        <w:r>
          <w:rPr>
            <w:b w:val="1"/>
            <w:bCs w:val="1"/>
            <w:color w:val="1155cc"/>
            <w:sz w:val="22"/>
            <w:szCs w:val="22"/>
            <w:u w:val="single"/>
            <w:rtl w:val="0"/>
          </w:rPr>
          <w:t xml:space="preserve">IPP# 1634</w:t>
        </w:r>
      </w:hyperlink>
      <w:r>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Pr>
          <w:rtl w:val="0"/>
        </w:rPr>
        <w:t xml:space="preserve">Re-glassed Pfaudler glasslined pro-ring. 304.8 mm (12 in) diameter x 406.4 mm (16 in) length with Pfaudler Two Hole hinge.</w:t>
      </w:r>
    </w:p>
    <w:p w:rsidR="00000000" w:rsidDel="00000000" w:rsidP="00000000" w:rsidRDefault="00000000" w:rsidRPr="00000000" w14:paraId="00000012">
      <w:pPr>
        <w:numPr>
          <w:ilvl w:val="0"/>
          <w:numId w:val="31"/>
        </w:numPr>
        <w:spacing w:after="0" w:afterAutospacing="0" w:before="240" w:lineRule="auto"/>
        <w:ind w:left="720" w:hanging="360"/>
      </w:pPr>
      <w:r>
        <w:rPr>
          <w:rtl w:val="0"/>
        </w:rPr>
        <w:t xml:space="preserve">Material: Glasslined</w:t>
      </w:r>
    </w:p>
    <w:p w:rsidR="00000000" w:rsidDel="00000000" w:rsidP="00000000" w:rsidRDefault="00000000" w:rsidRPr="00000000" w14:paraId="00000013">
      <w:pPr>
        <w:numPr>
          <w:ilvl w:val="0"/>
          <w:numId w:val="31"/>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14">
      <w:pPr>
        <w:numPr>
          <w:ilvl w:val="0"/>
          <w:numId w:val="31"/>
        </w:numPr>
        <w:spacing w:after="0" w:afterAutospacing="0" w:before="0" w:beforeAutospacing="0" w:lineRule="auto"/>
        <w:ind w:left="720" w:hanging="360"/>
      </w:pPr>
      <w:r>
        <w:rPr>
          <w:rtl w:val="0"/>
        </w:rPr>
        <w:t xml:space="preserve">Diameter: 304.8 mm (12 in) diameter x Length: 406.4 mm (16 in) length</w:t>
      </w:r>
    </w:p>
    <w:p w:rsidR="00000000" w:rsidDel="00000000" w:rsidP="00000000" w:rsidRDefault="00000000" w:rsidRPr="00000000" w14:paraId="00000015">
      <w:pPr>
        <w:numPr>
          <w:ilvl w:val="0"/>
          <w:numId w:val="31"/>
        </w:numPr>
        <w:spacing w:after="240" w:before="0" w:beforeAutospacing="0" w:lineRule="auto"/>
        <w:ind w:left="720" w:hanging="360"/>
      </w:pPr>
      <w:r>
        <w:rPr>
          <w:rtl w:val="0"/>
        </w:rPr>
        <w:t xml:space="preserve">Hinge Type: Pfaudler Two Hole hinge</w:t>
      </w:r>
    </w:p>
    <w:p w:rsidR="00000000" w:rsidDel="00000000" w:rsidP="00000000" w:rsidRDefault="00000000" w:rsidRPr="00000000" w14:paraId="00000016">
      <w:pPr>
        <w:spacing w:after="240" w:before="240" w:lineRule="auto"/>
        <w:rPr>
          <w:color w:val="1155cc"/>
          <w:u w:val="single"/>
        </w:rPr>
      </w:pPr>
      <w:hyperlink r:id="rId14">
        <w:r>
          <w:rPr>
            <w:color w:val="1155cc"/>
            <w:u w:val="single"/>
            <w:rtl w:val="0"/>
          </w:rPr>
          <w:t xml:space="preserve">Request Specs</w:t>
        </w:r>
      </w:hyperlink>
      <w:r>
        <w:rPr>
          <w:rtl w:val="0"/>
        </w:rPr>
        <w:t xml:space="preserve"> |</w:t>
      </w:r>
      <w:hyperlink r:id="rId15">
        <w:r>
          <w:rPr>
            <w:rtl w:val="0"/>
          </w:rPr>
          <w:t xml:space="preserve"> </w:t>
        </w:r>
      </w:hyperlink>
      <w:hyperlink r:id="rId16">
        <w:r>
          <w:rPr>
            <w:color w:val="1155cc"/>
            <w:u w:val="single"/>
            <w:rtl w:val="0"/>
          </w:rPr>
          <w:t xml:space="preserve">View IPP# 1634</w:t>
        </w:r>
      </w:hyperlink>
      <w:r>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wk6w5s3767i0" w:id="4"/>
      <w:bookmarkEnd w:id="4"/>
      <w:r>
        <w:rPr>
          <w:b w:val="1"/>
          <w:bCs w:val="1"/>
          <w:color w:val="000000"/>
          <w:sz w:val="22"/>
          <w:szCs w:val="22"/>
          <w:rtl w:val="0"/>
        </w:rPr>
        <w:t xml:space="preserve">DeDietrich Glasslined — 508 mm (20 in) (</w:t>
      </w:r>
      <w:hyperlink r:id="rId17">
        <w:r>
          <w:rPr>
            <w:b w:val="1"/>
            <w:bCs w:val="1"/>
            <w:color w:val="1155cc"/>
            <w:sz w:val="22"/>
            <w:szCs w:val="22"/>
            <w:u w:val="single"/>
            <w:rtl w:val="0"/>
          </w:rPr>
          <w:t xml:space="preserve">IPP# 206491</w:t>
        </w:r>
      </w:hyperlink>
      <w:r>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Pr>
          <w:rtl w:val="0"/>
        </w:rPr>
        <w:t xml:space="preserve">Unused DeDietrich glasslined pro-ring. 508 mm (20 in) diameter.</w:t>
      </w:r>
    </w:p>
    <w:p w:rsidR="00000000" w:rsidDel="00000000" w:rsidP="00000000" w:rsidRDefault="00000000" w:rsidRPr="00000000" w14:paraId="00000019">
      <w:pPr>
        <w:numPr>
          <w:ilvl w:val="0"/>
          <w:numId w:val="11"/>
        </w:numPr>
        <w:spacing w:after="0" w:afterAutospacing="0" w:before="240" w:lineRule="auto"/>
        <w:ind w:left="720" w:hanging="360"/>
      </w:pPr>
      <w:r>
        <w:rPr>
          <w:rtl w:val="0"/>
        </w:rPr>
        <w:t xml:space="preserve">Material: Glasslined</w:t>
      </w:r>
    </w:p>
    <w:p w:rsidR="00000000" w:rsidDel="00000000" w:rsidP="00000000" w:rsidRDefault="00000000" w:rsidRPr="00000000" w14:paraId="0000001A">
      <w:pPr>
        <w:numPr>
          <w:ilvl w:val="0"/>
          <w:numId w:val="11"/>
        </w:numPr>
        <w:spacing w:after="0" w:afterAutospacing="0" w:before="0" w:beforeAutospacing="0" w:lineRule="auto"/>
        <w:ind w:left="720" w:hanging="360"/>
      </w:pPr>
      <w:r>
        <w:rPr>
          <w:rtl w:val="0"/>
        </w:rPr>
        <w:t xml:space="preserve">Condition: Unused condition</w:t>
      </w:r>
    </w:p>
    <w:p w:rsidR="00000000" w:rsidDel="00000000" w:rsidP="00000000" w:rsidRDefault="00000000" w:rsidRPr="00000000" w14:paraId="0000001B">
      <w:pPr>
        <w:numPr>
          <w:ilvl w:val="0"/>
          <w:numId w:val="11"/>
        </w:numPr>
        <w:spacing w:after="0" w:afterAutospacing="0" w:before="0" w:beforeAutospacing="0" w:lineRule="auto"/>
        <w:ind w:left="720" w:hanging="360"/>
      </w:pPr>
      <w:r>
        <w:rPr>
          <w:rtl w:val="0"/>
        </w:rPr>
        <w:t xml:space="preserve">Manufacturer: DeDietrich</w:t>
      </w:r>
    </w:p>
    <w:p w:rsidR="00000000" w:rsidDel="00000000" w:rsidP="00000000" w:rsidRDefault="00000000" w:rsidRPr="00000000" w14:paraId="0000001C">
      <w:pPr>
        <w:numPr>
          <w:ilvl w:val="0"/>
          <w:numId w:val="11"/>
        </w:numPr>
        <w:spacing w:after="240" w:before="0" w:beforeAutospacing="0" w:lineRule="auto"/>
        <w:ind w:left="720" w:hanging="360"/>
      </w:pPr>
      <w:r>
        <w:rPr>
          <w:rtl w:val="0"/>
        </w:rPr>
        <w:t xml:space="preserve">Diameter: 508 mm (20 in) diameter</w:t>
      </w:r>
    </w:p>
    <w:p w:rsidR="00000000" w:rsidDel="00000000" w:rsidP="00000000" w:rsidRDefault="00000000" w:rsidRPr="00000000" w14:paraId="0000001D">
      <w:pPr>
        <w:spacing w:after="240" w:before="240" w:lineRule="auto"/>
        <w:rPr>
          <w:color w:val="1155cc"/>
          <w:u w:val="single"/>
        </w:rPr>
      </w:pPr>
      <w:hyperlink r:id="rId18">
        <w:r>
          <w:rPr>
            <w:color w:val="1155cc"/>
            <w:u w:val="single"/>
            <w:rtl w:val="0"/>
          </w:rPr>
          <w:t xml:space="preserve">Request Specs</w:t>
        </w:r>
      </w:hyperlink>
      <w:r>
        <w:rPr>
          <w:rtl w:val="0"/>
        </w:rPr>
        <w:t xml:space="preserve"> |</w:t>
      </w:r>
      <w:hyperlink r:id="rId19">
        <w:r>
          <w:rPr>
            <w:rtl w:val="0"/>
          </w:rPr>
          <w:t xml:space="preserve"> </w:t>
        </w:r>
      </w:hyperlink>
      <w:hyperlink r:id="rId20">
        <w:r>
          <w:rPr>
            <w:color w:val="1155cc"/>
            <w:u w:val="single"/>
            <w:rtl w:val="0"/>
          </w:rPr>
          <w:t xml:space="preserve">View IPP# 206491</w:t>
        </w:r>
      </w:hyperlink>
      <w:r>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ffbm6rc4z07t" w:id="5"/>
      <w:bookmarkEnd w:id="5"/>
      <w:r>
        <w:rPr>
          <w:b w:val="1"/>
          <w:bCs w:val="1"/>
          <w:color w:val="000000"/>
          <w:sz w:val="22"/>
          <w:szCs w:val="22"/>
          <w:rtl w:val="0"/>
        </w:rPr>
        <w:t xml:space="preserve">UGE Glasslined — 457.2 mm (18 in) (</w:t>
      </w:r>
      <w:hyperlink r:id="rId21">
        <w:r>
          <w:rPr>
            <w:b w:val="1"/>
            <w:bCs w:val="1"/>
            <w:color w:val="1155cc"/>
            <w:sz w:val="22"/>
            <w:szCs w:val="22"/>
            <w:u w:val="single"/>
            <w:rtl w:val="0"/>
          </w:rPr>
          <w:t xml:space="preserve">IPP# 213771</w:t>
        </w:r>
      </w:hyperlink>
      <w:r>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Pr>
          <w:rtl w:val="0"/>
        </w:rPr>
        <w:t xml:space="preserve">New UGE glasslined pro-ring. 457.2 mm (18 in) diameter with Pro Ring Spring Assist hinge.</w:t>
      </w:r>
    </w:p>
    <w:p w:rsidR="00000000" w:rsidDel="00000000" w:rsidP="00000000" w:rsidRDefault="00000000" w:rsidRPr="00000000" w14:paraId="00000020">
      <w:pPr>
        <w:numPr>
          <w:ilvl w:val="0"/>
          <w:numId w:val="27"/>
        </w:numPr>
        <w:spacing w:after="0" w:afterAutospacing="0" w:before="240" w:lineRule="auto"/>
        <w:ind w:left="720" w:hanging="360"/>
      </w:pPr>
      <w:r>
        <w:rPr>
          <w:rtl w:val="0"/>
        </w:rPr>
        <w:t xml:space="preserve">Material: Glasslined</w:t>
      </w:r>
    </w:p>
    <w:p w:rsidR="00000000" w:rsidDel="00000000" w:rsidP="00000000" w:rsidRDefault="00000000" w:rsidRPr="00000000" w14:paraId="00000021">
      <w:pPr>
        <w:numPr>
          <w:ilvl w:val="0"/>
          <w:numId w:val="27"/>
        </w:numPr>
        <w:spacing w:after="0" w:afterAutospacing="0" w:before="0" w:beforeAutospacing="0" w:lineRule="auto"/>
        <w:ind w:left="720" w:hanging="360"/>
      </w:pPr>
      <w:r>
        <w:rPr>
          <w:rtl w:val="0"/>
        </w:rPr>
        <w:t xml:space="preserve">Condition: New condition</w:t>
      </w:r>
    </w:p>
    <w:p w:rsidR="00000000" w:rsidDel="00000000" w:rsidP="00000000" w:rsidRDefault="00000000" w:rsidRPr="00000000" w14:paraId="00000022">
      <w:pPr>
        <w:numPr>
          <w:ilvl w:val="0"/>
          <w:numId w:val="27"/>
        </w:numPr>
        <w:spacing w:after="0" w:afterAutospacing="0" w:before="0" w:beforeAutospacing="0" w:lineRule="auto"/>
        <w:ind w:left="720" w:hanging="360"/>
      </w:pPr>
      <w:r>
        <w:rPr>
          <w:rtl w:val="0"/>
        </w:rPr>
        <w:t xml:space="preserve">Diameter: 457.2 mm (18 in) diameter</w:t>
      </w:r>
    </w:p>
    <w:p w:rsidR="00000000" w:rsidDel="00000000" w:rsidP="00000000" w:rsidRDefault="00000000" w:rsidRPr="00000000" w14:paraId="00000023">
      <w:pPr>
        <w:numPr>
          <w:ilvl w:val="0"/>
          <w:numId w:val="27"/>
        </w:numPr>
        <w:spacing w:after="240" w:before="0" w:beforeAutospacing="0" w:lineRule="auto"/>
        <w:ind w:left="720" w:hanging="360"/>
      </w:pPr>
      <w:r>
        <w:rPr>
          <w:rtl w:val="0"/>
        </w:rPr>
        <w:t xml:space="preserve">Hinge Type: Pro Ring Spring Assist hinge</w:t>
      </w:r>
    </w:p>
    <w:p w:rsidR="00000000" w:rsidDel="00000000" w:rsidP="00000000" w:rsidRDefault="00000000" w:rsidRPr="00000000" w14:paraId="00000024">
      <w:pPr>
        <w:spacing w:after="240" w:before="240" w:lineRule="auto"/>
        <w:rPr>
          <w:color w:val="1155cc"/>
          <w:u w:val="single"/>
        </w:rPr>
      </w:pPr>
      <w:hyperlink r:id="rId22">
        <w:r>
          <w:rPr>
            <w:color w:val="1155cc"/>
            <w:u w:val="single"/>
            <w:rtl w:val="0"/>
          </w:rPr>
          <w:t xml:space="preserve">Request Specs</w:t>
        </w:r>
      </w:hyperlink>
      <w:r>
        <w:rPr>
          <w:rtl w:val="0"/>
        </w:rPr>
        <w:t xml:space="preserve"> |</w:t>
      </w:r>
      <w:hyperlink r:id="rId23">
        <w:r>
          <w:rPr>
            <w:rtl w:val="0"/>
          </w:rPr>
          <w:t xml:space="preserve"> </w:t>
        </w:r>
      </w:hyperlink>
      <w:hyperlink r:id="rId24">
        <w:r>
          <w:rPr>
            <w:color w:val="1155cc"/>
            <w:u w:val="single"/>
            <w:rtl w:val="0"/>
          </w:rPr>
          <w:t xml:space="preserve">View IPP# 213771</w:t>
        </w:r>
      </w:hyperlink>
      <w:r>
        <w:rPr>
          <w:rtl w:val="0"/>
        </w:rPr>
      </w:r>
    </w:p>
    <w:p w:rsidR="00000000" w:rsidDel="00000000" w:rsidP="00000000" w:rsidRDefault="00000000" w:rsidRPr="00000000" w14:paraId="00000025">
      <w:pPr>
        <w:spacing w:after="240" w:before="240" w:lineRule="auto"/>
        <w:rPr>
          <w:color w:val="1155cc"/>
          <w:u w:val="single"/>
        </w:rPr>
      </w:pPr>
      <w:hyperlink r:id="rId25">
        <w:r>
          <w:rPr>
            <w:color w:val="1155cc"/>
            <w:u w:val="single"/>
            <w:rtl w:val="0"/>
          </w:rPr>
          <w:t xml:space="preserve">Browse All Glasslined Pro-Rings in Stock</w:t>
        </w:r>
      </w:hyperlink>
      <w:r>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v54lqcr0uce" w:id="6"/>
      <w:bookmarkEnd w:id="6"/>
      <w:r>
        <w:rPr>
          <w:b w:val="1"/>
          <w:bCs w:val="1"/>
          <w:color w:val="000000"/>
          <w:sz w:val="26"/>
          <w:szCs w:val="26"/>
          <w:rtl w:val="0"/>
        </w:rPr>
        <w:t xml:space="preserve">Buy Used Hastelloy C-276 Pro-Rings for Sale</w:t>
      </w:r>
    </w:p>
    <w:p w:rsidR="00000000" w:rsidDel="00000000" w:rsidP="00000000" w:rsidRDefault="00000000" w:rsidRPr="00000000" w14:paraId="00000027">
      <w:pPr>
        <w:spacing w:after="240" w:before="240" w:lineRule="auto"/>
        <w:rPr/>
      </w:pPr>
      <w:r>
        <w:rPr>
          <w:rtl w:val="0"/>
        </w:rPr>
        <w:t xml:space="preserve">IPP stocks Hastelloy C-276 pro-rings for highly corrosive service where glass lining alone is not sufficient. All current Hastelloy C-276 units feature Pro Ring Spring Assist hinge configurations.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9fed1fnwi65v" w:id="7"/>
      <w:bookmarkEnd w:id="7"/>
      <w:r>
        <w:rPr>
          <w:b w:val="1"/>
          <w:bCs w:val="1"/>
          <w:color w:val="000000"/>
          <w:sz w:val="22"/>
          <w:szCs w:val="22"/>
          <w:rtl w:val="0"/>
        </w:rPr>
        <w:t xml:space="preserve">[Hastelloy C-276] Pfaudler Hastelloy C-276 — 355.6 mm (14 in) (</w:t>
      </w:r>
      <w:hyperlink r:id="rId26">
        <w:r>
          <w:rPr>
            <w:b w:val="1"/>
            <w:bCs w:val="1"/>
            <w:color w:val="1155cc"/>
            <w:sz w:val="22"/>
            <w:szCs w:val="22"/>
            <w:u w:val="single"/>
            <w:rtl w:val="0"/>
          </w:rPr>
          <w:t xml:space="preserve">IPP# 216515</w:t>
        </w:r>
      </w:hyperlink>
      <w:r>
        <w:rPr>
          <w:b w:val="1"/>
          <w:bCs w:val="1"/>
          <w:color w:val="000000"/>
          <w:sz w:val="22"/>
          <w:szCs w:val="22"/>
          <w:rtl w:val="0"/>
        </w:rPr>
        <w:t xml:space="preserve">)</w:t>
      </w:r>
    </w:p>
    <w:p w:rsidR="00000000" w:rsidDel="00000000" w:rsidP="00000000" w:rsidRDefault="00000000" w:rsidRPr="00000000" w14:paraId="00000029">
      <w:pPr>
        <w:spacing w:after="240" w:before="240" w:lineRule="auto"/>
        <w:rPr/>
      </w:pPr>
      <w:r>
        <w:rPr>
          <w:rtl w:val="0"/>
        </w:rPr>
        <w:t xml:space="preserve">Used Pfaudler Hastelloy C-276 pro-ring. 355.6 mm (14 in) diameter x 457.2 mm (18 in) length with Pro Ring Spring Assist hinge.</w:t>
      </w:r>
    </w:p>
    <w:p w:rsidR="00000000" w:rsidDel="00000000" w:rsidP="00000000" w:rsidRDefault="00000000" w:rsidRPr="00000000" w14:paraId="0000002A">
      <w:pPr>
        <w:numPr>
          <w:ilvl w:val="0"/>
          <w:numId w:val="16"/>
        </w:numPr>
        <w:spacing w:after="0" w:afterAutospacing="0" w:before="240" w:lineRule="auto"/>
        <w:ind w:left="720" w:hanging="360"/>
      </w:pPr>
      <w:r>
        <w:rPr>
          <w:rtl w:val="0"/>
        </w:rPr>
        <w:t xml:space="preserve">Material: Hastelloy - C276</w:t>
      </w:r>
    </w:p>
    <w:p w:rsidR="00000000" w:rsidDel="00000000" w:rsidP="00000000" w:rsidRDefault="00000000" w:rsidRPr="00000000" w14:paraId="0000002B">
      <w:pPr>
        <w:numPr>
          <w:ilvl w:val="0"/>
          <w:numId w:val="16"/>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2C">
      <w:pPr>
        <w:numPr>
          <w:ilvl w:val="0"/>
          <w:numId w:val="16"/>
        </w:numPr>
        <w:spacing w:after="0" w:afterAutospacing="0" w:before="0" w:beforeAutospacing="0" w:lineRule="auto"/>
        <w:ind w:left="720" w:hanging="360"/>
      </w:pPr>
      <w:r>
        <w:rPr>
          <w:rtl w:val="0"/>
        </w:rPr>
        <w:t xml:space="preserve">Diameter: 355.6 mm (14 in) diameter x Length: 457.2 mm (18 in) length</w:t>
      </w:r>
    </w:p>
    <w:p w:rsidR="00000000" w:rsidDel="00000000" w:rsidP="00000000" w:rsidRDefault="00000000" w:rsidRPr="00000000" w14:paraId="0000002D">
      <w:pPr>
        <w:numPr>
          <w:ilvl w:val="0"/>
          <w:numId w:val="16"/>
        </w:numPr>
        <w:spacing w:after="240" w:before="0" w:beforeAutospacing="0" w:lineRule="auto"/>
        <w:ind w:left="720" w:hanging="360"/>
      </w:pPr>
      <w:r>
        <w:rPr>
          <w:rtl w:val="0"/>
        </w:rPr>
        <w:t xml:space="preserve">Hinge Type: Pro Ring Spring Assist hinge</w:t>
      </w:r>
    </w:p>
    <w:p w:rsidR="00000000" w:rsidDel="00000000" w:rsidP="00000000" w:rsidRDefault="00000000" w:rsidRPr="00000000" w14:paraId="0000002E">
      <w:pPr>
        <w:spacing w:after="240" w:before="240" w:lineRule="auto"/>
        <w:rPr>
          <w:color w:val="1155cc"/>
          <w:u w:val="single"/>
        </w:rPr>
      </w:pPr>
      <w:hyperlink r:id="rId27">
        <w:r>
          <w:rPr>
            <w:color w:val="1155cc"/>
            <w:u w:val="single"/>
            <w:rtl w:val="0"/>
          </w:rPr>
          <w:t xml:space="preserve">Request Specs</w:t>
        </w:r>
      </w:hyperlink>
      <w:r>
        <w:rPr>
          <w:rtl w:val="0"/>
        </w:rPr>
        <w:t xml:space="preserve"> |</w:t>
      </w:r>
      <w:hyperlink r:id="rId28">
        <w:r>
          <w:rPr>
            <w:rtl w:val="0"/>
          </w:rPr>
          <w:t xml:space="preserve"> </w:t>
        </w:r>
      </w:hyperlink>
      <w:hyperlink r:id="rId29">
        <w:r>
          <w:rPr>
            <w:color w:val="1155cc"/>
            <w:u w:val="single"/>
            <w:rtl w:val="0"/>
          </w:rPr>
          <w:t xml:space="preserve">View IPP# 216515</w:t>
        </w:r>
      </w:hyperlink>
      <w:r>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p6cldtnoeupv" w:id="8"/>
      <w:bookmarkEnd w:id="8"/>
      <w:r>
        <w:rPr>
          <w:b w:val="1"/>
          <w:bCs w:val="1"/>
          <w:color w:val="000000"/>
          <w:sz w:val="22"/>
          <w:szCs w:val="22"/>
          <w:rtl w:val="0"/>
        </w:rPr>
        <w:t xml:space="preserve">Hastelloy C-276 — 355.6 mm (14 in) (</w:t>
      </w:r>
      <w:hyperlink r:id="rId30">
        <w:r>
          <w:rPr>
            <w:b w:val="1"/>
            <w:bCs w:val="1"/>
            <w:color w:val="1155cc"/>
            <w:sz w:val="22"/>
            <w:szCs w:val="22"/>
            <w:u w:val="single"/>
            <w:rtl w:val="0"/>
          </w:rPr>
          <w:t xml:space="preserve">IPP# 232486</w:t>
        </w:r>
      </w:hyperlink>
      <w:r>
        <w:rPr>
          <w:b w:val="1"/>
          <w:bCs w:val="1"/>
          <w:color w:val="000000"/>
          <w:sz w:val="22"/>
          <w:szCs w:val="22"/>
          <w:rtl w:val="0"/>
        </w:rPr>
        <w:t xml:space="preserve">)</w:t>
      </w:r>
      <w:r>
        <w:rPr>
          <w:rtl w:val="0"/>
        </w:rPr>
      </w:r>
    </w:p>
    <w:p w:rsidR="00000000" w:rsidDel="00000000" w:rsidP="00000000" w:rsidRDefault="00000000" w:rsidRPr="00000000" w14:paraId="00000030">
      <w:pPr>
        <w:spacing w:after="240" w:before="240" w:lineRule="auto"/>
        <w:rPr/>
      </w:pPr>
      <w:r>
        <w:rPr>
          <w:rtl w:val="0"/>
        </w:rPr>
        <w:t xml:space="preserve">Used Hastelloy C-276 pro-ring. 355.6 mm (14 in) diameter x 457.2 mm (18 in) length with Pro Ring Spring Assist hinge.</w:t>
      </w:r>
    </w:p>
    <w:p w:rsidR="00000000" w:rsidDel="00000000" w:rsidP="00000000" w:rsidRDefault="00000000" w:rsidRPr="00000000" w14:paraId="00000031">
      <w:pPr>
        <w:numPr>
          <w:ilvl w:val="0"/>
          <w:numId w:val="4"/>
        </w:numPr>
        <w:spacing w:after="0" w:afterAutospacing="0" w:before="240" w:lineRule="auto"/>
        <w:ind w:left="720" w:hanging="360"/>
      </w:pPr>
      <w:r>
        <w:rPr>
          <w:rtl w:val="0"/>
        </w:rPr>
        <w:t xml:space="preserve">Material: Hastelloy - C276</w:t>
      </w:r>
    </w:p>
    <w:p w:rsidR="00000000" w:rsidDel="00000000" w:rsidP="00000000" w:rsidRDefault="00000000" w:rsidRPr="00000000" w14:paraId="00000032">
      <w:pPr>
        <w:numPr>
          <w:ilvl w:val="0"/>
          <w:numId w:val="4"/>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33">
      <w:pPr>
        <w:numPr>
          <w:ilvl w:val="0"/>
          <w:numId w:val="4"/>
        </w:numPr>
        <w:spacing w:after="0" w:afterAutospacing="0" w:before="0" w:beforeAutospacing="0" w:lineRule="auto"/>
        <w:ind w:left="720" w:hanging="360"/>
      </w:pPr>
      <w:r>
        <w:rPr>
          <w:rtl w:val="0"/>
        </w:rPr>
        <w:t xml:space="preserve">Diameter: 355.6 mm (14 in) x Length: 457.2 mm (18 in)</w:t>
      </w:r>
    </w:p>
    <w:p w:rsidR="00000000" w:rsidDel="00000000" w:rsidP="00000000" w:rsidRDefault="00000000" w:rsidRPr="00000000" w14:paraId="00000034">
      <w:pPr>
        <w:numPr>
          <w:ilvl w:val="0"/>
          <w:numId w:val="4"/>
        </w:numPr>
        <w:spacing w:after="240" w:before="0" w:beforeAutospacing="0" w:lineRule="auto"/>
        <w:ind w:left="720" w:hanging="360"/>
      </w:pPr>
      <w:r>
        <w:rPr>
          <w:rtl w:val="0"/>
        </w:rPr>
        <w:t xml:space="preserve">Hinge Type: Pro Ring Spring Assist hinge</w:t>
      </w:r>
    </w:p>
    <w:p w:rsidR="00000000" w:rsidDel="00000000" w:rsidP="00000000" w:rsidRDefault="00000000" w:rsidRPr="00000000" w14:paraId="00000035">
      <w:pPr>
        <w:spacing w:after="240" w:before="240" w:lineRule="auto"/>
        <w:rPr>
          <w:color w:val="1155cc"/>
          <w:u w:val="single"/>
        </w:rPr>
      </w:pPr>
      <w:hyperlink r:id="rId31">
        <w:r>
          <w:rPr>
            <w:color w:val="1155cc"/>
            <w:u w:val="single"/>
            <w:rtl w:val="0"/>
          </w:rPr>
          <w:t xml:space="preserve">Request Specs</w:t>
        </w:r>
      </w:hyperlink>
      <w:r>
        <w:rPr>
          <w:rtl w:val="0"/>
        </w:rPr>
        <w:t xml:space="preserve"> |</w:t>
      </w:r>
      <w:hyperlink r:id="rId32">
        <w:r>
          <w:rPr>
            <w:rtl w:val="0"/>
          </w:rPr>
          <w:t xml:space="preserve"> </w:t>
        </w:r>
      </w:hyperlink>
      <w:hyperlink r:id="rId33">
        <w:r>
          <w:rPr>
            <w:color w:val="1155cc"/>
            <w:u w:val="single"/>
            <w:rtl w:val="0"/>
          </w:rPr>
          <w:t xml:space="preserve">View IPP# 232486</w:t>
        </w:r>
      </w:hyperlink>
      <w:r>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g268r9ybt9x" w:id="9"/>
      <w:bookmarkEnd w:id="9"/>
      <w:r>
        <w:rPr>
          <w:b w:val="1"/>
          <w:bCs w:val="1"/>
          <w:color w:val="000000"/>
          <w:sz w:val="22"/>
          <w:szCs w:val="22"/>
          <w:rtl w:val="0"/>
        </w:rPr>
        <w:t xml:space="preserve">Hastelloy C-276 — 355.6 mm (14 in) (</w:t>
      </w:r>
      <w:hyperlink r:id="rId34">
        <w:r>
          <w:rPr>
            <w:b w:val="1"/>
            <w:bCs w:val="1"/>
            <w:color w:val="1155cc"/>
            <w:sz w:val="22"/>
            <w:szCs w:val="22"/>
            <w:u w:val="single"/>
            <w:rtl w:val="0"/>
          </w:rPr>
          <w:t xml:space="preserve">IPP# 235533</w:t>
        </w:r>
      </w:hyperlink>
      <w:r>
        <w:rPr>
          <w:b w:val="1"/>
          <w:bCs w:val="1"/>
          <w:color w:val="000000"/>
          <w:sz w:val="22"/>
          <w:szCs w:val="22"/>
          <w:rtl w:val="0"/>
        </w:rPr>
        <w:t xml:space="preserve">)</w:t>
      </w:r>
    </w:p>
    <w:p w:rsidR="00000000" w:rsidDel="00000000" w:rsidP="00000000" w:rsidRDefault="00000000" w:rsidRPr="00000000" w14:paraId="00000037">
      <w:pPr>
        <w:spacing w:after="240" w:before="240" w:lineRule="auto"/>
        <w:rPr/>
      </w:pPr>
      <w:r>
        <w:rPr>
          <w:rtl w:val="0"/>
        </w:rPr>
        <w:t xml:space="preserve">Used Hastelloy C-276 pro-ring. 355.6 mm (14 in) diameter x 457.2 mm (18 in) length with Pro Ring Spring Assist hinge.</w:t>
      </w:r>
    </w:p>
    <w:p w:rsidR="00000000" w:rsidDel="00000000" w:rsidP="00000000" w:rsidRDefault="00000000" w:rsidRPr="00000000" w14:paraId="00000038">
      <w:pPr>
        <w:numPr>
          <w:ilvl w:val="0"/>
          <w:numId w:val="20"/>
        </w:numPr>
        <w:spacing w:after="0" w:afterAutospacing="0" w:before="240" w:lineRule="auto"/>
        <w:ind w:left="720" w:hanging="360"/>
      </w:pPr>
      <w:r>
        <w:rPr>
          <w:rtl w:val="0"/>
        </w:rPr>
        <w:t xml:space="preserve">Hastelloy - C276</w:t>
      </w:r>
    </w:p>
    <w:p w:rsidR="00000000" w:rsidDel="00000000" w:rsidP="00000000" w:rsidRDefault="00000000" w:rsidRPr="00000000" w14:paraId="00000039">
      <w:pPr>
        <w:numPr>
          <w:ilvl w:val="0"/>
          <w:numId w:val="20"/>
        </w:numPr>
        <w:spacing w:after="0" w:afterAutospacing="0" w:before="0" w:beforeAutospacing="0" w:lineRule="auto"/>
        <w:ind w:left="720" w:hanging="360"/>
      </w:pPr>
      <w:r>
        <w:rPr>
          <w:rtl w:val="0"/>
        </w:rPr>
        <w:t xml:space="preserve">Used condition</w:t>
      </w:r>
    </w:p>
    <w:p w:rsidR="00000000" w:rsidDel="00000000" w:rsidP="00000000" w:rsidRDefault="00000000" w:rsidRPr="00000000" w14:paraId="0000003A">
      <w:pPr>
        <w:numPr>
          <w:ilvl w:val="0"/>
          <w:numId w:val="20"/>
        </w:numPr>
        <w:spacing w:after="0" w:afterAutospacing="0" w:before="0" w:beforeAutospacing="0" w:lineRule="auto"/>
        <w:ind w:left="720" w:hanging="360"/>
      </w:pPr>
      <w:r>
        <w:rPr>
          <w:rtl w:val="0"/>
        </w:rPr>
        <w:t xml:space="preserve">355.6 mm (14 in) x 457.2 mm (18 in)</w:t>
      </w:r>
    </w:p>
    <w:p w:rsidR="00000000" w:rsidDel="00000000" w:rsidP="00000000" w:rsidRDefault="00000000" w:rsidRPr="00000000" w14:paraId="0000003B">
      <w:pPr>
        <w:numPr>
          <w:ilvl w:val="0"/>
          <w:numId w:val="20"/>
        </w:numPr>
        <w:spacing w:after="240" w:before="0" w:beforeAutospacing="0" w:lineRule="auto"/>
        <w:ind w:left="720" w:hanging="360"/>
      </w:pPr>
      <w:r>
        <w:rPr>
          <w:rtl w:val="0"/>
        </w:rPr>
        <w:t xml:space="preserve">Pro Ring Spring Assist hinge</w:t>
      </w:r>
    </w:p>
    <w:p w:rsidR="00000000" w:rsidDel="00000000" w:rsidP="00000000" w:rsidRDefault="00000000" w:rsidRPr="00000000" w14:paraId="0000003C">
      <w:pPr>
        <w:spacing w:after="240" w:before="240" w:lineRule="auto"/>
        <w:rPr>
          <w:color w:val="1155cc"/>
          <w:u w:val="single"/>
        </w:rPr>
      </w:pPr>
      <w:hyperlink r:id="rId35">
        <w:r>
          <w:rPr>
            <w:color w:val="1155cc"/>
            <w:u w:val="single"/>
            <w:rtl w:val="0"/>
          </w:rPr>
          <w:t xml:space="preserve">Request Specs</w:t>
        </w:r>
      </w:hyperlink>
      <w:r>
        <w:rPr>
          <w:rtl w:val="0"/>
        </w:rPr>
        <w:t xml:space="preserve"> |</w:t>
      </w:r>
      <w:hyperlink r:id="rId36">
        <w:r>
          <w:rPr>
            <w:rtl w:val="0"/>
          </w:rPr>
          <w:t xml:space="preserve"> </w:t>
        </w:r>
      </w:hyperlink>
      <w:hyperlink r:id="rId37">
        <w:r>
          <w:rPr>
            <w:color w:val="1155cc"/>
            <w:u w:val="single"/>
            <w:rtl w:val="0"/>
          </w:rPr>
          <w:t xml:space="preserve">View IPP# 235533</w:t>
        </w:r>
      </w:hyperlink>
      <w:r>
        <w:rPr>
          <w:rtl w:val="0"/>
        </w:rPr>
      </w:r>
    </w:p>
    <w:p w:rsidR="00000000" w:rsidDel="00000000" w:rsidP="00000000" w:rsidRDefault="00000000" w:rsidRPr="00000000" w14:paraId="0000003D">
      <w:pPr>
        <w:spacing w:after="240" w:before="240" w:lineRule="auto"/>
        <w:rPr>
          <w:color w:val="1155cc"/>
          <w:u w:val="single"/>
        </w:rPr>
      </w:pPr>
      <w:hyperlink r:id="rId38">
        <w:r>
          <w:rPr>
            <w:color w:val="1155cc"/>
            <w:u w:val="single"/>
            <w:rtl w:val="0"/>
          </w:rPr>
          <w:t xml:space="preserve">Browse All Hastelloy C-276 Pro-Rings in Stock</w:t>
        </w:r>
      </w:hyperlink>
      <w:r>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5rmzo9vmzpo" w:id="10"/>
      <w:bookmarkEnd w:id="10"/>
      <w:r>
        <w:rPr>
          <w:b w:val="1"/>
          <w:bCs w:val="1"/>
          <w:color w:val="000000"/>
          <w:sz w:val="26"/>
          <w:szCs w:val="26"/>
          <w:rtl w:val="0"/>
        </w:rPr>
        <w:t xml:space="preserve">Buy Used Teflon Pro-Rings for Sale</w:t>
      </w:r>
    </w:p>
    <w:p w:rsidR="00000000" w:rsidDel="00000000" w:rsidP="00000000" w:rsidRDefault="00000000" w:rsidRPr="00000000" w14:paraId="0000003F">
      <w:pPr>
        <w:spacing w:after="240" w:before="240" w:lineRule="auto"/>
        <w:rPr/>
      </w:pPr>
      <w:r>
        <w:rPr>
          <w:rtl w:val="0"/>
        </w:rPr>
        <w:t xml:space="preserve">IPP stocks Teflon pro-rings for applications requiring fluoropolymer chemical resistance. Current Teflon inventory is from DeDietrich.</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bo3s6x65xsc5" w:id="11"/>
      <w:bookmarkEnd w:id="11"/>
      <w:r>
        <w:rPr>
          <w:b w:val="1"/>
          <w:bCs w:val="1"/>
          <w:color w:val="000000"/>
          <w:sz w:val="22"/>
          <w:szCs w:val="22"/>
          <w:rtl w:val="0"/>
        </w:rPr>
        <w:t xml:space="preserve">[Teflon] DeDietrich Teflon — 355.6 mm (14 in) (</w:t>
      </w:r>
      <w:hyperlink r:id="rId39">
        <w:r>
          <w:rPr>
            <w:b w:val="1"/>
            <w:bCs w:val="1"/>
            <w:color w:val="1155cc"/>
            <w:sz w:val="22"/>
            <w:szCs w:val="22"/>
            <w:u w:val="single"/>
            <w:rtl w:val="0"/>
          </w:rPr>
          <w:t xml:space="preserve">IPP# 206490</w:t>
        </w:r>
      </w:hyperlink>
      <w:r>
        <w:rPr>
          <w:b w:val="1"/>
          <w:bCs w:val="1"/>
          <w:color w:val="000000"/>
          <w:sz w:val="22"/>
          <w:szCs w:val="22"/>
          <w:rtl w:val="0"/>
        </w:rPr>
        <w:t xml:space="preserve">)</w:t>
      </w:r>
    </w:p>
    <w:p w:rsidR="00000000" w:rsidDel="00000000" w:rsidP="00000000" w:rsidRDefault="00000000" w:rsidRPr="00000000" w14:paraId="00000041">
      <w:pPr>
        <w:spacing w:after="240" w:before="240" w:lineRule="auto"/>
        <w:rPr/>
      </w:pPr>
      <w:r>
        <w:rPr>
          <w:rtl w:val="0"/>
        </w:rPr>
        <w:t xml:space="preserve">Unused DeDietrich Teflon pro-ring. 355.6 mm (14 in) diameter x 457.2 mm (18 in) length with DeDeitrich hinge.</w:t>
      </w:r>
    </w:p>
    <w:p w:rsidR="00000000" w:rsidDel="00000000" w:rsidP="00000000" w:rsidRDefault="00000000" w:rsidRPr="00000000" w14:paraId="00000042">
      <w:pPr>
        <w:numPr>
          <w:ilvl w:val="0"/>
          <w:numId w:val="2"/>
        </w:numPr>
        <w:spacing w:after="0" w:afterAutospacing="0" w:before="240" w:lineRule="auto"/>
        <w:ind w:left="720" w:hanging="360"/>
      </w:pPr>
      <w:r>
        <w:rPr>
          <w:rtl w:val="0"/>
        </w:rPr>
        <w:t xml:space="preserve">Material: Teflon</w:t>
      </w:r>
    </w:p>
    <w:p w:rsidR="00000000" w:rsidDel="00000000" w:rsidP="00000000" w:rsidRDefault="00000000" w:rsidRPr="00000000" w14:paraId="00000043">
      <w:pPr>
        <w:numPr>
          <w:ilvl w:val="0"/>
          <w:numId w:val="2"/>
        </w:numPr>
        <w:spacing w:after="0" w:afterAutospacing="0" w:before="0" w:beforeAutospacing="0" w:lineRule="auto"/>
        <w:ind w:left="720" w:hanging="360"/>
      </w:pPr>
      <w:r>
        <w:rPr>
          <w:rtl w:val="0"/>
        </w:rPr>
        <w:t xml:space="preserve">Condition: Unused condition</w:t>
      </w:r>
    </w:p>
    <w:p w:rsidR="00000000" w:rsidDel="00000000" w:rsidP="00000000" w:rsidRDefault="00000000" w:rsidRPr="00000000" w14:paraId="00000044">
      <w:pPr>
        <w:numPr>
          <w:ilvl w:val="0"/>
          <w:numId w:val="2"/>
        </w:numPr>
        <w:spacing w:after="0" w:afterAutospacing="0" w:before="0" w:beforeAutospacing="0" w:lineRule="auto"/>
        <w:ind w:left="720" w:hanging="360"/>
      </w:pPr>
      <w:r>
        <w:rPr>
          <w:rtl w:val="0"/>
        </w:rPr>
        <w:t xml:space="preserve">Diameter: 355.6 mm (14 in) x Length: 457.2 mm (18 in)</w:t>
      </w:r>
    </w:p>
    <w:p w:rsidR="00000000" w:rsidDel="00000000" w:rsidP="00000000" w:rsidRDefault="00000000" w:rsidRPr="00000000" w14:paraId="00000045">
      <w:pPr>
        <w:numPr>
          <w:ilvl w:val="0"/>
          <w:numId w:val="2"/>
        </w:numPr>
        <w:spacing w:after="240" w:before="0" w:beforeAutospacing="0" w:lineRule="auto"/>
        <w:ind w:left="720" w:hanging="360"/>
      </w:pPr>
      <w:r>
        <w:rPr>
          <w:rtl w:val="0"/>
        </w:rPr>
        <w:t xml:space="preserve">Hinge Type: DeDeitrich hinge</w:t>
      </w:r>
    </w:p>
    <w:p w:rsidR="00000000" w:rsidDel="00000000" w:rsidP="00000000" w:rsidRDefault="00000000" w:rsidRPr="00000000" w14:paraId="00000046">
      <w:pPr>
        <w:spacing w:after="240" w:before="240" w:lineRule="auto"/>
        <w:rPr>
          <w:color w:val="1155cc"/>
          <w:u w:val="single"/>
        </w:rPr>
      </w:pPr>
      <w:hyperlink r:id="rId40">
        <w:r>
          <w:rPr>
            <w:color w:val="1155cc"/>
            <w:u w:val="single"/>
            <w:rtl w:val="0"/>
          </w:rPr>
          <w:t xml:space="preserve">Request Specs</w:t>
        </w:r>
      </w:hyperlink>
      <w:r>
        <w:rPr>
          <w:rtl w:val="0"/>
        </w:rPr>
        <w:t xml:space="preserve"> |</w:t>
      </w:r>
      <w:hyperlink r:id="rId41">
        <w:r>
          <w:rPr>
            <w:rtl w:val="0"/>
          </w:rPr>
          <w:t xml:space="preserve"> </w:t>
        </w:r>
      </w:hyperlink>
      <w:hyperlink r:id="rId42">
        <w:r>
          <w:rPr>
            <w:color w:val="1155cc"/>
            <w:u w:val="single"/>
            <w:rtl w:val="0"/>
          </w:rPr>
          <w:t xml:space="preserve">View IPP# 206490</w:t>
        </w:r>
      </w:hyperlink>
      <w:r>
        <w:rPr>
          <w:rtl w:val="0"/>
        </w:rPr>
      </w:r>
    </w:p>
    <w:p w:rsidR="00000000" w:rsidDel="00000000" w:rsidP="00000000" w:rsidRDefault="00000000" w:rsidRPr="00000000" w14:paraId="00000047">
      <w:pPr>
        <w:spacing w:after="240" w:before="240" w:lineRule="auto"/>
        <w:rPr>
          <w:color w:val="1155cc"/>
          <w:u w:val="single"/>
        </w:rPr>
      </w:pPr>
      <w:hyperlink r:id="rId43">
        <w:r>
          <w:rPr>
            <w:color w:val="1155cc"/>
            <w:u w:val="single"/>
            <w:rtl w:val="0"/>
          </w:rPr>
          <w:t xml:space="preserve">Browse All Teflon Pro-Rings in Stock</w:t>
        </w:r>
      </w:hyperlink>
      <w:r>
        <w:rPr>
          <w:rtl w:val="0"/>
        </w:rPr>
      </w:r>
    </w:p>
    <w:p w:rsidR="00000000" w:rsidDel="00000000" w:rsidP="00000000" w:rsidRDefault="00000000" w:rsidRPr="00000000" w14:paraId="00000048">
      <w:pPr>
        <w:rPr/>
      </w:pPr>
      <w:r>
        <w:pict>
          <v:rect style="width:0.0pt;height:1.5pt" o:hr="t" o:hrstd="t" o:hralign="center" fillcolor="#A0A0A0" stroked="f"/>
        </w:pict>
      </w:r>
      <w:r>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gs2ijl24fadt" w:id="12"/>
      <w:bookmarkEnd w:id="12"/>
      <w:r>
        <w:rPr>
          <w:b w:val="1"/>
          <w:bCs w:val="1"/>
          <w:sz w:val="34"/>
          <w:szCs w:val="34"/>
          <w:rtl w:val="0"/>
        </w:rPr>
        <w:t xml:space="preserve">Buy Used Glass Lined Pro-Rings for Sale by Manufacturer</w:t>
      </w:r>
    </w:p>
    <w:p w:rsidR="00000000" w:rsidDel="00000000" w:rsidP="00000000" w:rsidRDefault="00000000" w:rsidRPr="00000000" w14:paraId="0000004A">
      <w:pPr>
        <w:spacing w:after="240" w:before="240" w:lineRule="auto"/>
        <w:rPr/>
      </w:pPr>
      <w:r>
        <w:rPr>
          <w:rtl w:val="0"/>
        </w:rPr>
        <w:t xml:space="preserve">IPP stocks glass lined pro-rings from Pfaudler, De Dietrich, 3V Tech, and UGE, with Pfaudler representing the deepest position in our inventory. Buying from the original equipment manufacturer helps ensure compatibility with existing reactor nozzle configurations and replacement parts.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94efeevkd19m" w:id="13"/>
      <w:bookmarkEnd w:id="13"/>
      <w:r>
        <w:rPr>
          <w:b w:val="1"/>
          <w:bCs w:val="1"/>
          <w:color w:val="000000"/>
          <w:sz w:val="26"/>
          <w:szCs w:val="26"/>
          <w:rtl w:val="0"/>
        </w:rPr>
        <w:t xml:space="preserve">Buy Used Pfaudler Glass Lined Pro-Rings for Sale</w:t>
      </w:r>
    </w:p>
    <w:p w:rsidR="00000000" w:rsidDel="00000000" w:rsidP="00000000" w:rsidRDefault="00000000" w:rsidRPr="00000000" w14:paraId="0000004C">
      <w:pPr>
        <w:spacing w:after="240" w:before="240" w:lineRule="auto"/>
        <w:rPr/>
      </w:pPr>
      <w:r>
        <w:rPr>
          <w:rtl w:val="0"/>
        </w:rPr>
        <w:t xml:space="preserve">Pfaudler is the deepest single-manufacturer position in IPP's glass lined pro-ring inventory. Available hinge configurations include Pfaudler Two Hole, Pfaudler Single Hole, Pro Ring Standard-Single Hole, and Pro Ring Spring Assist.</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obrl5g9m4eqx" w:id="14"/>
      <w:bookmarkEnd w:id="14"/>
      <w:r>
        <w:rPr>
          <w:b w:val="1"/>
          <w:bCs w:val="1"/>
          <w:color w:val="000000"/>
          <w:sz w:val="22"/>
          <w:szCs w:val="22"/>
          <w:rtl w:val="0"/>
        </w:rPr>
        <w:t xml:space="preserve">[Pfaudler] Pfaudler Glasslined — 304.8 mm (12 in) (</w:t>
      </w:r>
      <w:hyperlink r:id="rId44">
        <w:r>
          <w:rPr>
            <w:b w:val="1"/>
            <w:bCs w:val="1"/>
            <w:color w:val="1155cc"/>
            <w:sz w:val="22"/>
            <w:szCs w:val="22"/>
            <w:u w:val="single"/>
            <w:rtl w:val="0"/>
          </w:rPr>
          <w:t xml:space="preserve">IPP# 1634</w:t>
        </w:r>
      </w:hyperlink>
      <w:r>
        <w:rPr>
          <w:b w:val="1"/>
          <w:bCs w:val="1"/>
          <w:color w:val="000000"/>
          <w:sz w:val="22"/>
          <w:szCs w:val="22"/>
          <w:rtl w:val="0"/>
        </w:rPr>
        <w:t xml:space="preserve">)</w:t>
      </w:r>
    </w:p>
    <w:p w:rsidR="00000000" w:rsidDel="00000000" w:rsidP="00000000" w:rsidRDefault="00000000" w:rsidRPr="00000000" w14:paraId="0000004E">
      <w:pPr>
        <w:spacing w:after="240" w:before="240" w:lineRule="auto"/>
        <w:rPr/>
      </w:pPr>
      <w:r>
        <w:rPr>
          <w:rtl w:val="0"/>
        </w:rPr>
        <w:t xml:space="preserve">Re-glassed Pfaudler glasslined pro-ring. 304.8 mm (12 in) diameter x 406.4 mm (16 in) length with Pfaudler Two Hole hinge.</w:t>
      </w:r>
    </w:p>
    <w:p w:rsidR="00000000" w:rsidDel="00000000" w:rsidP="00000000" w:rsidRDefault="00000000" w:rsidRPr="00000000" w14:paraId="0000004F">
      <w:pPr>
        <w:numPr>
          <w:ilvl w:val="0"/>
          <w:numId w:val="23"/>
        </w:numPr>
        <w:spacing w:after="0" w:afterAutospacing="0" w:before="240" w:lineRule="auto"/>
        <w:ind w:left="720" w:hanging="360"/>
      </w:pPr>
      <w:r>
        <w:rPr>
          <w:rtl w:val="0"/>
        </w:rPr>
        <w:t xml:space="preserve">Material: Glasslined</w:t>
      </w:r>
    </w:p>
    <w:p w:rsidR="00000000" w:rsidDel="00000000" w:rsidP="00000000" w:rsidRDefault="00000000" w:rsidRPr="00000000" w14:paraId="00000050">
      <w:pPr>
        <w:numPr>
          <w:ilvl w:val="0"/>
          <w:numId w:val="23"/>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51">
      <w:pPr>
        <w:numPr>
          <w:ilvl w:val="0"/>
          <w:numId w:val="23"/>
        </w:numPr>
        <w:spacing w:after="0" w:afterAutospacing="0" w:before="0" w:beforeAutospacing="0" w:lineRule="auto"/>
        <w:ind w:left="720" w:hanging="360"/>
      </w:pPr>
      <w:r>
        <w:rPr>
          <w:rtl w:val="0"/>
        </w:rPr>
        <w:t xml:space="preserve">Diameter: 304.8 mm (12 in) x Length: 406.4 mm (16 in)</w:t>
      </w:r>
    </w:p>
    <w:p w:rsidR="00000000" w:rsidDel="00000000" w:rsidP="00000000" w:rsidRDefault="00000000" w:rsidRPr="00000000" w14:paraId="00000052">
      <w:pPr>
        <w:numPr>
          <w:ilvl w:val="0"/>
          <w:numId w:val="23"/>
        </w:numPr>
        <w:spacing w:after="240" w:before="0" w:beforeAutospacing="0" w:lineRule="auto"/>
        <w:ind w:left="720" w:hanging="360"/>
      </w:pPr>
      <w:r>
        <w:rPr>
          <w:rtl w:val="0"/>
        </w:rPr>
        <w:t xml:space="preserve">Hinge Type: Pfaudler Two Hole hinge</w:t>
      </w:r>
    </w:p>
    <w:p w:rsidR="00000000" w:rsidDel="00000000" w:rsidP="00000000" w:rsidRDefault="00000000" w:rsidRPr="00000000" w14:paraId="00000053">
      <w:pPr>
        <w:spacing w:after="240" w:before="240" w:lineRule="auto"/>
        <w:rPr>
          <w:color w:val="1155cc"/>
          <w:u w:val="single"/>
        </w:rPr>
      </w:pPr>
      <w:hyperlink r:id="rId45">
        <w:r>
          <w:rPr>
            <w:color w:val="1155cc"/>
            <w:u w:val="single"/>
            <w:rtl w:val="0"/>
          </w:rPr>
          <w:t xml:space="preserve">Request Specs</w:t>
        </w:r>
      </w:hyperlink>
      <w:r>
        <w:rPr>
          <w:rtl w:val="0"/>
        </w:rPr>
        <w:t xml:space="preserve"> |</w:t>
      </w:r>
      <w:hyperlink r:id="rId46">
        <w:r>
          <w:rPr>
            <w:rtl w:val="0"/>
          </w:rPr>
          <w:t xml:space="preserve"> </w:t>
        </w:r>
      </w:hyperlink>
      <w:hyperlink r:id="rId47">
        <w:r>
          <w:rPr>
            <w:color w:val="1155cc"/>
            <w:u w:val="single"/>
            <w:rtl w:val="0"/>
          </w:rPr>
          <w:t xml:space="preserve">View IPP# 1634</w:t>
        </w:r>
      </w:hyperlink>
      <w:r>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wt8chbwm9ycg" w:id="15"/>
      <w:bookmarkEnd w:id="15"/>
      <w:r>
        <w:rPr>
          <w:b w:val="1"/>
          <w:bCs w:val="1"/>
          <w:color w:val="000000"/>
          <w:sz w:val="22"/>
          <w:szCs w:val="22"/>
          <w:rtl w:val="0"/>
        </w:rPr>
        <w:t xml:space="preserve">Pfaudler Glasslined — 152.4 mm (6 in) (</w:t>
      </w:r>
      <w:hyperlink r:id="rId48">
        <w:r>
          <w:rPr>
            <w:b w:val="1"/>
            <w:bCs w:val="1"/>
            <w:color w:val="1155cc"/>
            <w:sz w:val="22"/>
            <w:szCs w:val="22"/>
            <w:u w:val="single"/>
            <w:rtl w:val="0"/>
          </w:rPr>
          <w:t xml:space="preserve">IPP# 1639</w:t>
        </w:r>
      </w:hyperlink>
      <w:r>
        <w:rPr>
          <w:b w:val="1"/>
          <w:bCs w:val="1"/>
          <w:color w:val="000000"/>
          <w:sz w:val="22"/>
          <w:szCs w:val="22"/>
          <w:rtl w:val="0"/>
        </w:rPr>
        <w:t xml:space="preserve">)</w:t>
      </w:r>
    </w:p>
    <w:p w:rsidR="00000000" w:rsidDel="00000000" w:rsidP="00000000" w:rsidRDefault="00000000" w:rsidRPr="00000000" w14:paraId="00000055">
      <w:pPr>
        <w:spacing w:after="240" w:before="240" w:lineRule="auto"/>
        <w:rPr/>
      </w:pPr>
      <w:r>
        <w:rPr>
          <w:rtl w:val="0"/>
        </w:rPr>
        <w:t xml:space="preserve">Re-glassed Pfaudler glasslined pro-ring. 152.4 mm (6 in) diameter.</w:t>
      </w:r>
    </w:p>
    <w:p w:rsidR="00000000" w:rsidDel="00000000" w:rsidP="00000000" w:rsidRDefault="00000000" w:rsidRPr="00000000" w14:paraId="00000056">
      <w:pPr>
        <w:numPr>
          <w:ilvl w:val="0"/>
          <w:numId w:val="15"/>
        </w:numPr>
        <w:spacing w:after="0" w:afterAutospacing="0" w:before="240" w:lineRule="auto"/>
        <w:ind w:left="720" w:hanging="360"/>
      </w:pPr>
      <w:r>
        <w:rPr>
          <w:rtl w:val="0"/>
        </w:rPr>
        <w:t xml:space="preserve">Material: Glasslined</w:t>
      </w:r>
    </w:p>
    <w:p w:rsidR="00000000" w:rsidDel="00000000" w:rsidP="00000000" w:rsidRDefault="00000000" w:rsidRPr="00000000" w14:paraId="00000057">
      <w:pPr>
        <w:numPr>
          <w:ilvl w:val="0"/>
          <w:numId w:val="15"/>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58">
      <w:pPr>
        <w:numPr>
          <w:ilvl w:val="0"/>
          <w:numId w:val="15"/>
        </w:numPr>
        <w:spacing w:after="0" w:afterAutospacing="0" w:before="0" w:beforeAutospacing="0" w:lineRule="auto"/>
        <w:ind w:left="720" w:hanging="360"/>
      </w:pPr>
      <w:r>
        <w:rPr>
          <w:rtl w:val="0"/>
        </w:rPr>
        <w:t xml:space="preserve">Manufacturer: Pfaudler</w:t>
      </w:r>
    </w:p>
    <w:p w:rsidR="00000000" w:rsidDel="00000000" w:rsidP="00000000" w:rsidRDefault="00000000" w:rsidRPr="00000000" w14:paraId="00000059">
      <w:pPr>
        <w:numPr>
          <w:ilvl w:val="0"/>
          <w:numId w:val="15"/>
        </w:numPr>
        <w:spacing w:after="240" w:before="0" w:beforeAutospacing="0" w:lineRule="auto"/>
        <w:ind w:left="720" w:hanging="360"/>
      </w:pPr>
      <w:r>
        <w:rPr>
          <w:rtl w:val="0"/>
        </w:rPr>
        <w:t xml:space="preserve">Diameter: 152.4 mm (6 in) diameter</w:t>
      </w:r>
    </w:p>
    <w:p w:rsidR="00000000" w:rsidDel="00000000" w:rsidP="00000000" w:rsidRDefault="00000000" w:rsidRPr="00000000" w14:paraId="0000005A">
      <w:pPr>
        <w:spacing w:after="240" w:before="240" w:lineRule="auto"/>
        <w:rPr>
          <w:color w:val="1155cc"/>
          <w:u w:val="single"/>
        </w:rPr>
      </w:pPr>
      <w:hyperlink r:id="rId49">
        <w:r>
          <w:rPr>
            <w:color w:val="1155cc"/>
            <w:u w:val="single"/>
            <w:rtl w:val="0"/>
          </w:rPr>
          <w:t xml:space="preserve">Request Specs</w:t>
        </w:r>
      </w:hyperlink>
      <w:r>
        <w:rPr>
          <w:rtl w:val="0"/>
        </w:rPr>
        <w:t xml:space="preserve"> |</w:t>
      </w:r>
      <w:hyperlink r:id="rId50">
        <w:r>
          <w:rPr>
            <w:rtl w:val="0"/>
          </w:rPr>
          <w:t xml:space="preserve"> </w:t>
        </w:r>
      </w:hyperlink>
      <w:hyperlink r:id="rId51">
        <w:r>
          <w:rPr>
            <w:color w:val="1155cc"/>
            <w:u w:val="single"/>
            <w:rtl w:val="0"/>
          </w:rPr>
          <w:t xml:space="preserve">View IPP# 1639</w:t>
        </w:r>
      </w:hyperlink>
      <w:r>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xpzcjjr5h3uw" w:id="16"/>
      <w:bookmarkEnd w:id="16"/>
      <w:r>
        <w:rPr>
          <w:b w:val="1"/>
          <w:bCs w:val="1"/>
          <w:color w:val="000000"/>
          <w:sz w:val="22"/>
          <w:szCs w:val="22"/>
          <w:rtl w:val="0"/>
        </w:rPr>
        <w:t xml:space="preserve">Pfaudler Glasslined — 355.6 mm (14 in) (</w:t>
      </w:r>
      <w:hyperlink r:id="rId52">
        <w:r>
          <w:rPr>
            <w:b w:val="1"/>
            <w:bCs w:val="1"/>
            <w:color w:val="1155cc"/>
            <w:sz w:val="22"/>
            <w:szCs w:val="22"/>
            <w:u w:val="single"/>
            <w:rtl w:val="0"/>
          </w:rPr>
          <w:t xml:space="preserve">IPP# 1640</w:t>
        </w:r>
      </w:hyperlink>
      <w:r>
        <w:rPr>
          <w:b w:val="1"/>
          <w:bCs w:val="1"/>
          <w:color w:val="000000"/>
          <w:sz w:val="22"/>
          <w:szCs w:val="22"/>
          <w:rtl w:val="0"/>
        </w:rPr>
        <w:t xml:space="preserve">)</w:t>
      </w:r>
    </w:p>
    <w:p w:rsidR="00000000" w:rsidDel="00000000" w:rsidP="00000000" w:rsidRDefault="00000000" w:rsidRPr="00000000" w14:paraId="0000005C">
      <w:pPr>
        <w:spacing w:after="240" w:before="240" w:lineRule="auto"/>
        <w:rPr/>
      </w:pPr>
      <w:r>
        <w:rPr>
          <w:rtl w:val="0"/>
        </w:rPr>
        <w:t xml:space="preserve">Re-glassed Pfaudler glasslined pro-ring. 355.6 mm (14 in) diameter x 457.2 mm (18 in) length with Pfaudler Two Hole hinge.</w:t>
      </w:r>
    </w:p>
    <w:p w:rsidR="00000000" w:rsidDel="00000000" w:rsidP="00000000" w:rsidRDefault="00000000" w:rsidRPr="00000000" w14:paraId="0000005D">
      <w:pPr>
        <w:numPr>
          <w:ilvl w:val="0"/>
          <w:numId w:val="1"/>
        </w:numPr>
        <w:spacing w:after="0" w:afterAutospacing="0" w:before="240" w:lineRule="auto"/>
        <w:ind w:left="720" w:hanging="360"/>
      </w:pPr>
      <w:r>
        <w:rPr>
          <w:rtl w:val="0"/>
        </w:rPr>
        <w:t xml:space="preserve">Material: Glasslined</w:t>
      </w:r>
    </w:p>
    <w:p w:rsidR="00000000" w:rsidDel="00000000" w:rsidP="00000000" w:rsidRDefault="00000000" w:rsidRPr="00000000" w14:paraId="0000005E">
      <w:pPr>
        <w:numPr>
          <w:ilvl w:val="0"/>
          <w:numId w:val="1"/>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5F">
      <w:pPr>
        <w:numPr>
          <w:ilvl w:val="0"/>
          <w:numId w:val="1"/>
        </w:numPr>
        <w:spacing w:after="0" w:afterAutospacing="0" w:before="0" w:beforeAutospacing="0" w:lineRule="auto"/>
        <w:ind w:left="720" w:hanging="360"/>
      </w:pPr>
      <w:r>
        <w:rPr>
          <w:rtl w:val="0"/>
        </w:rPr>
        <w:t xml:space="preserve">Diameter: 355.6 mm (14 in) x Length: 457.2 mm (18 in)</w:t>
      </w:r>
    </w:p>
    <w:p w:rsidR="00000000" w:rsidDel="00000000" w:rsidP="00000000" w:rsidRDefault="00000000" w:rsidRPr="00000000" w14:paraId="00000060">
      <w:pPr>
        <w:numPr>
          <w:ilvl w:val="0"/>
          <w:numId w:val="1"/>
        </w:numPr>
        <w:spacing w:after="240" w:before="0" w:beforeAutospacing="0" w:lineRule="auto"/>
        <w:ind w:left="720" w:hanging="360"/>
      </w:pPr>
      <w:r>
        <w:rPr>
          <w:rtl w:val="0"/>
        </w:rPr>
        <w:t xml:space="preserve">Hinge Type: Pfaudler Two Hole hinge</w:t>
      </w:r>
    </w:p>
    <w:p w:rsidR="00000000" w:rsidDel="00000000" w:rsidP="00000000" w:rsidRDefault="00000000" w:rsidRPr="00000000" w14:paraId="00000061">
      <w:pPr>
        <w:spacing w:after="240" w:before="240" w:lineRule="auto"/>
        <w:rPr>
          <w:color w:val="1155cc"/>
          <w:u w:val="single"/>
        </w:rPr>
      </w:pPr>
      <w:hyperlink r:id="rId53">
        <w:r>
          <w:rPr>
            <w:color w:val="1155cc"/>
            <w:u w:val="single"/>
            <w:rtl w:val="0"/>
          </w:rPr>
          <w:t xml:space="preserve">Request Specs</w:t>
        </w:r>
      </w:hyperlink>
      <w:r>
        <w:rPr>
          <w:rtl w:val="0"/>
        </w:rPr>
        <w:t xml:space="preserve"> |</w:t>
      </w:r>
      <w:hyperlink r:id="rId54">
        <w:r>
          <w:rPr>
            <w:rtl w:val="0"/>
          </w:rPr>
          <w:t xml:space="preserve"> </w:t>
        </w:r>
      </w:hyperlink>
      <w:hyperlink r:id="rId55">
        <w:r>
          <w:rPr>
            <w:color w:val="1155cc"/>
            <w:u w:val="single"/>
            <w:rtl w:val="0"/>
          </w:rPr>
          <w:t xml:space="preserve">View IPP# 1640</w:t>
        </w:r>
      </w:hyperlink>
      <w:r>
        <w:rPr>
          <w:rtl w:val="0"/>
        </w:rPr>
      </w:r>
    </w:p>
    <w:p w:rsidR="00000000" w:rsidDel="00000000" w:rsidP="00000000" w:rsidRDefault="00000000" w:rsidRPr="00000000" w14:paraId="00000062">
      <w:pPr>
        <w:spacing w:after="240" w:before="240" w:lineRule="auto"/>
        <w:rPr>
          <w:color w:val="1155cc"/>
          <w:u w:val="single"/>
        </w:rPr>
      </w:pPr>
      <w:hyperlink r:id="rId56">
        <w:r>
          <w:rPr>
            <w:color w:val="1155cc"/>
            <w:u w:val="single"/>
            <w:rtl w:val="0"/>
          </w:rPr>
          <w:t xml:space="preserve">Browse All Pfaudler Pro-Rings in Stock</w:t>
        </w:r>
      </w:hyperlink>
      <w:r>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3u1quatyiwr5" w:id="17"/>
      <w:bookmarkEnd w:id="17"/>
      <w:r>
        <w:rPr>
          <w:b w:val="1"/>
          <w:bCs w:val="1"/>
          <w:color w:val="000000"/>
          <w:sz w:val="26"/>
          <w:szCs w:val="26"/>
          <w:rtl w:val="0"/>
        </w:rPr>
        <w:t xml:space="preserve">Buy Used DeDietrich Glass Lined Pro-Rings for Sale</w:t>
      </w:r>
    </w:p>
    <w:p w:rsidR="00000000" w:rsidDel="00000000" w:rsidP="00000000" w:rsidRDefault="00000000" w:rsidRPr="00000000" w14:paraId="00000064">
      <w:pPr>
        <w:spacing w:after="240" w:before="240" w:lineRule="auto"/>
        <w:rPr/>
      </w:pPr>
      <w:r>
        <w:rPr>
          <w:rtl w:val="0"/>
        </w:rPr>
        <w:t xml:space="preserve">De Dietrich is the second deepest OEM position in IPP's glass lined pro-ring inventory. Available in Glasslined and Teflon construction across re-glassed and unused conditions.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2x8z5igr86su" w:id="18"/>
      <w:bookmarkEnd w:id="18"/>
      <w:r>
        <w:rPr>
          <w:b w:val="1"/>
          <w:bCs w:val="1"/>
          <w:color w:val="000000"/>
          <w:sz w:val="22"/>
          <w:szCs w:val="22"/>
          <w:rtl w:val="0"/>
        </w:rPr>
        <w:t xml:space="preserve">[De Dietrich] DeDietrich Teflon — 355.6 mm (14 in) (</w:t>
      </w:r>
      <w:hyperlink r:id="rId57">
        <w:r>
          <w:rPr>
            <w:b w:val="1"/>
            <w:bCs w:val="1"/>
            <w:color w:val="1155cc"/>
            <w:sz w:val="22"/>
            <w:szCs w:val="22"/>
            <w:u w:val="single"/>
            <w:rtl w:val="0"/>
          </w:rPr>
          <w:t xml:space="preserve">IPP# 206490</w:t>
        </w:r>
      </w:hyperlink>
      <w:r>
        <w:rPr>
          <w:b w:val="1"/>
          <w:bCs w:val="1"/>
          <w:color w:val="000000"/>
          <w:sz w:val="22"/>
          <w:szCs w:val="22"/>
          <w:rtl w:val="0"/>
        </w:rPr>
        <w:t xml:space="preserve">)</w:t>
      </w:r>
    </w:p>
    <w:p w:rsidR="00000000" w:rsidDel="00000000" w:rsidP="00000000" w:rsidRDefault="00000000" w:rsidRPr="00000000" w14:paraId="00000066">
      <w:pPr>
        <w:spacing w:after="240" w:before="240" w:lineRule="auto"/>
        <w:rPr/>
      </w:pPr>
      <w:r>
        <w:rPr>
          <w:rtl w:val="0"/>
        </w:rPr>
        <w:t xml:space="preserve">Unused DeDietrich Teflon pro-ring. 355.6 mm (14 in) diameter x 457.2 mm (18 in) length with DeDeitrich hinge.</w:t>
      </w:r>
    </w:p>
    <w:p w:rsidR="00000000" w:rsidDel="00000000" w:rsidP="00000000" w:rsidRDefault="00000000" w:rsidRPr="00000000" w14:paraId="00000067">
      <w:pPr>
        <w:numPr>
          <w:ilvl w:val="0"/>
          <w:numId w:val="30"/>
        </w:numPr>
        <w:spacing w:after="0" w:afterAutospacing="0" w:before="240" w:lineRule="auto"/>
        <w:ind w:left="720" w:hanging="360"/>
      </w:pPr>
      <w:r>
        <w:rPr>
          <w:rtl w:val="0"/>
        </w:rPr>
        <w:t xml:space="preserve">Material: Teflon</w:t>
      </w:r>
    </w:p>
    <w:p w:rsidR="00000000" w:rsidDel="00000000" w:rsidP="00000000" w:rsidRDefault="00000000" w:rsidRPr="00000000" w14:paraId="00000068">
      <w:pPr>
        <w:numPr>
          <w:ilvl w:val="0"/>
          <w:numId w:val="30"/>
        </w:numPr>
        <w:spacing w:after="0" w:afterAutospacing="0" w:before="0" w:beforeAutospacing="0" w:lineRule="auto"/>
        <w:ind w:left="720" w:hanging="360"/>
      </w:pPr>
      <w:r>
        <w:rPr>
          <w:rtl w:val="0"/>
        </w:rPr>
        <w:t xml:space="preserve">Condition: Unused condition</w:t>
      </w:r>
    </w:p>
    <w:p w:rsidR="00000000" w:rsidDel="00000000" w:rsidP="00000000" w:rsidRDefault="00000000" w:rsidRPr="00000000" w14:paraId="00000069">
      <w:pPr>
        <w:numPr>
          <w:ilvl w:val="0"/>
          <w:numId w:val="30"/>
        </w:numPr>
        <w:spacing w:after="0" w:afterAutospacing="0" w:before="0" w:beforeAutospacing="0" w:lineRule="auto"/>
        <w:ind w:left="720" w:hanging="360"/>
      </w:pPr>
      <w:r>
        <w:rPr>
          <w:rtl w:val="0"/>
        </w:rPr>
        <w:t xml:space="preserve">Diameter: 355.6 mm (14 in) x Length: 457.2 mm (18 in)</w:t>
      </w:r>
    </w:p>
    <w:p w:rsidR="00000000" w:rsidDel="00000000" w:rsidP="00000000" w:rsidRDefault="00000000" w:rsidRPr="00000000" w14:paraId="0000006A">
      <w:pPr>
        <w:numPr>
          <w:ilvl w:val="0"/>
          <w:numId w:val="30"/>
        </w:numPr>
        <w:spacing w:after="240" w:before="0" w:beforeAutospacing="0" w:lineRule="auto"/>
        <w:ind w:left="720" w:hanging="360"/>
      </w:pPr>
      <w:r>
        <w:rPr>
          <w:rtl w:val="0"/>
        </w:rPr>
        <w:t xml:space="preserve">Hinge Type: DeDeitrich hinge</w:t>
      </w:r>
    </w:p>
    <w:p w:rsidR="00000000" w:rsidDel="00000000" w:rsidP="00000000" w:rsidRDefault="00000000" w:rsidRPr="00000000" w14:paraId="0000006B">
      <w:pPr>
        <w:spacing w:after="240" w:before="240" w:lineRule="auto"/>
        <w:rPr>
          <w:color w:val="1155cc"/>
          <w:u w:val="single"/>
        </w:rPr>
      </w:pPr>
      <w:hyperlink r:id="rId58">
        <w:r>
          <w:rPr>
            <w:color w:val="1155cc"/>
            <w:u w:val="single"/>
            <w:rtl w:val="0"/>
          </w:rPr>
          <w:t xml:space="preserve">Request Specs</w:t>
        </w:r>
      </w:hyperlink>
      <w:r>
        <w:rPr>
          <w:rtl w:val="0"/>
        </w:rPr>
        <w:t xml:space="preserve"> |</w:t>
      </w:r>
      <w:hyperlink r:id="rId59">
        <w:r>
          <w:rPr>
            <w:rtl w:val="0"/>
          </w:rPr>
          <w:t xml:space="preserve"> </w:t>
        </w:r>
      </w:hyperlink>
      <w:hyperlink r:id="rId60">
        <w:r>
          <w:rPr>
            <w:color w:val="1155cc"/>
            <w:u w:val="single"/>
            <w:rtl w:val="0"/>
          </w:rPr>
          <w:t xml:space="preserve">View IPP# 206490</w:t>
        </w:r>
      </w:hyperlink>
      <w:r>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yg69v1hqejf7" w:id="19"/>
      <w:bookmarkEnd w:id="19"/>
      <w:r>
        <w:rPr>
          <w:b w:val="1"/>
          <w:bCs w:val="1"/>
          <w:color w:val="000000"/>
          <w:sz w:val="22"/>
          <w:szCs w:val="22"/>
          <w:rtl w:val="0"/>
        </w:rPr>
        <w:t xml:space="preserve">DeDietrich Glasslined — 508 mm (20 in) (</w:t>
      </w:r>
      <w:hyperlink r:id="rId61">
        <w:r>
          <w:rPr>
            <w:b w:val="1"/>
            <w:bCs w:val="1"/>
            <w:color w:val="1155cc"/>
            <w:sz w:val="22"/>
            <w:szCs w:val="22"/>
            <w:u w:val="single"/>
            <w:rtl w:val="0"/>
          </w:rPr>
          <w:t xml:space="preserve">IPP# 206491</w:t>
        </w:r>
      </w:hyperlink>
      <w:r>
        <w:rPr>
          <w:b w:val="1"/>
          <w:bCs w:val="1"/>
          <w:color w:val="000000"/>
          <w:sz w:val="22"/>
          <w:szCs w:val="22"/>
          <w:rtl w:val="0"/>
        </w:rPr>
        <w:t xml:space="preserve">)</w:t>
      </w:r>
    </w:p>
    <w:p w:rsidR="00000000" w:rsidDel="00000000" w:rsidP="00000000" w:rsidRDefault="00000000" w:rsidRPr="00000000" w14:paraId="0000006D">
      <w:pPr>
        <w:spacing w:after="240" w:before="240" w:lineRule="auto"/>
        <w:rPr/>
      </w:pPr>
      <w:r>
        <w:rPr>
          <w:rtl w:val="0"/>
        </w:rPr>
        <w:t xml:space="preserve">Unused DeDietrich glasslined pro-ring. 508 mm (20 in) diameter.</w:t>
      </w:r>
    </w:p>
    <w:p w:rsidR="00000000" w:rsidDel="00000000" w:rsidP="00000000" w:rsidRDefault="00000000" w:rsidRPr="00000000" w14:paraId="0000006E">
      <w:pPr>
        <w:numPr>
          <w:ilvl w:val="0"/>
          <w:numId w:val="29"/>
        </w:numPr>
        <w:spacing w:after="0" w:afterAutospacing="0" w:before="240" w:lineRule="auto"/>
        <w:ind w:left="720" w:hanging="360"/>
      </w:pPr>
      <w:r>
        <w:rPr>
          <w:rtl w:val="0"/>
        </w:rPr>
        <w:t xml:space="preserve">Material: Glasslined</w:t>
      </w:r>
    </w:p>
    <w:p w:rsidR="00000000" w:rsidDel="00000000" w:rsidP="00000000" w:rsidRDefault="00000000" w:rsidRPr="00000000" w14:paraId="0000006F">
      <w:pPr>
        <w:numPr>
          <w:ilvl w:val="0"/>
          <w:numId w:val="29"/>
        </w:numPr>
        <w:spacing w:after="0" w:afterAutospacing="0" w:before="0" w:beforeAutospacing="0" w:lineRule="auto"/>
        <w:ind w:left="720" w:hanging="360"/>
      </w:pPr>
      <w:r>
        <w:rPr>
          <w:rtl w:val="0"/>
        </w:rPr>
        <w:t xml:space="preserve">Condition: Unused condition</w:t>
      </w:r>
    </w:p>
    <w:p w:rsidR="00000000" w:rsidDel="00000000" w:rsidP="00000000" w:rsidRDefault="00000000" w:rsidRPr="00000000" w14:paraId="00000070">
      <w:pPr>
        <w:numPr>
          <w:ilvl w:val="0"/>
          <w:numId w:val="29"/>
        </w:numPr>
        <w:spacing w:after="0" w:afterAutospacing="0" w:before="0" w:beforeAutospacing="0" w:lineRule="auto"/>
        <w:ind w:left="720" w:hanging="360"/>
      </w:pPr>
      <w:r>
        <w:rPr>
          <w:rtl w:val="0"/>
        </w:rPr>
        <w:t xml:space="preserve">Manufacturer: DeDietrich</w:t>
      </w:r>
    </w:p>
    <w:p w:rsidR="00000000" w:rsidDel="00000000" w:rsidP="00000000" w:rsidRDefault="00000000" w:rsidRPr="00000000" w14:paraId="00000071">
      <w:pPr>
        <w:numPr>
          <w:ilvl w:val="0"/>
          <w:numId w:val="29"/>
        </w:numPr>
        <w:spacing w:after="240" w:before="0" w:beforeAutospacing="0" w:lineRule="auto"/>
        <w:ind w:left="720" w:hanging="360"/>
      </w:pPr>
      <w:r>
        <w:rPr>
          <w:rtl w:val="0"/>
        </w:rPr>
        <w:t xml:space="preserve">Diameter: 508 mm (20 in) diameter</w:t>
      </w:r>
    </w:p>
    <w:p w:rsidR="00000000" w:rsidDel="00000000" w:rsidP="00000000" w:rsidRDefault="00000000" w:rsidRPr="00000000" w14:paraId="00000072">
      <w:pPr>
        <w:spacing w:after="240" w:before="240" w:lineRule="auto"/>
        <w:rPr>
          <w:color w:val="1155cc"/>
          <w:u w:val="single"/>
        </w:rPr>
      </w:pPr>
      <w:hyperlink r:id="rId62">
        <w:r>
          <w:rPr>
            <w:color w:val="1155cc"/>
            <w:u w:val="single"/>
            <w:rtl w:val="0"/>
          </w:rPr>
          <w:t xml:space="preserve">Request Specs</w:t>
        </w:r>
      </w:hyperlink>
      <w:r>
        <w:rPr>
          <w:rtl w:val="0"/>
        </w:rPr>
        <w:t xml:space="preserve"> |</w:t>
      </w:r>
      <w:hyperlink r:id="rId63">
        <w:r>
          <w:rPr>
            <w:rtl w:val="0"/>
          </w:rPr>
          <w:t xml:space="preserve"> </w:t>
        </w:r>
      </w:hyperlink>
      <w:hyperlink r:id="rId64">
        <w:r>
          <w:rPr>
            <w:color w:val="1155cc"/>
            <w:u w:val="single"/>
            <w:rtl w:val="0"/>
          </w:rPr>
          <w:t xml:space="preserve">View IPP# 206491</w:t>
        </w:r>
      </w:hyperlink>
      <w:r>
        <w:rPr>
          <w:rtl w:val="0"/>
        </w:rPr>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3cao0n52hfhh" w:id="20"/>
      <w:bookmarkEnd w:id="20"/>
      <w:r>
        <w:rPr>
          <w:b w:val="1"/>
          <w:bCs w:val="1"/>
          <w:color w:val="000000"/>
          <w:sz w:val="22"/>
          <w:szCs w:val="22"/>
          <w:rtl w:val="0"/>
        </w:rPr>
        <w:t xml:space="preserve">DeDeitrich Glasslined — 457.2 mm (18 in) (</w:t>
      </w:r>
      <w:hyperlink r:id="rId65">
        <w:r>
          <w:rPr>
            <w:b w:val="1"/>
            <w:bCs w:val="1"/>
            <w:color w:val="1155cc"/>
            <w:sz w:val="22"/>
            <w:szCs w:val="22"/>
            <w:u w:val="single"/>
            <w:rtl w:val="0"/>
          </w:rPr>
          <w:t xml:space="preserve">IPP# 221875</w:t>
        </w:r>
      </w:hyperlink>
      <w:r>
        <w:rPr>
          <w:b w:val="1"/>
          <w:bCs w:val="1"/>
          <w:color w:val="000000"/>
          <w:sz w:val="22"/>
          <w:szCs w:val="22"/>
          <w:rtl w:val="0"/>
        </w:rPr>
        <w:t xml:space="preserve">)</w:t>
      </w:r>
    </w:p>
    <w:p w:rsidR="00000000" w:rsidDel="00000000" w:rsidP="00000000" w:rsidRDefault="00000000" w:rsidRPr="00000000" w14:paraId="00000074">
      <w:pPr>
        <w:spacing w:after="240" w:before="240" w:lineRule="auto"/>
        <w:rPr/>
      </w:pPr>
      <w:r>
        <w:rPr>
          <w:rtl w:val="0"/>
        </w:rPr>
        <w:t xml:space="preserve">Re-glassed DeDeitrich glasslined pro-ring. 457.2 mm (18 in) diameter.</w:t>
      </w:r>
    </w:p>
    <w:p w:rsidR="00000000" w:rsidDel="00000000" w:rsidP="00000000" w:rsidRDefault="00000000" w:rsidRPr="00000000" w14:paraId="00000075">
      <w:pPr>
        <w:numPr>
          <w:ilvl w:val="0"/>
          <w:numId w:val="14"/>
        </w:numPr>
        <w:spacing w:after="0" w:afterAutospacing="0" w:before="240" w:lineRule="auto"/>
        <w:ind w:left="720" w:hanging="360"/>
      </w:pPr>
      <w:r>
        <w:rPr>
          <w:rtl w:val="0"/>
        </w:rPr>
        <w:t xml:space="preserve">Material: Glasslined</w:t>
      </w:r>
    </w:p>
    <w:p w:rsidR="00000000" w:rsidDel="00000000" w:rsidP="00000000" w:rsidRDefault="00000000" w:rsidRPr="00000000" w14:paraId="00000076">
      <w:pPr>
        <w:numPr>
          <w:ilvl w:val="0"/>
          <w:numId w:val="14"/>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77">
      <w:pPr>
        <w:numPr>
          <w:ilvl w:val="0"/>
          <w:numId w:val="14"/>
        </w:numPr>
        <w:spacing w:after="0" w:afterAutospacing="0" w:before="0" w:beforeAutospacing="0" w:lineRule="auto"/>
        <w:ind w:left="720" w:hanging="360"/>
      </w:pPr>
      <w:r>
        <w:rPr>
          <w:rtl w:val="0"/>
        </w:rPr>
        <w:t xml:space="preserve">Manufacturer: DeDeitrich</w:t>
      </w:r>
    </w:p>
    <w:p w:rsidR="00000000" w:rsidDel="00000000" w:rsidP="00000000" w:rsidRDefault="00000000" w:rsidRPr="00000000" w14:paraId="00000078">
      <w:pPr>
        <w:numPr>
          <w:ilvl w:val="0"/>
          <w:numId w:val="14"/>
        </w:numPr>
        <w:spacing w:after="240" w:before="0" w:beforeAutospacing="0" w:lineRule="auto"/>
        <w:ind w:left="720" w:hanging="360"/>
      </w:pPr>
      <w:r>
        <w:rPr>
          <w:rtl w:val="0"/>
        </w:rPr>
        <w:t xml:space="preserve">Diameter: 457.2 mm (18 in) diameter</w:t>
      </w:r>
    </w:p>
    <w:p w:rsidR="00000000" w:rsidDel="00000000" w:rsidP="00000000" w:rsidRDefault="00000000" w:rsidRPr="00000000" w14:paraId="00000079">
      <w:pPr>
        <w:spacing w:after="240" w:before="240" w:lineRule="auto"/>
        <w:rPr>
          <w:color w:val="1155cc"/>
          <w:u w:val="single"/>
        </w:rPr>
      </w:pPr>
      <w:hyperlink r:id="rId66">
        <w:r>
          <w:rPr>
            <w:color w:val="1155cc"/>
            <w:u w:val="single"/>
            <w:rtl w:val="0"/>
          </w:rPr>
          <w:t xml:space="preserve">Request Specs</w:t>
        </w:r>
      </w:hyperlink>
      <w:r>
        <w:rPr>
          <w:rtl w:val="0"/>
        </w:rPr>
        <w:t xml:space="preserve"> |</w:t>
      </w:r>
      <w:hyperlink r:id="rId67">
        <w:r>
          <w:rPr>
            <w:rtl w:val="0"/>
          </w:rPr>
          <w:t xml:space="preserve"> </w:t>
        </w:r>
      </w:hyperlink>
      <w:hyperlink r:id="rId68">
        <w:r>
          <w:rPr>
            <w:color w:val="1155cc"/>
            <w:u w:val="single"/>
            <w:rtl w:val="0"/>
          </w:rPr>
          <w:t xml:space="preserve">View IPP# 221875</w:t>
        </w:r>
      </w:hyperlink>
      <w:r>
        <w:rPr>
          <w:rtl w:val="0"/>
        </w:rPr>
      </w:r>
    </w:p>
    <w:p w:rsidR="00000000" w:rsidDel="00000000" w:rsidP="00000000" w:rsidRDefault="00000000" w:rsidRPr="00000000" w14:paraId="0000007A">
      <w:pPr>
        <w:spacing w:after="240" w:before="240" w:lineRule="auto"/>
        <w:rPr>
          <w:color w:val="1155cc"/>
          <w:u w:val="single"/>
        </w:rPr>
      </w:pPr>
      <w:hyperlink r:id="rId69">
        <w:r>
          <w:rPr>
            <w:color w:val="1155cc"/>
            <w:u w:val="single"/>
            <w:rtl w:val="0"/>
          </w:rPr>
          <w:t xml:space="preserve">Browse All De Dietrich Pro-Rings in Stock</w:t>
        </w:r>
      </w:hyperlink>
      <w:r>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5l11yp9mcz4t" w:id="21"/>
      <w:bookmarkEnd w:id="21"/>
      <w:r>
        <w:rPr>
          <w:b w:val="1"/>
          <w:bCs w:val="1"/>
          <w:color w:val="000000"/>
          <w:sz w:val="26"/>
          <w:szCs w:val="26"/>
          <w:rtl w:val="0"/>
        </w:rPr>
        <w:t xml:space="preserve">Buy Used Glass Lined Pro-Rings from Other Manufacturers</w:t>
      </w:r>
    </w:p>
    <w:p w:rsidR="00000000" w:rsidDel="00000000" w:rsidP="00000000" w:rsidRDefault="00000000" w:rsidRPr="00000000" w14:paraId="0000007C">
      <w:pPr>
        <w:spacing w:after="240" w:before="240" w:lineRule="auto"/>
        <w:rPr/>
      </w:pPr>
      <w:r>
        <w:rPr>
          <w:rtl w:val="0"/>
        </w:rPr>
        <w:t xml:space="preserve">Beyond Pfaudler and De Dietrich, IPP stocks glass lined pro-rings from 3V Tech and UGE. These units cover large-diameter and new-stock positions in the inventory.</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ooa8flkajbxl" w:id="22"/>
      <w:bookmarkEnd w:id="22"/>
      <w:r>
        <w:rPr>
          <w:b w:val="1"/>
          <w:bCs w:val="1"/>
          <w:color w:val="000000"/>
          <w:sz w:val="22"/>
          <w:szCs w:val="22"/>
          <w:rtl w:val="0"/>
        </w:rPr>
        <w:t xml:space="preserve">[3V Tech] 3V Tech Glasslined — 610 mm (24 in) (</w:t>
      </w:r>
      <w:hyperlink r:id="rId70">
        <w:r>
          <w:rPr>
            <w:b w:val="1"/>
            <w:bCs w:val="1"/>
            <w:color w:val="1155cc"/>
            <w:sz w:val="22"/>
            <w:szCs w:val="22"/>
            <w:u w:val="single"/>
            <w:rtl w:val="0"/>
          </w:rPr>
          <w:t xml:space="preserve">IPP# 238255</w:t>
        </w:r>
      </w:hyperlink>
      <w:r>
        <w:rPr>
          <w:b w:val="1"/>
          <w:bCs w:val="1"/>
          <w:color w:val="000000"/>
          <w:sz w:val="22"/>
          <w:szCs w:val="22"/>
          <w:rtl w:val="0"/>
        </w:rPr>
        <w:t xml:space="preserve">)</w:t>
      </w:r>
    </w:p>
    <w:p w:rsidR="00000000" w:rsidDel="00000000" w:rsidP="00000000" w:rsidRDefault="00000000" w:rsidRPr="00000000" w14:paraId="0000007E">
      <w:pPr>
        <w:spacing w:after="240" w:before="240" w:lineRule="auto"/>
        <w:rPr/>
      </w:pPr>
      <w:r>
        <w:rPr>
          <w:rtl w:val="0"/>
        </w:rPr>
        <w:t xml:space="preserve">Used 3V Tech glasslined pro-ring. 610 mm (24 in) diameter.</w:t>
      </w:r>
    </w:p>
    <w:p w:rsidR="00000000" w:rsidDel="00000000" w:rsidP="00000000" w:rsidRDefault="00000000" w:rsidRPr="00000000" w14:paraId="0000007F">
      <w:pPr>
        <w:numPr>
          <w:ilvl w:val="0"/>
          <w:numId w:val="12"/>
        </w:numPr>
        <w:spacing w:after="0" w:afterAutospacing="0" w:before="240" w:lineRule="auto"/>
        <w:ind w:left="720" w:hanging="360"/>
      </w:pPr>
      <w:r>
        <w:rPr>
          <w:rtl w:val="0"/>
        </w:rPr>
        <w:t xml:space="preserve">Material: Glasslined</w:t>
      </w:r>
    </w:p>
    <w:p w:rsidR="00000000" w:rsidDel="00000000" w:rsidP="00000000" w:rsidRDefault="00000000" w:rsidRPr="00000000" w14:paraId="00000080">
      <w:pPr>
        <w:numPr>
          <w:ilvl w:val="0"/>
          <w:numId w:val="12"/>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81">
      <w:pPr>
        <w:numPr>
          <w:ilvl w:val="0"/>
          <w:numId w:val="12"/>
        </w:numPr>
        <w:spacing w:after="0" w:afterAutospacing="0" w:before="0" w:beforeAutospacing="0" w:lineRule="auto"/>
        <w:ind w:left="720" w:hanging="360"/>
      </w:pPr>
      <w:r>
        <w:rPr>
          <w:rtl w:val="0"/>
        </w:rPr>
        <w:t xml:space="preserve">Manufacturer: 3V Tech</w:t>
      </w:r>
    </w:p>
    <w:p w:rsidR="00000000" w:rsidDel="00000000" w:rsidP="00000000" w:rsidRDefault="00000000" w:rsidRPr="00000000" w14:paraId="00000082">
      <w:pPr>
        <w:numPr>
          <w:ilvl w:val="0"/>
          <w:numId w:val="12"/>
        </w:numPr>
        <w:spacing w:after="240" w:before="0" w:beforeAutospacing="0" w:lineRule="auto"/>
        <w:ind w:left="720" w:hanging="360"/>
      </w:pPr>
      <w:r>
        <w:rPr>
          <w:rtl w:val="0"/>
        </w:rPr>
        <w:t xml:space="preserve">Diameter: 610 mm (24 in) diameter</w:t>
      </w:r>
    </w:p>
    <w:p w:rsidR="00000000" w:rsidDel="00000000" w:rsidP="00000000" w:rsidRDefault="00000000" w:rsidRPr="00000000" w14:paraId="00000083">
      <w:pPr>
        <w:spacing w:after="240" w:before="240" w:lineRule="auto"/>
        <w:rPr>
          <w:color w:val="1155cc"/>
          <w:u w:val="single"/>
        </w:rPr>
      </w:pPr>
      <w:hyperlink r:id="rId71">
        <w:r>
          <w:rPr>
            <w:color w:val="1155cc"/>
            <w:u w:val="single"/>
            <w:rtl w:val="0"/>
          </w:rPr>
          <w:t xml:space="preserve">Request Specs</w:t>
        </w:r>
      </w:hyperlink>
      <w:r>
        <w:rPr>
          <w:rtl w:val="0"/>
        </w:rPr>
        <w:t xml:space="preserve"> |</w:t>
      </w:r>
      <w:hyperlink r:id="rId72">
        <w:r>
          <w:rPr>
            <w:rtl w:val="0"/>
          </w:rPr>
          <w:t xml:space="preserve"> </w:t>
        </w:r>
      </w:hyperlink>
      <w:hyperlink r:id="rId73">
        <w:r>
          <w:rPr>
            <w:color w:val="1155cc"/>
            <w:u w:val="single"/>
            <w:rtl w:val="0"/>
          </w:rPr>
          <w:t xml:space="preserve">View IPP# 238255</w:t>
        </w:r>
      </w:hyperlink>
      <w:r>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7mjovvultdl1" w:id="23"/>
      <w:bookmarkEnd w:id="23"/>
      <w:r>
        <w:rPr>
          <w:b w:val="1"/>
          <w:bCs w:val="1"/>
          <w:color w:val="000000"/>
          <w:sz w:val="22"/>
          <w:szCs w:val="22"/>
          <w:rtl w:val="0"/>
        </w:rPr>
        <w:t xml:space="preserve">UGE Glasslined — 457.2 mm (18 in) (</w:t>
      </w:r>
      <w:hyperlink r:id="rId74">
        <w:r>
          <w:rPr>
            <w:b w:val="1"/>
            <w:bCs w:val="1"/>
            <w:color w:val="1155cc"/>
            <w:sz w:val="22"/>
            <w:szCs w:val="22"/>
            <w:u w:val="single"/>
            <w:rtl w:val="0"/>
          </w:rPr>
          <w:t xml:space="preserve">IPP# 213771</w:t>
        </w:r>
      </w:hyperlink>
      <w:r>
        <w:rPr>
          <w:b w:val="1"/>
          <w:bCs w:val="1"/>
          <w:color w:val="000000"/>
          <w:sz w:val="22"/>
          <w:szCs w:val="22"/>
          <w:rtl w:val="0"/>
        </w:rPr>
        <w:t xml:space="preserve">)</w:t>
      </w:r>
    </w:p>
    <w:p w:rsidR="00000000" w:rsidDel="00000000" w:rsidP="00000000" w:rsidRDefault="00000000" w:rsidRPr="00000000" w14:paraId="00000085">
      <w:pPr>
        <w:spacing w:after="240" w:before="240" w:lineRule="auto"/>
        <w:rPr/>
      </w:pPr>
      <w:r>
        <w:rPr>
          <w:rtl w:val="0"/>
        </w:rPr>
        <w:t xml:space="preserve">New UGE glasslined pro-ring. 457.2 mm (18 in) diameter with Pro Ring Spring Assist hinge.</w:t>
      </w:r>
    </w:p>
    <w:p w:rsidR="00000000" w:rsidDel="00000000" w:rsidP="00000000" w:rsidRDefault="00000000" w:rsidRPr="00000000" w14:paraId="00000086">
      <w:pPr>
        <w:numPr>
          <w:ilvl w:val="0"/>
          <w:numId w:val="19"/>
        </w:numPr>
        <w:spacing w:after="0" w:afterAutospacing="0" w:before="240" w:lineRule="auto"/>
        <w:ind w:left="720" w:hanging="360"/>
      </w:pPr>
      <w:r>
        <w:rPr>
          <w:rtl w:val="0"/>
        </w:rPr>
        <w:t xml:space="preserve">Material: Glasslined</w:t>
      </w:r>
    </w:p>
    <w:p w:rsidR="00000000" w:rsidDel="00000000" w:rsidP="00000000" w:rsidRDefault="00000000" w:rsidRPr="00000000" w14:paraId="00000087">
      <w:pPr>
        <w:numPr>
          <w:ilvl w:val="0"/>
          <w:numId w:val="19"/>
        </w:numPr>
        <w:spacing w:after="0" w:afterAutospacing="0" w:before="0" w:beforeAutospacing="0" w:lineRule="auto"/>
        <w:ind w:left="720" w:hanging="360"/>
      </w:pPr>
      <w:r>
        <w:rPr>
          <w:rtl w:val="0"/>
        </w:rPr>
        <w:t xml:space="preserve">Condition: New condition</w:t>
      </w:r>
    </w:p>
    <w:p w:rsidR="00000000" w:rsidDel="00000000" w:rsidP="00000000" w:rsidRDefault="00000000" w:rsidRPr="00000000" w14:paraId="00000088">
      <w:pPr>
        <w:numPr>
          <w:ilvl w:val="0"/>
          <w:numId w:val="19"/>
        </w:numPr>
        <w:spacing w:after="0" w:afterAutospacing="0" w:before="0" w:beforeAutospacing="0" w:lineRule="auto"/>
        <w:ind w:left="720" w:hanging="360"/>
      </w:pPr>
      <w:r>
        <w:rPr>
          <w:rtl w:val="0"/>
        </w:rPr>
        <w:t xml:space="preserve">Manufacturer: UGE</w:t>
      </w:r>
    </w:p>
    <w:p w:rsidR="00000000" w:rsidDel="00000000" w:rsidP="00000000" w:rsidRDefault="00000000" w:rsidRPr="00000000" w14:paraId="00000089">
      <w:pPr>
        <w:numPr>
          <w:ilvl w:val="0"/>
          <w:numId w:val="19"/>
        </w:numPr>
        <w:spacing w:after="0" w:afterAutospacing="0" w:before="0" w:beforeAutospacing="0" w:lineRule="auto"/>
        <w:ind w:left="720" w:hanging="360"/>
      </w:pPr>
      <w:r>
        <w:rPr>
          <w:rtl w:val="0"/>
        </w:rPr>
        <w:t xml:space="preserve">Hinge Type: Pro Ring Spring Assist hinge</w:t>
      </w:r>
    </w:p>
    <w:p w:rsidR="00000000" w:rsidDel="00000000" w:rsidP="00000000" w:rsidRDefault="00000000" w:rsidRPr="00000000" w14:paraId="0000008A">
      <w:pPr>
        <w:numPr>
          <w:ilvl w:val="0"/>
          <w:numId w:val="19"/>
        </w:numPr>
        <w:spacing w:after="0" w:afterAutospacing="0" w:before="0" w:beforeAutospacing="0" w:lineRule="auto"/>
        <w:ind w:left="720" w:hanging="360"/>
        <w:rPr>
          <w:sz w:val="20"/>
          <w:szCs w:val="20"/>
        </w:rPr>
      </w:pPr>
      <w:r>
        <w:rPr>
          <w:color w:val="212529"/>
          <w:rtl w:val="0"/>
        </w:rPr>
        <w:t xml:space="preserve">Dimensions</w:t>
      </w:r>
    </w:p>
    <w:p w:rsidR="00000000" w:rsidDel="00000000" w:rsidP="00000000" w:rsidRDefault="00000000" w:rsidRPr="00000000" w14:paraId="0000008B">
      <w:pPr>
        <w:numPr>
          <w:ilvl w:val="0"/>
          <w:numId w:val="19"/>
        </w:numPr>
        <w:spacing w:after="240" w:before="0" w:beforeAutospacing="0" w:lineRule="auto"/>
        <w:ind w:left="720" w:hanging="360"/>
        <w:rPr>
          <w:sz w:val="20"/>
          <w:szCs w:val="20"/>
        </w:rPr>
      </w:pPr>
      <w:r>
        <w:rPr>
          <w:color w:val="212529"/>
          <w:rtl w:val="0"/>
        </w:rPr>
        <w:t>Diameter: 457.2 mm (18 in) diameter</w:t>
      </w:r>
      <w:r>
        <w:rPr>
          <w:rtl w:val="0"/>
        </w:rPr>
      </w:r>
    </w:p>
    <w:p w:rsidR="00000000" w:rsidDel="00000000" w:rsidP="00000000" w:rsidRDefault="00000000" w:rsidRPr="00000000" w14:paraId="0000008C">
      <w:pPr>
        <w:spacing w:after="240" w:before="240" w:lineRule="auto"/>
        <w:rPr>
          <w:color w:val="1155cc"/>
          <w:u w:val="single"/>
        </w:rPr>
      </w:pPr>
      <w:hyperlink r:id="rId75">
        <w:r>
          <w:rPr>
            <w:color w:val="1155cc"/>
            <w:u w:val="single"/>
            <w:rtl w:val="0"/>
          </w:rPr>
          <w:t xml:space="preserve">Request Specs</w:t>
        </w:r>
      </w:hyperlink>
      <w:r>
        <w:rPr>
          <w:rtl w:val="0"/>
        </w:rPr>
        <w:t xml:space="preserve"> |</w:t>
      </w:r>
      <w:hyperlink r:id="rId76">
        <w:r>
          <w:rPr>
            <w:rtl w:val="0"/>
          </w:rPr>
          <w:t xml:space="preserve"> </w:t>
        </w:r>
      </w:hyperlink>
      <w:hyperlink r:id="rId77">
        <w:r>
          <w:rPr>
            <w:color w:val="1155cc"/>
            <w:u w:val="single"/>
            <w:rtl w:val="0"/>
          </w:rPr>
          <w:t xml:space="preserve">View IPP# 213771</w:t>
        </w:r>
      </w:hyperlink>
      <w:r>
        <w:rPr>
          <w:rtl w:val="0"/>
        </w:rPr>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mtxqlub9zrwe" w:id="24"/>
      <w:bookmarkEnd w:id="24"/>
      <w:r>
        <w:rPr>
          <w:b w:val="1"/>
          <w:bCs w:val="1"/>
          <w:color w:val="000000"/>
          <w:sz w:val="22"/>
          <w:szCs w:val="22"/>
          <w:rtl w:val="0"/>
        </w:rPr>
        <w:t xml:space="preserve">3V Tech Glasslined — 610 mm (24 in) (</w:t>
      </w:r>
      <w:hyperlink r:id="rId78">
        <w:r>
          <w:rPr>
            <w:b w:val="1"/>
            <w:bCs w:val="1"/>
            <w:color w:val="1155cc"/>
            <w:sz w:val="22"/>
            <w:szCs w:val="22"/>
            <w:u w:val="single"/>
            <w:rtl w:val="0"/>
          </w:rPr>
          <w:t xml:space="preserve">IPP# 238256</w:t>
        </w:r>
      </w:hyperlink>
      <w:r>
        <w:rPr>
          <w:b w:val="1"/>
          <w:bCs w:val="1"/>
          <w:color w:val="000000"/>
          <w:sz w:val="22"/>
          <w:szCs w:val="22"/>
          <w:rtl w:val="0"/>
        </w:rPr>
        <w:t xml:space="preserve">)</w:t>
      </w:r>
    </w:p>
    <w:p w:rsidR="00000000" w:rsidDel="00000000" w:rsidP="00000000" w:rsidRDefault="00000000" w:rsidRPr="00000000" w14:paraId="0000008E">
      <w:pPr>
        <w:spacing w:after="240" w:before="240" w:lineRule="auto"/>
        <w:rPr/>
      </w:pPr>
      <w:r>
        <w:rPr>
          <w:rtl w:val="0"/>
        </w:rPr>
        <w:t xml:space="preserve">Used 3V Tech glasslined pro-ring. 610 mm (24 in) diameter.</w:t>
      </w:r>
    </w:p>
    <w:p w:rsidR="00000000" w:rsidDel="00000000" w:rsidP="00000000" w:rsidRDefault="00000000" w:rsidRPr="00000000" w14:paraId="0000008F">
      <w:pPr>
        <w:numPr>
          <w:ilvl w:val="0"/>
          <w:numId w:val="22"/>
        </w:numPr>
        <w:spacing w:after="0" w:afterAutospacing="0" w:before="240" w:lineRule="auto"/>
        <w:ind w:left="720" w:hanging="360"/>
      </w:pPr>
      <w:r>
        <w:rPr>
          <w:rtl w:val="0"/>
        </w:rPr>
        <w:t xml:space="preserve">Material: Glasslined</w:t>
      </w:r>
    </w:p>
    <w:p w:rsidR="00000000" w:rsidDel="00000000" w:rsidP="00000000" w:rsidRDefault="00000000" w:rsidRPr="00000000" w14:paraId="00000090">
      <w:pPr>
        <w:numPr>
          <w:ilvl w:val="0"/>
          <w:numId w:val="22"/>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91">
      <w:pPr>
        <w:numPr>
          <w:ilvl w:val="0"/>
          <w:numId w:val="22"/>
        </w:numPr>
        <w:spacing w:after="0" w:afterAutospacing="0" w:before="0" w:beforeAutospacing="0" w:lineRule="auto"/>
        <w:ind w:left="720" w:hanging="360"/>
      </w:pPr>
      <w:r>
        <w:rPr>
          <w:rtl w:val="0"/>
        </w:rPr>
        <w:t xml:space="preserve">Manufacturer: 3V Tech</w:t>
      </w:r>
    </w:p>
    <w:p w:rsidR="00000000" w:rsidDel="00000000" w:rsidP="00000000" w:rsidRDefault="00000000" w:rsidRPr="00000000" w14:paraId="00000092">
      <w:pPr>
        <w:numPr>
          <w:ilvl w:val="0"/>
          <w:numId w:val="22"/>
        </w:numPr>
        <w:spacing w:after="240" w:before="0" w:beforeAutospacing="0" w:lineRule="auto"/>
        <w:ind w:left="720" w:hanging="360"/>
      </w:pPr>
      <w:r>
        <w:rPr>
          <w:rtl w:val="0"/>
        </w:rPr>
        <w:t xml:space="preserve">Diameter: 610 mm (24 in) diameter</w:t>
      </w:r>
    </w:p>
    <w:p w:rsidR="00000000" w:rsidDel="00000000" w:rsidP="00000000" w:rsidRDefault="00000000" w:rsidRPr="00000000" w14:paraId="00000093">
      <w:pPr>
        <w:spacing w:after="240" w:before="240" w:lineRule="auto"/>
        <w:rPr>
          <w:color w:val="1155cc"/>
          <w:u w:val="single"/>
        </w:rPr>
      </w:pPr>
      <w:hyperlink r:id="rId79">
        <w:r>
          <w:rPr>
            <w:color w:val="1155cc"/>
            <w:u w:val="single"/>
            <w:rtl w:val="0"/>
          </w:rPr>
          <w:t xml:space="preserve">Request Specs</w:t>
        </w:r>
      </w:hyperlink>
      <w:r>
        <w:rPr>
          <w:rtl w:val="0"/>
        </w:rPr>
        <w:t xml:space="preserve"> |</w:t>
      </w:r>
      <w:hyperlink r:id="rId80">
        <w:r>
          <w:rPr>
            <w:rtl w:val="0"/>
          </w:rPr>
          <w:t xml:space="preserve"> </w:t>
        </w:r>
      </w:hyperlink>
      <w:hyperlink r:id="rId81">
        <w:r>
          <w:rPr>
            <w:color w:val="1155cc"/>
            <w:u w:val="single"/>
            <w:rtl w:val="0"/>
          </w:rPr>
          <w:t xml:space="preserve">View IPP# 238256</w:t>
        </w:r>
      </w:hyperlink>
      <w:r>
        <w:rPr>
          <w:rtl w:val="0"/>
        </w:rPr>
      </w:r>
    </w:p>
    <w:p w:rsidR="00000000" w:rsidDel="00000000" w:rsidP="00000000" w:rsidRDefault="00000000" w:rsidRPr="00000000" w14:paraId="00000094">
      <w:pPr>
        <w:spacing w:after="240" w:before="240" w:lineRule="auto"/>
        <w:rPr>
          <w:color w:val="1155cc"/>
          <w:u w:val="single"/>
        </w:rPr>
      </w:pPr>
      <w:hyperlink r:id="rId82">
        <w:r>
          <w:rPr>
            <w:color w:val="1155cc"/>
            <w:u w:val="single"/>
            <w:rtl w:val="0"/>
          </w:rPr>
          <w:t xml:space="preserve">Browse All Pro-Rings from Other Manufacturers</w:t>
        </w:r>
      </w:hyperlink>
      <w:r>
        <w:rPr>
          <w:rtl w:val="0"/>
        </w:rPr>
      </w:r>
    </w:p>
    <w:p w:rsidR="00000000" w:rsidDel="00000000" w:rsidP="00000000" w:rsidRDefault="00000000" w:rsidRPr="00000000" w14:paraId="00000095">
      <w:pPr>
        <w:rPr/>
      </w:pPr>
      <w:r>
        <w:pict>
          <v:rect style="width:0.0pt;height:1.5pt" o:hr="t" o:hrstd="t" o:hralign="center" fillcolor="#A0A0A0" stroked="f"/>
        </w:pict>
      </w:r>
      <w:r>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1ugei6qkbbga" w:id="25"/>
      <w:bookmarkEnd w:id="25"/>
      <w:r>
        <w:rPr>
          <w:b w:val="1"/>
          <w:bCs w:val="1"/>
          <w:sz w:val="34"/>
          <w:szCs w:val="34"/>
          <w:rtl w:val="0"/>
        </w:rPr>
        <w:t xml:space="preserve">Buy Used Glass Lined Pro-Rings by Condition</w:t>
      </w:r>
    </w:p>
    <w:p w:rsidR="00000000" w:rsidDel="00000000" w:rsidP="00000000" w:rsidRDefault="00000000" w:rsidRPr="00000000" w14:paraId="00000097">
      <w:pPr>
        <w:spacing w:after="240" w:before="240" w:lineRule="auto"/>
        <w:rPr/>
      </w:pPr>
      <w:r>
        <w:rPr>
          <w:rtl w:val="0"/>
        </w:rPr>
        <w:t xml:space="preserve">IPP stocks glass lined pro-rings in re-glassed, used, unused, new, and needs-reglass condition grades. Choose the condition that matches your budget and timeline requirements.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8mqccqa7ksmg" w:id="26"/>
      <w:bookmarkEnd w:id="26"/>
      <w:r>
        <w:rPr>
          <w:b w:val="1"/>
          <w:bCs w:val="1"/>
          <w:color w:val="000000"/>
          <w:sz w:val="26"/>
          <w:szCs w:val="26"/>
          <w:rtl w:val="0"/>
        </w:rPr>
        <w:t xml:space="preserve">Buy Re-Glassed Glass Lined Pro-Rings for Sale</w:t>
      </w:r>
    </w:p>
    <w:p w:rsidR="00000000" w:rsidDel="00000000" w:rsidP="00000000" w:rsidRDefault="00000000" w:rsidRPr="00000000" w14:paraId="00000099">
      <w:pPr>
        <w:spacing w:after="240" w:before="240" w:lineRule="auto"/>
        <w:rPr/>
      </w:pPr>
      <w:r>
        <w:rPr>
          <w:rtl w:val="0"/>
        </w:rPr>
        <w:t xml:space="preserve">Re-glassed is the most common condition in IPP's pro-ring inventory, with the majority of stock having been professionally re-glassed. Available from Pfaudler, DeDeitrich, DeDietrich, and other manufacturers.</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ms9cc6mandlh" w:id="27"/>
      <w:bookmarkEnd w:id="27"/>
      <w:r>
        <w:rPr>
          <w:b w:val="1"/>
          <w:bCs w:val="1"/>
          <w:color w:val="000000"/>
          <w:sz w:val="22"/>
          <w:szCs w:val="22"/>
          <w:rtl w:val="0"/>
        </w:rPr>
        <w:t xml:space="preserve">[Re-Glassed] Pfaudler Glasslined — 304.8 mm (12 in) (</w:t>
      </w:r>
      <w:hyperlink r:id="rId83">
        <w:r>
          <w:rPr>
            <w:b w:val="1"/>
            <w:bCs w:val="1"/>
            <w:color w:val="1155cc"/>
            <w:sz w:val="22"/>
            <w:szCs w:val="22"/>
            <w:u w:val="single"/>
            <w:rtl w:val="0"/>
          </w:rPr>
          <w:t xml:space="preserve">IPP# 1634</w:t>
        </w:r>
      </w:hyperlink>
      <w:r>
        <w:rPr>
          <w:b w:val="1"/>
          <w:bCs w:val="1"/>
          <w:color w:val="000000"/>
          <w:sz w:val="22"/>
          <w:szCs w:val="22"/>
          <w:rtl w:val="0"/>
        </w:rPr>
        <w:t xml:space="preserve">)</w:t>
      </w:r>
    </w:p>
    <w:p w:rsidR="00000000" w:rsidDel="00000000" w:rsidP="00000000" w:rsidRDefault="00000000" w:rsidRPr="00000000" w14:paraId="0000009B">
      <w:pPr>
        <w:spacing w:after="240" w:before="240" w:lineRule="auto"/>
        <w:rPr/>
      </w:pPr>
      <w:r>
        <w:rPr>
          <w:rtl w:val="0"/>
        </w:rPr>
        <w:t xml:space="preserve">Re-glassed Pfaudler glasslined pro-ring. 304.8 mm (12 in) diameter x 406.4 mm (16 in) length with Pfaudler Two Hole hinge.</w:t>
      </w:r>
    </w:p>
    <w:p w:rsidR="00000000" w:rsidDel="00000000" w:rsidP="00000000" w:rsidRDefault="00000000" w:rsidRPr="00000000" w14:paraId="0000009C">
      <w:pPr>
        <w:numPr>
          <w:ilvl w:val="0"/>
          <w:numId w:val="26"/>
        </w:numPr>
        <w:spacing w:after="0" w:afterAutospacing="0" w:before="240" w:lineRule="auto"/>
        <w:ind w:left="720" w:hanging="360"/>
      </w:pPr>
      <w:r>
        <w:rPr>
          <w:rtl w:val="0"/>
        </w:rPr>
        <w:t xml:space="preserve">Material: Glasslined</w:t>
      </w:r>
    </w:p>
    <w:p w:rsidR="00000000" w:rsidDel="00000000" w:rsidP="00000000" w:rsidRDefault="00000000" w:rsidRPr="00000000" w14:paraId="0000009D">
      <w:pPr>
        <w:numPr>
          <w:ilvl w:val="0"/>
          <w:numId w:val="26"/>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9E">
      <w:pPr>
        <w:numPr>
          <w:ilvl w:val="0"/>
          <w:numId w:val="26"/>
        </w:numPr>
        <w:spacing w:after="0" w:afterAutospacing="0" w:before="0" w:beforeAutospacing="0" w:lineRule="auto"/>
        <w:ind w:left="720" w:hanging="360"/>
      </w:pPr>
      <w:r>
        <w:rPr>
          <w:rtl w:val="0"/>
        </w:rPr>
        <w:t xml:space="preserve">Diameter: 304.8 mm (12 in) x Length: 406.4 mm (16 in)</w:t>
      </w:r>
    </w:p>
    <w:p w:rsidR="00000000" w:rsidDel="00000000" w:rsidP="00000000" w:rsidRDefault="00000000" w:rsidRPr="00000000" w14:paraId="0000009F">
      <w:pPr>
        <w:numPr>
          <w:ilvl w:val="0"/>
          <w:numId w:val="26"/>
        </w:numPr>
        <w:spacing w:after="240" w:before="0" w:beforeAutospacing="0" w:lineRule="auto"/>
        <w:ind w:left="720" w:hanging="360"/>
      </w:pPr>
      <w:r>
        <w:rPr>
          <w:rtl w:val="0"/>
        </w:rPr>
        <w:t xml:space="preserve">Hinge Type: Pfaudler Two Hole hinge</w:t>
      </w:r>
    </w:p>
    <w:p w:rsidR="00000000" w:rsidDel="00000000" w:rsidP="00000000" w:rsidRDefault="00000000" w:rsidRPr="00000000" w14:paraId="000000A0">
      <w:pPr>
        <w:spacing w:after="240" w:before="240" w:lineRule="auto"/>
        <w:rPr>
          <w:color w:val="1155cc"/>
          <w:u w:val="single"/>
        </w:rPr>
      </w:pPr>
      <w:hyperlink r:id="rId84">
        <w:r>
          <w:rPr>
            <w:color w:val="1155cc"/>
            <w:u w:val="single"/>
            <w:rtl w:val="0"/>
          </w:rPr>
          <w:t xml:space="preserve">Request Specs</w:t>
        </w:r>
      </w:hyperlink>
      <w:r>
        <w:rPr>
          <w:rtl w:val="0"/>
        </w:rPr>
        <w:t xml:space="preserve"> |</w:t>
      </w:r>
      <w:hyperlink r:id="rId85">
        <w:r>
          <w:rPr>
            <w:rtl w:val="0"/>
          </w:rPr>
          <w:t xml:space="preserve"> </w:t>
        </w:r>
      </w:hyperlink>
      <w:hyperlink r:id="rId86">
        <w:r>
          <w:rPr>
            <w:color w:val="1155cc"/>
            <w:u w:val="single"/>
            <w:rtl w:val="0"/>
          </w:rPr>
          <w:t xml:space="preserve">View IPP# 1634</w:t>
        </w:r>
      </w:hyperlink>
      <w:r>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2wydyw7ds3c2" w:id="28"/>
      <w:bookmarkEnd w:id="28"/>
      <w:r>
        <w:rPr>
          <w:b w:val="1"/>
          <w:bCs w:val="1"/>
          <w:color w:val="000000"/>
          <w:sz w:val="22"/>
          <w:szCs w:val="22"/>
          <w:rtl w:val="0"/>
        </w:rPr>
        <w:t xml:space="preserve">DeDeitrich Glasslined — 457.2 mm (18 in) (</w:t>
      </w:r>
      <w:hyperlink r:id="rId87">
        <w:r>
          <w:rPr>
            <w:b w:val="1"/>
            <w:bCs w:val="1"/>
            <w:color w:val="1155cc"/>
            <w:sz w:val="22"/>
            <w:szCs w:val="22"/>
            <w:u w:val="single"/>
            <w:rtl w:val="0"/>
          </w:rPr>
          <w:t xml:space="preserve">IPP# 221875</w:t>
        </w:r>
      </w:hyperlink>
      <w:r>
        <w:rPr>
          <w:b w:val="1"/>
          <w:bCs w:val="1"/>
          <w:color w:val="000000"/>
          <w:sz w:val="22"/>
          <w:szCs w:val="22"/>
          <w:rtl w:val="0"/>
        </w:rPr>
        <w:t xml:space="preserve">)</w:t>
      </w:r>
    </w:p>
    <w:p w:rsidR="00000000" w:rsidDel="00000000" w:rsidP="00000000" w:rsidRDefault="00000000" w:rsidRPr="00000000" w14:paraId="000000A2">
      <w:pPr>
        <w:spacing w:after="240" w:before="240" w:lineRule="auto"/>
        <w:rPr/>
      </w:pPr>
      <w:r>
        <w:rPr>
          <w:rtl w:val="0"/>
        </w:rPr>
        <w:t xml:space="preserve">Re-glassed DeDeitrich glasslined pro-ring. 457.2 mm (18 in) diameter.</w:t>
      </w:r>
    </w:p>
    <w:p w:rsidR="00000000" w:rsidDel="00000000" w:rsidP="00000000" w:rsidRDefault="00000000" w:rsidRPr="00000000" w14:paraId="000000A3">
      <w:pPr>
        <w:numPr>
          <w:ilvl w:val="0"/>
          <w:numId w:val="6"/>
        </w:numPr>
        <w:spacing w:after="0" w:afterAutospacing="0" w:before="240" w:lineRule="auto"/>
        <w:ind w:left="720" w:hanging="360"/>
      </w:pPr>
      <w:r>
        <w:rPr>
          <w:rtl w:val="0"/>
        </w:rPr>
        <w:t xml:space="preserve">Material: Glasslined</w:t>
      </w:r>
    </w:p>
    <w:p w:rsidR="00000000" w:rsidDel="00000000" w:rsidP="00000000" w:rsidRDefault="00000000" w:rsidRPr="00000000" w14:paraId="000000A4">
      <w:pPr>
        <w:numPr>
          <w:ilvl w:val="0"/>
          <w:numId w:val="6"/>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A5">
      <w:pPr>
        <w:numPr>
          <w:ilvl w:val="0"/>
          <w:numId w:val="6"/>
        </w:numPr>
        <w:spacing w:after="0" w:afterAutospacing="0" w:before="0" w:beforeAutospacing="0" w:lineRule="auto"/>
        <w:ind w:left="720" w:hanging="360"/>
      </w:pPr>
      <w:r>
        <w:rPr>
          <w:rtl w:val="0"/>
        </w:rPr>
        <w:t xml:space="preserve">Manufacturer: DeDeitrich</w:t>
      </w:r>
    </w:p>
    <w:p w:rsidR="00000000" w:rsidDel="00000000" w:rsidP="00000000" w:rsidRDefault="00000000" w:rsidRPr="00000000" w14:paraId="000000A6">
      <w:pPr>
        <w:numPr>
          <w:ilvl w:val="0"/>
          <w:numId w:val="6"/>
        </w:numPr>
        <w:spacing w:after="240" w:before="0" w:beforeAutospacing="0" w:lineRule="auto"/>
        <w:ind w:left="720" w:hanging="360"/>
      </w:pPr>
      <w:r>
        <w:rPr>
          <w:rtl w:val="0"/>
        </w:rPr>
        <w:t xml:space="preserve">Diameter: 457.2 mm (18 in) diameter</w:t>
      </w:r>
    </w:p>
    <w:p w:rsidR="00000000" w:rsidDel="00000000" w:rsidP="00000000" w:rsidRDefault="00000000" w:rsidRPr="00000000" w14:paraId="000000A7">
      <w:pPr>
        <w:spacing w:after="240" w:before="240" w:lineRule="auto"/>
        <w:rPr>
          <w:color w:val="1155cc"/>
          <w:u w:val="single"/>
        </w:rPr>
      </w:pPr>
      <w:hyperlink r:id="rId88">
        <w:r>
          <w:rPr>
            <w:color w:val="1155cc"/>
            <w:u w:val="single"/>
            <w:rtl w:val="0"/>
          </w:rPr>
          <w:t xml:space="preserve">Request Specs</w:t>
        </w:r>
      </w:hyperlink>
      <w:r>
        <w:rPr>
          <w:rtl w:val="0"/>
        </w:rPr>
        <w:t xml:space="preserve"> |</w:t>
      </w:r>
      <w:hyperlink r:id="rId89">
        <w:r>
          <w:rPr>
            <w:rtl w:val="0"/>
          </w:rPr>
          <w:t xml:space="preserve"> </w:t>
        </w:r>
      </w:hyperlink>
      <w:hyperlink r:id="rId90">
        <w:r>
          <w:rPr>
            <w:color w:val="1155cc"/>
            <w:u w:val="single"/>
            <w:rtl w:val="0"/>
          </w:rPr>
          <w:t xml:space="preserve">View IPP# 221875</w:t>
        </w:r>
      </w:hyperlink>
      <w:r>
        <w:rPr>
          <w:rtl w:val="0"/>
        </w:rPr>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tx2ih2y6y0o9" w:id="29"/>
      <w:bookmarkEnd w:id="29"/>
      <w:r>
        <w:rPr>
          <w:b w:val="1"/>
          <w:bCs w:val="1"/>
          <w:color w:val="000000"/>
          <w:sz w:val="22"/>
          <w:szCs w:val="22"/>
          <w:rtl w:val="0"/>
        </w:rPr>
        <w:t xml:space="preserve">DeDietrich Glasslined — 304.8 mm (12 in) (</w:t>
      </w:r>
      <w:hyperlink r:id="rId91">
        <w:r>
          <w:rPr>
            <w:b w:val="1"/>
            <w:bCs w:val="1"/>
            <w:color w:val="1155cc"/>
            <w:sz w:val="22"/>
            <w:szCs w:val="22"/>
            <w:u w:val="single"/>
            <w:rtl w:val="0"/>
          </w:rPr>
          <w:t xml:space="preserve">IPP# 240666</w:t>
        </w:r>
      </w:hyperlink>
      <w:r>
        <w:rPr>
          <w:b w:val="1"/>
          <w:bCs w:val="1"/>
          <w:color w:val="000000"/>
          <w:sz w:val="22"/>
          <w:szCs w:val="22"/>
          <w:rtl w:val="0"/>
        </w:rPr>
        <w:t xml:space="preserve">)</w:t>
      </w:r>
    </w:p>
    <w:p w:rsidR="00000000" w:rsidDel="00000000" w:rsidP="00000000" w:rsidRDefault="00000000" w:rsidRPr="00000000" w14:paraId="000000A9">
      <w:pPr>
        <w:spacing w:after="240" w:before="240" w:lineRule="auto"/>
        <w:rPr/>
      </w:pPr>
      <w:r>
        <w:rPr>
          <w:rtl w:val="0"/>
        </w:rPr>
        <w:t xml:space="preserve">Re-glassed DeDietrich glasslined pro-ring. 304.8 mm (12 in) diameter x 406.4 mm (16 in) length.</w:t>
      </w:r>
    </w:p>
    <w:p w:rsidR="00000000" w:rsidDel="00000000" w:rsidP="00000000" w:rsidRDefault="00000000" w:rsidRPr="00000000" w14:paraId="000000AA">
      <w:pPr>
        <w:numPr>
          <w:ilvl w:val="0"/>
          <w:numId w:val="25"/>
        </w:numPr>
        <w:spacing w:after="0" w:afterAutospacing="0" w:before="240" w:lineRule="auto"/>
        <w:ind w:left="720" w:hanging="360"/>
      </w:pPr>
      <w:r>
        <w:rPr>
          <w:rtl w:val="0"/>
        </w:rPr>
        <w:t xml:space="preserve">Material: Glasslined</w:t>
      </w:r>
    </w:p>
    <w:p w:rsidR="00000000" w:rsidDel="00000000" w:rsidP="00000000" w:rsidRDefault="00000000" w:rsidRPr="00000000" w14:paraId="000000AB">
      <w:pPr>
        <w:numPr>
          <w:ilvl w:val="0"/>
          <w:numId w:val="25"/>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AC">
      <w:pPr>
        <w:numPr>
          <w:ilvl w:val="0"/>
          <w:numId w:val="25"/>
        </w:numPr>
        <w:spacing w:after="0" w:afterAutospacing="0" w:before="0" w:beforeAutospacing="0" w:lineRule="auto"/>
        <w:ind w:left="720" w:hanging="360"/>
      </w:pPr>
      <w:r>
        <w:rPr>
          <w:rtl w:val="0"/>
        </w:rPr>
        <w:t xml:space="preserve">Manufacturer: DeDietrich</w:t>
      </w:r>
    </w:p>
    <w:p w:rsidR="00000000" w:rsidDel="00000000" w:rsidP="00000000" w:rsidRDefault="00000000" w:rsidRPr="00000000" w14:paraId="000000AD">
      <w:pPr>
        <w:numPr>
          <w:ilvl w:val="0"/>
          <w:numId w:val="25"/>
        </w:numPr>
        <w:spacing w:after="240" w:before="0" w:beforeAutospacing="0" w:lineRule="auto"/>
        <w:ind w:left="720" w:hanging="360"/>
      </w:pPr>
      <w:r>
        <w:rPr>
          <w:rtl w:val="0"/>
        </w:rPr>
        <w:t xml:space="preserve">Diameter: 304.8 mm (12 in) x Length: 406.4 mm (16 in)</w:t>
      </w:r>
    </w:p>
    <w:p w:rsidR="00000000" w:rsidDel="00000000" w:rsidP="00000000" w:rsidRDefault="00000000" w:rsidRPr="00000000" w14:paraId="000000AE">
      <w:pPr>
        <w:spacing w:after="240" w:before="240" w:lineRule="auto"/>
        <w:rPr>
          <w:color w:val="1155cc"/>
          <w:u w:val="single"/>
        </w:rPr>
      </w:pPr>
      <w:hyperlink r:id="rId92">
        <w:r>
          <w:rPr>
            <w:color w:val="1155cc"/>
            <w:u w:val="single"/>
            <w:rtl w:val="0"/>
          </w:rPr>
          <w:t xml:space="preserve">Request Specs</w:t>
        </w:r>
      </w:hyperlink>
      <w:r>
        <w:rPr>
          <w:rtl w:val="0"/>
        </w:rPr>
        <w:t xml:space="preserve"> |</w:t>
      </w:r>
      <w:hyperlink r:id="rId93">
        <w:r>
          <w:rPr>
            <w:rtl w:val="0"/>
          </w:rPr>
          <w:t xml:space="preserve"> </w:t>
        </w:r>
      </w:hyperlink>
      <w:hyperlink r:id="rId94">
        <w:r>
          <w:rPr>
            <w:color w:val="1155cc"/>
            <w:u w:val="single"/>
            <w:rtl w:val="0"/>
          </w:rPr>
          <w:t xml:space="preserve">View IPP# 240666</w:t>
        </w:r>
      </w:hyperlink>
      <w:r>
        <w:rPr>
          <w:rtl w:val="0"/>
        </w:rPr>
      </w:r>
    </w:p>
    <w:p w:rsidR="00000000" w:rsidDel="00000000" w:rsidP="00000000" w:rsidRDefault="00000000" w:rsidRPr="00000000" w14:paraId="000000AF">
      <w:pPr>
        <w:spacing w:after="240" w:before="240" w:lineRule="auto"/>
        <w:rPr>
          <w:color w:val="1155cc"/>
          <w:u w:val="single"/>
        </w:rPr>
      </w:pPr>
      <w:hyperlink r:id="rId95">
        <w:r>
          <w:rPr>
            <w:color w:val="1155cc"/>
            <w:u w:val="single"/>
            <w:rtl w:val="0"/>
          </w:rPr>
          <w:t xml:space="preserve">Browse All Re-Glassed Pro-Rings in Stock</w:t>
        </w:r>
      </w:hyperlink>
      <w:r>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rqpcpur320fp" w:id="30"/>
      <w:bookmarkEnd w:id="30"/>
      <w:r>
        <w:rPr>
          <w:b w:val="1"/>
          <w:bCs w:val="1"/>
          <w:color w:val="000000"/>
          <w:sz w:val="26"/>
          <w:szCs w:val="26"/>
          <w:rtl w:val="0"/>
        </w:rPr>
        <w:t xml:space="preserve">Buy Used Glass Lined Pro-Rings for Sale</w:t>
      </w:r>
    </w:p>
    <w:p w:rsidR="00000000" w:rsidDel="00000000" w:rsidP="00000000" w:rsidRDefault="00000000" w:rsidRPr="00000000" w14:paraId="000000B1">
      <w:pPr>
        <w:spacing w:after="240" w:before="240" w:lineRule="auto"/>
        <w:rPr/>
      </w:pPr>
      <w:r>
        <w:rPr>
          <w:rtl w:val="0"/>
        </w:rPr>
        <w:t xml:space="preserve">IPP stocks used glass lined pro-rings in original condition. Available from Pfaudler, DeDietrich, 3V Tech, and other manufacturers.</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l6tttd7m2sdm" w:id="31"/>
      <w:bookmarkEnd w:id="31"/>
      <w:r>
        <w:rPr>
          <w:b w:val="1"/>
          <w:bCs w:val="1"/>
          <w:color w:val="000000"/>
          <w:sz w:val="22"/>
          <w:szCs w:val="22"/>
          <w:rtl w:val="0"/>
        </w:rPr>
        <w:t xml:space="preserve">[Used] Pfaudler Glasslined — 355.6 mm (14 in) (</w:t>
      </w:r>
      <w:hyperlink r:id="rId96">
        <w:r>
          <w:rPr>
            <w:b w:val="1"/>
            <w:bCs w:val="1"/>
            <w:color w:val="1155cc"/>
            <w:sz w:val="22"/>
            <w:szCs w:val="22"/>
            <w:u w:val="single"/>
            <w:rtl w:val="0"/>
          </w:rPr>
          <w:t xml:space="preserve">IPP# 1646</w:t>
        </w:r>
      </w:hyperlink>
      <w:r>
        <w:rPr>
          <w:b w:val="1"/>
          <w:bCs w:val="1"/>
          <w:color w:val="000000"/>
          <w:sz w:val="22"/>
          <w:szCs w:val="22"/>
          <w:rtl w:val="0"/>
        </w:rPr>
        <w:t xml:space="preserve">)</w:t>
      </w:r>
    </w:p>
    <w:p w:rsidR="00000000" w:rsidDel="00000000" w:rsidP="00000000" w:rsidRDefault="00000000" w:rsidRPr="00000000" w14:paraId="000000B3">
      <w:pPr>
        <w:spacing w:after="240" w:before="240" w:lineRule="auto"/>
        <w:rPr/>
      </w:pPr>
      <w:r>
        <w:rPr>
          <w:rtl w:val="0"/>
        </w:rPr>
        <w:t xml:space="preserve">Used Pfaudler glasslined pro-ring. 355.6 mm (14 in) diameter x 457.2 mm (18 in) length with Pro Ring Standard-Single Hole hinge.</w:t>
      </w:r>
    </w:p>
    <w:p w:rsidR="00000000" w:rsidDel="00000000" w:rsidP="00000000" w:rsidRDefault="00000000" w:rsidRPr="00000000" w14:paraId="000000B4">
      <w:pPr>
        <w:numPr>
          <w:ilvl w:val="0"/>
          <w:numId w:val="7"/>
        </w:numPr>
        <w:spacing w:after="0" w:afterAutospacing="0" w:before="240" w:lineRule="auto"/>
        <w:ind w:left="720" w:hanging="360"/>
      </w:pPr>
      <w:r>
        <w:rPr>
          <w:rtl w:val="0"/>
        </w:rPr>
        <w:t xml:space="preserve">Material: Glasslined</w:t>
      </w:r>
    </w:p>
    <w:p w:rsidR="00000000" w:rsidDel="00000000" w:rsidP="00000000" w:rsidRDefault="00000000" w:rsidRPr="00000000" w14:paraId="000000B5">
      <w:pPr>
        <w:numPr>
          <w:ilvl w:val="0"/>
          <w:numId w:val="7"/>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B6">
      <w:pPr>
        <w:numPr>
          <w:ilvl w:val="0"/>
          <w:numId w:val="7"/>
        </w:numPr>
        <w:spacing w:after="0" w:afterAutospacing="0" w:before="0" w:beforeAutospacing="0" w:lineRule="auto"/>
        <w:ind w:left="720" w:hanging="360"/>
      </w:pPr>
      <w:r>
        <w:rPr>
          <w:rtl w:val="0"/>
        </w:rPr>
        <w:t xml:space="preserve">Diameter: 355.6 mm (14 in) x Length: 457.2 mm (18 in)</w:t>
      </w:r>
    </w:p>
    <w:p w:rsidR="00000000" w:rsidDel="00000000" w:rsidP="00000000" w:rsidRDefault="00000000" w:rsidRPr="00000000" w14:paraId="000000B7">
      <w:pPr>
        <w:numPr>
          <w:ilvl w:val="0"/>
          <w:numId w:val="7"/>
        </w:numPr>
        <w:spacing w:after="240" w:before="0" w:beforeAutospacing="0" w:lineRule="auto"/>
        <w:ind w:left="720" w:hanging="360"/>
      </w:pPr>
      <w:r>
        <w:rPr>
          <w:rtl w:val="0"/>
        </w:rPr>
        <w:t xml:space="preserve">Hinge Type: Pro Ring Standard-Single Hole hinge</w:t>
      </w:r>
    </w:p>
    <w:p w:rsidR="00000000" w:rsidDel="00000000" w:rsidP="00000000" w:rsidRDefault="00000000" w:rsidRPr="00000000" w14:paraId="000000B8">
      <w:pPr>
        <w:spacing w:after="240" w:before="240" w:lineRule="auto"/>
        <w:rPr>
          <w:color w:val="1155cc"/>
          <w:u w:val="single"/>
        </w:rPr>
      </w:pPr>
      <w:hyperlink r:id="rId97">
        <w:r>
          <w:rPr>
            <w:color w:val="1155cc"/>
            <w:u w:val="single"/>
            <w:rtl w:val="0"/>
          </w:rPr>
          <w:t xml:space="preserve">Request Specs</w:t>
        </w:r>
      </w:hyperlink>
      <w:r>
        <w:rPr>
          <w:rtl w:val="0"/>
        </w:rPr>
        <w:t xml:space="preserve"> |</w:t>
      </w:r>
      <w:hyperlink r:id="rId98">
        <w:r>
          <w:rPr>
            <w:rtl w:val="0"/>
          </w:rPr>
          <w:t xml:space="preserve"> </w:t>
        </w:r>
      </w:hyperlink>
      <w:hyperlink r:id="rId99">
        <w:r>
          <w:rPr>
            <w:color w:val="1155cc"/>
            <w:u w:val="single"/>
            <w:rtl w:val="0"/>
          </w:rPr>
          <w:t xml:space="preserve">View IPP# 1646</w:t>
        </w:r>
      </w:hyperlink>
      <w:r>
        <w:rPr>
          <w:rtl w:val="0"/>
        </w:rPr>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ss6dzrfj9x3r" w:id="32"/>
      <w:bookmarkEnd w:id="32"/>
      <w:r>
        <w:rPr>
          <w:b w:val="1"/>
          <w:bCs w:val="1"/>
          <w:color w:val="000000"/>
          <w:sz w:val="22"/>
          <w:szCs w:val="22"/>
          <w:rtl w:val="0"/>
        </w:rPr>
        <w:t xml:space="preserve">3V Tech Glasslined — 610 mm (24 in) (</w:t>
      </w:r>
      <w:hyperlink r:id="rId100">
        <w:r>
          <w:rPr>
            <w:b w:val="1"/>
            <w:bCs w:val="1"/>
            <w:color w:val="1155cc"/>
            <w:sz w:val="22"/>
            <w:szCs w:val="22"/>
            <w:u w:val="single"/>
            <w:rtl w:val="0"/>
          </w:rPr>
          <w:t xml:space="preserve">IPP# 238255</w:t>
        </w:r>
      </w:hyperlink>
      <w:r>
        <w:rPr>
          <w:b w:val="1"/>
          <w:bCs w:val="1"/>
          <w:color w:val="000000"/>
          <w:sz w:val="22"/>
          <w:szCs w:val="22"/>
          <w:rtl w:val="0"/>
        </w:rPr>
        <w:t xml:space="preserve">)</w:t>
      </w:r>
    </w:p>
    <w:p w:rsidR="00000000" w:rsidDel="00000000" w:rsidP="00000000" w:rsidRDefault="00000000" w:rsidRPr="00000000" w14:paraId="000000BA">
      <w:pPr>
        <w:spacing w:after="240" w:before="240" w:lineRule="auto"/>
        <w:rPr/>
      </w:pPr>
      <w:r>
        <w:rPr>
          <w:rtl w:val="0"/>
        </w:rPr>
        <w:t xml:space="preserve">Used 3V Tech glasslined pro-ring. 610 mm (24 in) diameter.</w:t>
      </w:r>
    </w:p>
    <w:p w:rsidR="00000000" w:rsidDel="00000000" w:rsidP="00000000" w:rsidRDefault="00000000" w:rsidRPr="00000000" w14:paraId="000000BB">
      <w:pPr>
        <w:numPr>
          <w:ilvl w:val="0"/>
          <w:numId w:val="13"/>
        </w:numPr>
        <w:spacing w:after="0" w:afterAutospacing="0" w:before="240" w:lineRule="auto"/>
        <w:ind w:left="720" w:hanging="360"/>
      </w:pPr>
      <w:r>
        <w:rPr>
          <w:rtl w:val="0"/>
        </w:rPr>
        <w:t xml:space="preserve">Material: Glasslined</w:t>
      </w:r>
    </w:p>
    <w:p w:rsidR="00000000" w:rsidDel="00000000" w:rsidP="00000000" w:rsidRDefault="00000000" w:rsidRPr="00000000" w14:paraId="000000BC">
      <w:pPr>
        <w:numPr>
          <w:ilvl w:val="0"/>
          <w:numId w:val="13"/>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BD">
      <w:pPr>
        <w:numPr>
          <w:ilvl w:val="0"/>
          <w:numId w:val="13"/>
        </w:numPr>
        <w:spacing w:after="0" w:afterAutospacing="0" w:before="0" w:beforeAutospacing="0" w:lineRule="auto"/>
        <w:ind w:left="720" w:hanging="360"/>
      </w:pPr>
      <w:r>
        <w:rPr>
          <w:rtl w:val="0"/>
        </w:rPr>
        <w:t xml:space="preserve">Manufacturer: 3V Tech</w:t>
      </w:r>
    </w:p>
    <w:p w:rsidR="00000000" w:rsidDel="00000000" w:rsidP="00000000" w:rsidRDefault="00000000" w:rsidRPr="00000000" w14:paraId="000000BE">
      <w:pPr>
        <w:numPr>
          <w:ilvl w:val="0"/>
          <w:numId w:val="13"/>
        </w:numPr>
        <w:spacing w:after="240" w:before="0" w:beforeAutospacing="0" w:lineRule="auto"/>
        <w:ind w:left="720" w:hanging="360"/>
      </w:pPr>
      <w:r>
        <w:rPr>
          <w:rtl w:val="0"/>
        </w:rPr>
        <w:t xml:space="preserve">Diameter: 610 mm (24 in) diameter</w:t>
      </w:r>
    </w:p>
    <w:p w:rsidR="00000000" w:rsidDel="00000000" w:rsidP="00000000" w:rsidRDefault="00000000" w:rsidRPr="00000000" w14:paraId="000000BF">
      <w:pPr>
        <w:spacing w:after="240" w:before="240" w:lineRule="auto"/>
        <w:rPr>
          <w:color w:val="1155cc"/>
          <w:u w:val="single"/>
        </w:rPr>
      </w:pPr>
      <w:hyperlink r:id="rId101">
        <w:r>
          <w:rPr>
            <w:color w:val="1155cc"/>
            <w:u w:val="single"/>
            <w:rtl w:val="0"/>
          </w:rPr>
          <w:t xml:space="preserve">Request Specs</w:t>
        </w:r>
      </w:hyperlink>
      <w:r>
        <w:rPr>
          <w:rtl w:val="0"/>
        </w:rPr>
        <w:t xml:space="preserve"> |</w:t>
      </w:r>
      <w:hyperlink r:id="rId102">
        <w:r>
          <w:rPr>
            <w:rtl w:val="0"/>
          </w:rPr>
          <w:t xml:space="preserve"> </w:t>
        </w:r>
      </w:hyperlink>
      <w:hyperlink r:id="rId103">
        <w:r>
          <w:rPr>
            <w:color w:val="1155cc"/>
            <w:u w:val="single"/>
            <w:rtl w:val="0"/>
          </w:rPr>
          <w:t xml:space="preserve">View IPP# 238255</w:t>
        </w:r>
      </w:hyperlink>
      <w:r>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iggfoorvn85f" w:id="33"/>
      <w:bookmarkEnd w:id="33"/>
      <w:r>
        <w:rPr>
          <w:b w:val="1"/>
          <w:bCs w:val="1"/>
          <w:color w:val="000000"/>
          <w:sz w:val="22"/>
          <w:szCs w:val="22"/>
          <w:rtl w:val="0"/>
        </w:rPr>
        <w:t xml:space="preserve">Pfaudler Hastelloy C-276 — 355.6 mm (14 in) (</w:t>
      </w:r>
      <w:hyperlink r:id="rId104">
        <w:r>
          <w:rPr>
            <w:b w:val="1"/>
            <w:bCs w:val="1"/>
            <w:color w:val="1155cc"/>
            <w:sz w:val="22"/>
            <w:szCs w:val="22"/>
            <w:u w:val="single"/>
            <w:rtl w:val="0"/>
          </w:rPr>
          <w:t xml:space="preserve">IPP# 216515</w:t>
        </w:r>
      </w:hyperlink>
      <w:r>
        <w:rPr>
          <w:b w:val="1"/>
          <w:bCs w:val="1"/>
          <w:color w:val="000000"/>
          <w:sz w:val="22"/>
          <w:szCs w:val="22"/>
          <w:rtl w:val="0"/>
        </w:rPr>
        <w:t xml:space="preserve">)</w:t>
      </w:r>
    </w:p>
    <w:p w:rsidR="00000000" w:rsidDel="00000000" w:rsidP="00000000" w:rsidRDefault="00000000" w:rsidRPr="00000000" w14:paraId="000000C1">
      <w:pPr>
        <w:spacing w:after="240" w:before="240" w:lineRule="auto"/>
        <w:rPr/>
      </w:pPr>
      <w:r>
        <w:rPr>
          <w:rtl w:val="0"/>
        </w:rPr>
        <w:t xml:space="preserve">Used Pfaudler Hastelloy C-276 pro-ring. 355.6 mm (14 in) diameter x 457.2 mm (18 in) length with Pro Ring Spring Assist hinge.</w:t>
      </w:r>
    </w:p>
    <w:p w:rsidR="00000000" w:rsidDel="00000000" w:rsidP="00000000" w:rsidRDefault="00000000" w:rsidRPr="00000000" w14:paraId="000000C2">
      <w:pPr>
        <w:numPr>
          <w:ilvl w:val="0"/>
          <w:numId w:val="10"/>
        </w:numPr>
        <w:spacing w:after="0" w:afterAutospacing="0" w:before="240" w:lineRule="auto"/>
        <w:ind w:left="720" w:hanging="360"/>
      </w:pPr>
      <w:r>
        <w:rPr>
          <w:rtl w:val="0"/>
        </w:rPr>
        <w:t xml:space="preserve">Material: Hastelloy - C276</w:t>
      </w:r>
    </w:p>
    <w:p w:rsidR="00000000" w:rsidDel="00000000" w:rsidP="00000000" w:rsidRDefault="00000000" w:rsidRPr="00000000" w14:paraId="000000C3">
      <w:pPr>
        <w:numPr>
          <w:ilvl w:val="0"/>
          <w:numId w:val="10"/>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C4">
      <w:pPr>
        <w:numPr>
          <w:ilvl w:val="0"/>
          <w:numId w:val="10"/>
        </w:numPr>
        <w:spacing w:after="0" w:afterAutospacing="0" w:before="0" w:beforeAutospacing="0" w:lineRule="auto"/>
        <w:ind w:left="720" w:hanging="360"/>
      </w:pPr>
      <w:r>
        <w:rPr>
          <w:rtl w:val="0"/>
        </w:rPr>
        <w:t xml:space="preserve">Diameter: 355.6 mm (14 in) x Length: 457.2 mm (18 in)</w:t>
      </w:r>
    </w:p>
    <w:p w:rsidR="00000000" w:rsidDel="00000000" w:rsidP="00000000" w:rsidRDefault="00000000" w:rsidRPr="00000000" w14:paraId="000000C5">
      <w:pPr>
        <w:numPr>
          <w:ilvl w:val="0"/>
          <w:numId w:val="10"/>
        </w:numPr>
        <w:spacing w:after="240" w:before="0" w:beforeAutospacing="0" w:lineRule="auto"/>
        <w:ind w:left="720" w:hanging="360"/>
      </w:pPr>
      <w:r>
        <w:rPr>
          <w:rtl w:val="0"/>
        </w:rPr>
        <w:t xml:space="preserve">Hinge Type: Pro Ring Spring Assist hinge</w:t>
      </w:r>
    </w:p>
    <w:p w:rsidR="00000000" w:rsidDel="00000000" w:rsidP="00000000" w:rsidRDefault="00000000" w:rsidRPr="00000000" w14:paraId="000000C6">
      <w:pPr>
        <w:spacing w:after="240" w:before="240" w:lineRule="auto"/>
        <w:rPr>
          <w:color w:val="1155cc"/>
          <w:u w:val="single"/>
        </w:rPr>
      </w:pPr>
      <w:hyperlink r:id="rId105">
        <w:r>
          <w:rPr>
            <w:color w:val="1155cc"/>
            <w:u w:val="single"/>
            <w:rtl w:val="0"/>
          </w:rPr>
          <w:t xml:space="preserve">Request Specs</w:t>
        </w:r>
      </w:hyperlink>
      <w:r>
        <w:rPr>
          <w:rtl w:val="0"/>
        </w:rPr>
        <w:t xml:space="preserve"> |</w:t>
      </w:r>
      <w:hyperlink r:id="rId106">
        <w:r>
          <w:rPr>
            <w:rtl w:val="0"/>
          </w:rPr>
          <w:t xml:space="preserve"> </w:t>
        </w:r>
      </w:hyperlink>
      <w:hyperlink r:id="rId107">
        <w:r>
          <w:rPr>
            <w:color w:val="1155cc"/>
            <w:u w:val="single"/>
            <w:rtl w:val="0"/>
          </w:rPr>
          <w:t xml:space="preserve">View IPP# 216515</w:t>
        </w:r>
      </w:hyperlink>
      <w:r>
        <w:rPr>
          <w:rtl w:val="0"/>
        </w:rPr>
      </w:r>
    </w:p>
    <w:p w:rsidR="00000000" w:rsidDel="00000000" w:rsidP="00000000" w:rsidRDefault="00000000" w:rsidRPr="00000000" w14:paraId="000000C7">
      <w:pPr>
        <w:spacing w:after="240" w:before="240" w:lineRule="auto"/>
        <w:rPr>
          <w:color w:val="1155cc"/>
          <w:u w:val="single"/>
        </w:rPr>
      </w:pPr>
      <w:hyperlink r:id="rId108">
        <w:r>
          <w:rPr>
            <w:color w:val="1155cc"/>
            <w:u w:val="single"/>
            <w:rtl w:val="0"/>
          </w:rPr>
          <w:t xml:space="preserve">Browse All Used Pro-Rings in Stock</w:t>
        </w:r>
      </w:hyperlink>
      <w:r>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4jwr82nrbtld" w:id="34"/>
      <w:bookmarkEnd w:id="34"/>
      <w:r>
        <w:rPr>
          <w:b w:val="1"/>
          <w:bCs w:val="1"/>
          <w:color w:val="000000"/>
          <w:sz w:val="26"/>
          <w:szCs w:val="26"/>
          <w:rtl w:val="0"/>
        </w:rPr>
        <w:t xml:space="preserve">Buy Unused Glass Lined Pro-Rings for Sale</w:t>
      </w:r>
    </w:p>
    <w:p w:rsidR="00000000" w:rsidDel="00000000" w:rsidP="00000000" w:rsidRDefault="00000000" w:rsidRPr="00000000" w14:paraId="000000C9">
      <w:pPr>
        <w:spacing w:after="240" w:before="240" w:lineRule="auto"/>
        <w:rPr/>
      </w:pPr>
      <w:r>
        <w:rPr>
          <w:rtl w:val="0"/>
        </w:rPr>
        <w:t xml:space="preserve">IPP stocks unused glass lined pro-rings that have never been placed in service. Available from Pfaudler, DeDietrich, and other manufacturers.</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f7j8l9db4uz" w:id="35"/>
      <w:bookmarkEnd w:id="35"/>
      <w:r>
        <w:rPr>
          <w:b w:val="1"/>
          <w:bCs w:val="1"/>
          <w:color w:val="000000"/>
          <w:sz w:val="22"/>
          <w:szCs w:val="22"/>
          <w:rtl w:val="0"/>
        </w:rPr>
        <w:t xml:space="preserve">[Unused] DeDietrich Teflon — 355.6 mm (14 in) (</w:t>
      </w:r>
      <w:hyperlink r:id="rId109">
        <w:r>
          <w:rPr>
            <w:b w:val="1"/>
            <w:bCs w:val="1"/>
            <w:color w:val="1155cc"/>
            <w:sz w:val="22"/>
            <w:szCs w:val="22"/>
            <w:u w:val="single"/>
            <w:rtl w:val="0"/>
          </w:rPr>
          <w:t xml:space="preserve">IPP# 206490</w:t>
        </w:r>
      </w:hyperlink>
      <w:r>
        <w:rPr>
          <w:b w:val="1"/>
          <w:bCs w:val="1"/>
          <w:color w:val="000000"/>
          <w:sz w:val="22"/>
          <w:szCs w:val="22"/>
          <w:rtl w:val="0"/>
        </w:rPr>
        <w:t xml:space="preserve">)</w:t>
      </w:r>
    </w:p>
    <w:p w:rsidR="00000000" w:rsidDel="00000000" w:rsidP="00000000" w:rsidRDefault="00000000" w:rsidRPr="00000000" w14:paraId="000000CB">
      <w:pPr>
        <w:spacing w:after="240" w:before="240" w:lineRule="auto"/>
        <w:rPr/>
      </w:pPr>
      <w:r>
        <w:rPr>
          <w:rtl w:val="0"/>
        </w:rPr>
        <w:t xml:space="preserve">Unused DeDietrich Teflon pro-ring. 355.6 mm (14 in) diameter x 457.2 mm (18 in) length with DeDeitrich hinge.</w:t>
      </w:r>
    </w:p>
    <w:p w:rsidR="00000000" w:rsidDel="00000000" w:rsidP="00000000" w:rsidRDefault="00000000" w:rsidRPr="00000000" w14:paraId="000000CC">
      <w:pPr>
        <w:numPr>
          <w:ilvl w:val="0"/>
          <w:numId w:val="8"/>
        </w:numPr>
        <w:spacing w:after="0" w:afterAutospacing="0" w:before="240" w:lineRule="auto"/>
        <w:ind w:left="720" w:hanging="360"/>
      </w:pPr>
      <w:r>
        <w:rPr>
          <w:rtl w:val="0"/>
        </w:rPr>
        <w:t xml:space="preserve">Material: Teflon</w:t>
      </w:r>
    </w:p>
    <w:p w:rsidR="00000000" w:rsidDel="00000000" w:rsidP="00000000" w:rsidRDefault="00000000" w:rsidRPr="00000000" w14:paraId="000000CD">
      <w:pPr>
        <w:numPr>
          <w:ilvl w:val="0"/>
          <w:numId w:val="8"/>
        </w:numPr>
        <w:spacing w:after="0" w:afterAutospacing="0" w:before="0" w:beforeAutospacing="0" w:lineRule="auto"/>
        <w:ind w:left="720" w:hanging="360"/>
      </w:pPr>
      <w:r>
        <w:rPr>
          <w:rtl w:val="0"/>
        </w:rPr>
        <w:t xml:space="preserve">Condition: Unused condition</w:t>
      </w:r>
    </w:p>
    <w:p w:rsidR="00000000" w:rsidDel="00000000" w:rsidP="00000000" w:rsidRDefault="00000000" w:rsidRPr="00000000" w14:paraId="000000CE">
      <w:pPr>
        <w:numPr>
          <w:ilvl w:val="0"/>
          <w:numId w:val="8"/>
        </w:numPr>
        <w:spacing w:after="0" w:afterAutospacing="0" w:before="0" w:beforeAutospacing="0" w:lineRule="auto"/>
        <w:ind w:left="720" w:hanging="360"/>
      </w:pPr>
      <w:r>
        <w:rPr>
          <w:rtl w:val="0"/>
        </w:rPr>
        <w:t xml:space="preserve">Diameter: 355.6 mm (14 in) x Length: 457.2 mm (18 in)</w:t>
      </w:r>
    </w:p>
    <w:p w:rsidR="00000000" w:rsidDel="00000000" w:rsidP="00000000" w:rsidRDefault="00000000" w:rsidRPr="00000000" w14:paraId="000000CF">
      <w:pPr>
        <w:numPr>
          <w:ilvl w:val="0"/>
          <w:numId w:val="8"/>
        </w:numPr>
        <w:spacing w:after="240" w:before="0" w:beforeAutospacing="0" w:lineRule="auto"/>
        <w:ind w:left="720" w:hanging="360"/>
      </w:pPr>
      <w:r>
        <w:rPr>
          <w:rtl w:val="0"/>
        </w:rPr>
        <w:t xml:space="preserve">Hinge Type: DeDeitrich hinge</w:t>
      </w:r>
    </w:p>
    <w:p w:rsidR="00000000" w:rsidDel="00000000" w:rsidP="00000000" w:rsidRDefault="00000000" w:rsidRPr="00000000" w14:paraId="000000D0">
      <w:pPr>
        <w:spacing w:after="240" w:before="240" w:lineRule="auto"/>
        <w:rPr>
          <w:color w:val="1155cc"/>
          <w:u w:val="single"/>
        </w:rPr>
      </w:pPr>
      <w:hyperlink r:id="rId110">
        <w:r>
          <w:rPr>
            <w:color w:val="1155cc"/>
            <w:u w:val="single"/>
            <w:rtl w:val="0"/>
          </w:rPr>
          <w:t xml:space="preserve">Request Specs</w:t>
        </w:r>
      </w:hyperlink>
      <w:r>
        <w:rPr>
          <w:rtl w:val="0"/>
        </w:rPr>
        <w:t xml:space="preserve"> |</w:t>
      </w:r>
      <w:hyperlink r:id="rId111">
        <w:r>
          <w:rPr>
            <w:rtl w:val="0"/>
          </w:rPr>
          <w:t xml:space="preserve"> </w:t>
        </w:r>
      </w:hyperlink>
      <w:hyperlink r:id="rId112">
        <w:r>
          <w:rPr>
            <w:color w:val="1155cc"/>
            <w:u w:val="single"/>
            <w:rtl w:val="0"/>
          </w:rPr>
          <w:t xml:space="preserve">View IPP# 206490</w:t>
        </w:r>
      </w:hyperlink>
      <w:r>
        <w:rPr>
          <w:rtl w:val="0"/>
        </w:rPr>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t2pt8xp5aazk" w:id="36"/>
      <w:bookmarkEnd w:id="36"/>
      <w:r>
        <w:rPr>
          <w:b w:val="1"/>
          <w:bCs w:val="1"/>
          <w:color w:val="000000"/>
          <w:sz w:val="22"/>
          <w:szCs w:val="22"/>
          <w:rtl w:val="0"/>
        </w:rPr>
        <w:t xml:space="preserve">DeDietrich Glasslined — 508 mm (20 in) (</w:t>
      </w:r>
      <w:hyperlink r:id="rId113">
        <w:r>
          <w:rPr>
            <w:b w:val="1"/>
            <w:bCs w:val="1"/>
            <w:color w:val="1155cc"/>
            <w:sz w:val="22"/>
            <w:szCs w:val="22"/>
            <w:u w:val="single"/>
            <w:rtl w:val="0"/>
          </w:rPr>
          <w:t xml:space="preserve">IPP# 206491</w:t>
        </w:r>
      </w:hyperlink>
      <w:r>
        <w:rPr>
          <w:b w:val="1"/>
          <w:bCs w:val="1"/>
          <w:color w:val="000000"/>
          <w:sz w:val="22"/>
          <w:szCs w:val="22"/>
          <w:rtl w:val="0"/>
        </w:rPr>
        <w:t xml:space="preserve">)</w:t>
      </w:r>
    </w:p>
    <w:p w:rsidR="00000000" w:rsidDel="00000000" w:rsidP="00000000" w:rsidRDefault="00000000" w:rsidRPr="00000000" w14:paraId="000000D2">
      <w:pPr>
        <w:spacing w:after="240" w:before="240" w:lineRule="auto"/>
        <w:rPr/>
      </w:pPr>
      <w:r>
        <w:rPr>
          <w:rtl w:val="0"/>
        </w:rPr>
        <w:t xml:space="preserve">Unused DeDietrich glasslined pro-ring. 508 mm (20 in) diameter.</w:t>
      </w:r>
    </w:p>
    <w:p w:rsidR="00000000" w:rsidDel="00000000" w:rsidP="00000000" w:rsidRDefault="00000000" w:rsidRPr="00000000" w14:paraId="000000D3">
      <w:pPr>
        <w:numPr>
          <w:ilvl w:val="0"/>
          <w:numId w:val="3"/>
        </w:numPr>
        <w:spacing w:after="0" w:afterAutospacing="0" w:before="240" w:lineRule="auto"/>
        <w:ind w:left="720" w:hanging="360"/>
      </w:pPr>
      <w:r>
        <w:rPr>
          <w:rtl w:val="0"/>
        </w:rPr>
        <w:t xml:space="preserve">Material: Glasslined</w:t>
      </w:r>
    </w:p>
    <w:p w:rsidR="00000000" w:rsidDel="00000000" w:rsidP="00000000" w:rsidRDefault="00000000" w:rsidRPr="00000000" w14:paraId="000000D4">
      <w:pPr>
        <w:numPr>
          <w:ilvl w:val="0"/>
          <w:numId w:val="3"/>
        </w:numPr>
        <w:spacing w:after="0" w:afterAutospacing="0" w:before="0" w:beforeAutospacing="0" w:lineRule="auto"/>
        <w:ind w:left="720" w:hanging="360"/>
      </w:pPr>
      <w:r>
        <w:rPr>
          <w:rtl w:val="0"/>
        </w:rPr>
        <w:t xml:space="preserve">Condition: Unused condition</w:t>
      </w:r>
    </w:p>
    <w:p w:rsidR="00000000" w:rsidDel="00000000" w:rsidP="00000000" w:rsidRDefault="00000000" w:rsidRPr="00000000" w14:paraId="000000D5">
      <w:pPr>
        <w:numPr>
          <w:ilvl w:val="0"/>
          <w:numId w:val="3"/>
        </w:numPr>
        <w:spacing w:after="0" w:afterAutospacing="0" w:before="0" w:beforeAutospacing="0" w:lineRule="auto"/>
        <w:ind w:left="720" w:hanging="360"/>
      </w:pPr>
      <w:r>
        <w:rPr>
          <w:rtl w:val="0"/>
        </w:rPr>
        <w:t xml:space="preserve">Manufacturer: DeDietrich</w:t>
      </w:r>
    </w:p>
    <w:p w:rsidR="00000000" w:rsidDel="00000000" w:rsidP="00000000" w:rsidRDefault="00000000" w:rsidRPr="00000000" w14:paraId="000000D6">
      <w:pPr>
        <w:numPr>
          <w:ilvl w:val="0"/>
          <w:numId w:val="3"/>
        </w:numPr>
        <w:spacing w:after="240" w:before="0" w:beforeAutospacing="0" w:lineRule="auto"/>
        <w:ind w:left="720" w:hanging="360"/>
      </w:pPr>
      <w:r>
        <w:rPr>
          <w:rtl w:val="0"/>
        </w:rPr>
        <w:t xml:space="preserve">Diameter: 508 mm (20 in) diameter</w:t>
      </w:r>
    </w:p>
    <w:p w:rsidR="00000000" w:rsidDel="00000000" w:rsidP="00000000" w:rsidRDefault="00000000" w:rsidRPr="00000000" w14:paraId="000000D7">
      <w:pPr>
        <w:spacing w:after="240" w:before="240" w:lineRule="auto"/>
        <w:rPr>
          <w:color w:val="1155cc"/>
          <w:u w:val="single"/>
        </w:rPr>
      </w:pPr>
      <w:hyperlink r:id="rId114">
        <w:r>
          <w:rPr>
            <w:color w:val="1155cc"/>
            <w:u w:val="single"/>
            <w:rtl w:val="0"/>
          </w:rPr>
          <w:t xml:space="preserve">Request Specs</w:t>
        </w:r>
      </w:hyperlink>
      <w:r>
        <w:rPr>
          <w:rtl w:val="0"/>
        </w:rPr>
        <w:t xml:space="preserve"> |</w:t>
      </w:r>
      <w:hyperlink r:id="rId115">
        <w:r>
          <w:rPr>
            <w:rtl w:val="0"/>
          </w:rPr>
          <w:t xml:space="preserve"> </w:t>
        </w:r>
      </w:hyperlink>
      <w:hyperlink r:id="rId116">
        <w:r>
          <w:rPr>
            <w:color w:val="1155cc"/>
            <w:u w:val="single"/>
            <w:rtl w:val="0"/>
          </w:rPr>
          <w:t xml:space="preserve">View IPP# 206491</w:t>
        </w:r>
      </w:hyperlink>
      <w:r>
        <w:rPr>
          <w:rtl w:val="0"/>
        </w:rPr>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qm37j914378d" w:id="37"/>
      <w:bookmarkEnd w:id="37"/>
      <w:r>
        <w:rPr>
          <w:b w:val="1"/>
          <w:bCs w:val="1"/>
          <w:color w:val="000000"/>
          <w:sz w:val="22"/>
          <w:szCs w:val="22"/>
          <w:rtl w:val="0"/>
        </w:rPr>
        <w:t xml:space="preserve">Pfaudler Glasslined — 304.8 mm (12 in) (</w:t>
      </w:r>
      <w:hyperlink r:id="rId117">
        <w:r>
          <w:rPr>
            <w:b w:val="1"/>
            <w:bCs w:val="1"/>
            <w:color w:val="1155cc"/>
            <w:sz w:val="22"/>
            <w:szCs w:val="22"/>
            <w:u w:val="single"/>
            <w:rtl w:val="0"/>
          </w:rPr>
          <w:t xml:space="preserve">IPP# 224205</w:t>
        </w:r>
      </w:hyperlink>
      <w:r>
        <w:rPr>
          <w:b w:val="1"/>
          <w:bCs w:val="1"/>
          <w:color w:val="000000"/>
          <w:sz w:val="22"/>
          <w:szCs w:val="22"/>
          <w:rtl w:val="0"/>
        </w:rPr>
        <w:t xml:space="preserve">)</w:t>
      </w:r>
    </w:p>
    <w:p w:rsidR="00000000" w:rsidDel="00000000" w:rsidP="00000000" w:rsidRDefault="00000000" w:rsidRPr="00000000" w14:paraId="000000D9">
      <w:pPr>
        <w:spacing w:after="240" w:before="240" w:lineRule="auto"/>
        <w:rPr/>
      </w:pPr>
      <w:r>
        <w:rPr>
          <w:rtl w:val="0"/>
        </w:rPr>
        <w:t xml:space="preserve">Unused Pfaudler glasslined pro-ring. 304.8 mm (12 in) diameter x 406.4 mm (16 in) length.</w:t>
      </w:r>
    </w:p>
    <w:p w:rsidR="00000000" w:rsidDel="00000000" w:rsidP="00000000" w:rsidRDefault="00000000" w:rsidRPr="00000000" w14:paraId="000000DA">
      <w:pPr>
        <w:numPr>
          <w:ilvl w:val="0"/>
          <w:numId w:val="21"/>
        </w:numPr>
        <w:spacing w:after="0" w:afterAutospacing="0" w:before="240" w:lineRule="auto"/>
        <w:ind w:left="720" w:hanging="360"/>
      </w:pPr>
      <w:r>
        <w:rPr>
          <w:rtl w:val="0"/>
        </w:rPr>
        <w:t xml:space="preserve">Material: Glasslined</w:t>
      </w:r>
    </w:p>
    <w:p w:rsidR="00000000" w:rsidDel="00000000" w:rsidP="00000000" w:rsidRDefault="00000000" w:rsidRPr="00000000" w14:paraId="000000DB">
      <w:pPr>
        <w:numPr>
          <w:ilvl w:val="0"/>
          <w:numId w:val="21"/>
        </w:numPr>
        <w:spacing w:after="0" w:afterAutospacing="0" w:before="0" w:beforeAutospacing="0" w:lineRule="auto"/>
        <w:ind w:left="720" w:hanging="360"/>
      </w:pPr>
      <w:r>
        <w:rPr>
          <w:rtl w:val="0"/>
        </w:rPr>
        <w:t xml:space="preserve">Condition: Unused condition</w:t>
      </w:r>
    </w:p>
    <w:p w:rsidR="00000000" w:rsidDel="00000000" w:rsidP="00000000" w:rsidRDefault="00000000" w:rsidRPr="00000000" w14:paraId="000000DC">
      <w:pPr>
        <w:numPr>
          <w:ilvl w:val="0"/>
          <w:numId w:val="21"/>
        </w:numPr>
        <w:spacing w:after="0" w:afterAutospacing="0" w:before="0" w:beforeAutospacing="0" w:lineRule="auto"/>
        <w:ind w:left="720" w:hanging="360"/>
      </w:pPr>
      <w:r>
        <w:rPr>
          <w:rtl w:val="0"/>
        </w:rPr>
        <w:t xml:space="preserve">Manufacturer: Pfaudler</w:t>
      </w:r>
    </w:p>
    <w:p w:rsidR="00000000" w:rsidDel="00000000" w:rsidP="00000000" w:rsidRDefault="00000000" w:rsidRPr="00000000" w14:paraId="000000DD">
      <w:pPr>
        <w:numPr>
          <w:ilvl w:val="0"/>
          <w:numId w:val="21"/>
        </w:numPr>
        <w:spacing w:after="240" w:before="0" w:beforeAutospacing="0" w:lineRule="auto"/>
        <w:ind w:left="720" w:hanging="360"/>
      </w:pPr>
      <w:r>
        <w:rPr>
          <w:rtl w:val="0"/>
        </w:rPr>
        <w:t xml:space="preserve">Diameter: 304.8 mm (12 in) x Length: 406.4 mm (16 in)</w:t>
      </w:r>
    </w:p>
    <w:p w:rsidR="00000000" w:rsidDel="00000000" w:rsidP="00000000" w:rsidRDefault="00000000" w:rsidRPr="00000000" w14:paraId="000000DE">
      <w:pPr>
        <w:spacing w:after="240" w:before="240" w:lineRule="auto"/>
        <w:rPr>
          <w:color w:val="1155cc"/>
          <w:u w:val="single"/>
        </w:rPr>
      </w:pPr>
      <w:hyperlink r:id="rId118">
        <w:r>
          <w:rPr>
            <w:color w:val="1155cc"/>
            <w:u w:val="single"/>
            <w:rtl w:val="0"/>
          </w:rPr>
          <w:t xml:space="preserve">Request Specs</w:t>
        </w:r>
      </w:hyperlink>
      <w:r>
        <w:rPr>
          <w:rtl w:val="0"/>
        </w:rPr>
        <w:t xml:space="preserve"> |</w:t>
      </w:r>
      <w:hyperlink r:id="rId119">
        <w:r>
          <w:rPr>
            <w:rtl w:val="0"/>
          </w:rPr>
          <w:t xml:space="preserve"> </w:t>
        </w:r>
      </w:hyperlink>
      <w:hyperlink r:id="rId120">
        <w:r>
          <w:rPr>
            <w:color w:val="1155cc"/>
            <w:u w:val="single"/>
            <w:rtl w:val="0"/>
          </w:rPr>
          <w:t xml:space="preserve">View IPP# 224205</w:t>
        </w:r>
      </w:hyperlink>
      <w:r>
        <w:rPr>
          <w:rtl w:val="0"/>
        </w:rPr>
      </w:r>
    </w:p>
    <w:p w:rsidR="00000000" w:rsidDel="00000000" w:rsidP="00000000" w:rsidRDefault="00000000" w:rsidRPr="00000000" w14:paraId="000000DF">
      <w:pPr>
        <w:spacing w:after="240" w:before="240" w:lineRule="auto"/>
        <w:rPr>
          <w:color w:val="1155cc"/>
          <w:u w:val="single"/>
        </w:rPr>
      </w:pPr>
      <w:hyperlink r:id="rId121">
        <w:r>
          <w:rPr>
            <w:color w:val="1155cc"/>
            <w:u w:val="single"/>
            <w:rtl w:val="0"/>
          </w:rPr>
          <w:t xml:space="preserve">Browse All Unused Pro-Rings in Stock</w:t>
        </w:r>
      </w:hyperlink>
      <w:r>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5jmoydqwce1e" w:id="38"/>
      <w:bookmarkEnd w:id="38"/>
      <w:r>
        <w:rPr>
          <w:b w:val="1"/>
          <w:bCs w:val="1"/>
          <w:color w:val="000000"/>
          <w:sz w:val="26"/>
          <w:szCs w:val="26"/>
          <w:rtl w:val="0"/>
        </w:rPr>
        <w:t xml:space="preserve">Buy New and Needs-Reglass Glass Lined Pro-Rings for Sale</w:t>
      </w:r>
    </w:p>
    <w:p w:rsidR="00000000" w:rsidDel="00000000" w:rsidP="00000000" w:rsidRDefault="00000000" w:rsidRPr="00000000" w14:paraId="000000E1">
      <w:pPr>
        <w:spacing w:after="240" w:before="240" w:lineRule="auto"/>
        <w:rPr/>
      </w:pPr>
      <w:r>
        <w:rPr>
          <w:rtl w:val="0"/>
        </w:rPr>
        <w:t xml:space="preserve">IPP also stocks new, needs-reglass, and good-used-glass pro-rings. Available from UGE, Pfaudler, DeDietrich, and other manufacturers.</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5jjzs0n258wv" w:id="39"/>
      <w:bookmarkEnd w:id="39"/>
      <w:r>
        <w:rPr>
          <w:b w:val="1"/>
          <w:bCs w:val="1"/>
          <w:color w:val="000000"/>
          <w:sz w:val="22"/>
          <w:szCs w:val="22"/>
          <w:rtl w:val="0"/>
        </w:rPr>
        <w:t xml:space="preserve">[New] UGE Glasslined — 457.2 mm (18 in) (</w:t>
      </w:r>
      <w:hyperlink r:id="rId122">
        <w:r>
          <w:rPr>
            <w:b w:val="1"/>
            <w:bCs w:val="1"/>
            <w:color w:val="1155cc"/>
            <w:sz w:val="22"/>
            <w:szCs w:val="22"/>
            <w:u w:val="single"/>
            <w:rtl w:val="0"/>
          </w:rPr>
          <w:t xml:space="preserve">IPP# 213771</w:t>
        </w:r>
      </w:hyperlink>
      <w:r>
        <w:rPr>
          <w:b w:val="1"/>
          <w:bCs w:val="1"/>
          <w:color w:val="000000"/>
          <w:sz w:val="22"/>
          <w:szCs w:val="22"/>
          <w:rtl w:val="0"/>
        </w:rPr>
        <w:t xml:space="preserve">)</w:t>
      </w:r>
    </w:p>
    <w:p w:rsidR="00000000" w:rsidDel="00000000" w:rsidP="00000000" w:rsidRDefault="00000000" w:rsidRPr="00000000" w14:paraId="000000E3">
      <w:pPr>
        <w:spacing w:after="240" w:before="240" w:lineRule="auto"/>
        <w:rPr/>
      </w:pPr>
      <w:r>
        <w:rPr>
          <w:rtl w:val="0"/>
        </w:rPr>
        <w:t xml:space="preserve">New UGE glasslined pro-ring. 457.2 mm (18 in) diameter with Pro Ring Spring Assist hinge.</w:t>
      </w:r>
    </w:p>
    <w:p w:rsidR="00000000" w:rsidDel="00000000" w:rsidP="00000000" w:rsidRDefault="00000000" w:rsidRPr="00000000" w14:paraId="000000E4">
      <w:pPr>
        <w:numPr>
          <w:ilvl w:val="0"/>
          <w:numId w:val="28"/>
        </w:numPr>
        <w:spacing w:after="0" w:afterAutospacing="0" w:before="240" w:lineRule="auto"/>
        <w:ind w:left="720" w:hanging="360"/>
      </w:pPr>
      <w:r>
        <w:rPr>
          <w:rtl w:val="0"/>
        </w:rPr>
        <w:t xml:space="preserve">Material: Glasslined</w:t>
      </w:r>
    </w:p>
    <w:p w:rsidR="00000000" w:rsidDel="00000000" w:rsidP="00000000" w:rsidRDefault="00000000" w:rsidRPr="00000000" w14:paraId="000000E5">
      <w:pPr>
        <w:numPr>
          <w:ilvl w:val="0"/>
          <w:numId w:val="28"/>
        </w:numPr>
        <w:spacing w:after="0" w:afterAutospacing="0" w:before="0" w:beforeAutospacing="0" w:lineRule="auto"/>
        <w:ind w:left="720" w:hanging="360"/>
      </w:pPr>
      <w:r>
        <w:rPr>
          <w:rtl w:val="0"/>
        </w:rPr>
        <w:t xml:space="preserve">Condition: New condition</w:t>
      </w:r>
    </w:p>
    <w:p w:rsidR="00000000" w:rsidDel="00000000" w:rsidP="00000000" w:rsidRDefault="00000000" w:rsidRPr="00000000" w14:paraId="000000E6">
      <w:pPr>
        <w:numPr>
          <w:ilvl w:val="0"/>
          <w:numId w:val="28"/>
        </w:numPr>
        <w:spacing w:after="0" w:afterAutospacing="0" w:before="0" w:beforeAutospacing="0" w:lineRule="auto"/>
        <w:ind w:left="720" w:hanging="360"/>
      </w:pPr>
      <w:r>
        <w:rPr>
          <w:rtl w:val="0"/>
        </w:rPr>
        <w:t xml:space="preserve">Manufacturer: UGE</w:t>
      </w:r>
    </w:p>
    <w:p w:rsidR="00000000" w:rsidDel="00000000" w:rsidP="00000000" w:rsidRDefault="00000000" w:rsidRPr="00000000" w14:paraId="000000E7">
      <w:pPr>
        <w:numPr>
          <w:ilvl w:val="0"/>
          <w:numId w:val="28"/>
        </w:numPr>
        <w:spacing w:after="240" w:before="0" w:beforeAutospacing="0" w:lineRule="auto"/>
        <w:ind w:left="720" w:hanging="360"/>
      </w:pPr>
      <w:r>
        <w:rPr>
          <w:rtl w:val="0"/>
        </w:rPr>
        <w:t xml:space="preserve">Hinge Type: Pro Ring Spring Assist hinge</w:t>
      </w:r>
    </w:p>
    <w:p w:rsidR="00000000" w:rsidDel="00000000" w:rsidP="00000000" w:rsidRDefault="00000000" w:rsidRPr="00000000" w14:paraId="000000E8">
      <w:pPr>
        <w:spacing w:after="240" w:before="240" w:lineRule="auto"/>
        <w:rPr>
          <w:color w:val="1155cc"/>
          <w:u w:val="single"/>
        </w:rPr>
      </w:pPr>
      <w:hyperlink r:id="rId123">
        <w:r>
          <w:rPr>
            <w:color w:val="1155cc"/>
            <w:u w:val="single"/>
            <w:rtl w:val="0"/>
          </w:rPr>
          <w:t xml:space="preserve">Request Specs</w:t>
        </w:r>
      </w:hyperlink>
      <w:r>
        <w:rPr>
          <w:rtl w:val="0"/>
        </w:rPr>
        <w:t xml:space="preserve"> |</w:t>
      </w:r>
      <w:hyperlink r:id="rId124">
        <w:r>
          <w:rPr>
            <w:rtl w:val="0"/>
          </w:rPr>
          <w:t xml:space="preserve"> </w:t>
        </w:r>
      </w:hyperlink>
      <w:hyperlink r:id="rId125">
        <w:r>
          <w:rPr>
            <w:color w:val="1155cc"/>
            <w:u w:val="single"/>
            <w:rtl w:val="0"/>
          </w:rPr>
          <w:t xml:space="preserve">View IPP# 213771</w:t>
        </w:r>
      </w:hyperlink>
      <w:r>
        <w:rPr>
          <w:rtl w:val="0"/>
        </w:rPr>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ypguotbk3jjk" w:id="40"/>
      <w:bookmarkEnd w:id="40"/>
      <w:r>
        <w:rPr>
          <w:b w:val="1"/>
          <w:bCs w:val="1"/>
          <w:color w:val="000000"/>
          <w:sz w:val="22"/>
          <w:szCs w:val="22"/>
          <w:rtl w:val="0"/>
        </w:rPr>
        <w:t xml:space="preserve">DeDietrich Glasslined — 355.6 mm (14 in) (</w:t>
      </w:r>
      <w:hyperlink r:id="rId126">
        <w:r>
          <w:rPr>
            <w:b w:val="1"/>
            <w:bCs w:val="1"/>
            <w:color w:val="1155cc"/>
            <w:sz w:val="22"/>
            <w:szCs w:val="22"/>
            <w:u w:val="single"/>
            <w:rtl w:val="0"/>
          </w:rPr>
          <w:t xml:space="preserve">IPP# 246979</w:t>
        </w:r>
      </w:hyperlink>
      <w:r>
        <w:rPr>
          <w:b w:val="1"/>
          <w:bCs w:val="1"/>
          <w:color w:val="000000"/>
          <w:sz w:val="22"/>
          <w:szCs w:val="22"/>
          <w:rtl w:val="0"/>
        </w:rPr>
        <w:t xml:space="preserve">)</w:t>
      </w:r>
    </w:p>
    <w:p w:rsidR="00000000" w:rsidDel="00000000" w:rsidP="00000000" w:rsidRDefault="00000000" w:rsidRPr="00000000" w14:paraId="000000EA">
      <w:pPr>
        <w:spacing w:after="240" w:before="240" w:lineRule="auto"/>
        <w:rPr/>
      </w:pPr>
      <w:r>
        <w:rPr>
          <w:rtl w:val="0"/>
        </w:rPr>
        <w:t xml:space="preserve">New DeDietrich glasslined pro-ring. 355.6 mm (14 in) diameter x 457.2 mm (18 in) length.</w:t>
      </w:r>
    </w:p>
    <w:p w:rsidR="00000000" w:rsidDel="00000000" w:rsidP="00000000" w:rsidRDefault="00000000" w:rsidRPr="00000000" w14:paraId="000000EB">
      <w:pPr>
        <w:numPr>
          <w:ilvl w:val="0"/>
          <w:numId w:val="5"/>
        </w:numPr>
        <w:spacing w:after="0" w:afterAutospacing="0" w:before="240" w:lineRule="auto"/>
        <w:ind w:left="720" w:hanging="360"/>
      </w:pPr>
      <w:r>
        <w:rPr>
          <w:rtl w:val="0"/>
        </w:rPr>
        <w:t xml:space="preserve">Material: Glasslined</w:t>
      </w:r>
    </w:p>
    <w:p w:rsidR="00000000" w:rsidDel="00000000" w:rsidP="00000000" w:rsidRDefault="00000000" w:rsidRPr="00000000" w14:paraId="000000EC">
      <w:pPr>
        <w:numPr>
          <w:ilvl w:val="0"/>
          <w:numId w:val="5"/>
        </w:numPr>
        <w:spacing w:after="0" w:afterAutospacing="0" w:before="0" w:beforeAutospacing="0" w:lineRule="auto"/>
        <w:ind w:left="720" w:hanging="360"/>
      </w:pPr>
      <w:r>
        <w:rPr>
          <w:rtl w:val="0"/>
        </w:rPr>
        <w:t xml:space="preserve">Condition: New condition</w:t>
      </w:r>
    </w:p>
    <w:p w:rsidR="00000000" w:rsidDel="00000000" w:rsidP="00000000" w:rsidRDefault="00000000" w:rsidRPr="00000000" w14:paraId="000000ED">
      <w:pPr>
        <w:numPr>
          <w:ilvl w:val="0"/>
          <w:numId w:val="5"/>
        </w:numPr>
        <w:spacing w:after="0" w:afterAutospacing="0" w:before="0" w:beforeAutospacing="0" w:lineRule="auto"/>
        <w:ind w:left="720" w:hanging="360"/>
      </w:pPr>
      <w:r>
        <w:rPr>
          <w:rtl w:val="0"/>
        </w:rPr>
        <w:t xml:space="preserve">Manufacturer: DeDietrich</w:t>
      </w:r>
    </w:p>
    <w:p w:rsidR="00000000" w:rsidDel="00000000" w:rsidP="00000000" w:rsidRDefault="00000000" w:rsidRPr="00000000" w14:paraId="000000EE">
      <w:pPr>
        <w:numPr>
          <w:ilvl w:val="0"/>
          <w:numId w:val="5"/>
        </w:numPr>
        <w:spacing w:after="240" w:before="0" w:beforeAutospacing="0" w:lineRule="auto"/>
        <w:ind w:left="720" w:hanging="360"/>
      </w:pPr>
      <w:r>
        <w:rPr>
          <w:rtl w:val="0"/>
        </w:rPr>
        <w:t xml:space="preserve">Diameter: 355.6 mm (14 in) x Length: 457.2 mm (18 in)</w:t>
      </w:r>
    </w:p>
    <w:p w:rsidR="00000000" w:rsidDel="00000000" w:rsidP="00000000" w:rsidRDefault="00000000" w:rsidRPr="00000000" w14:paraId="000000EF">
      <w:pPr>
        <w:spacing w:after="240" w:before="240" w:lineRule="auto"/>
        <w:rPr>
          <w:color w:val="1155cc"/>
          <w:u w:val="single"/>
        </w:rPr>
      </w:pPr>
      <w:hyperlink r:id="rId127">
        <w:r>
          <w:rPr>
            <w:color w:val="1155cc"/>
            <w:u w:val="single"/>
            <w:rtl w:val="0"/>
          </w:rPr>
          <w:t xml:space="preserve">Request Specs</w:t>
        </w:r>
      </w:hyperlink>
      <w:r>
        <w:rPr>
          <w:rtl w:val="0"/>
        </w:rPr>
        <w:t xml:space="preserve"> |</w:t>
      </w:r>
      <w:hyperlink r:id="rId128">
        <w:r>
          <w:rPr>
            <w:rtl w:val="0"/>
          </w:rPr>
          <w:t xml:space="preserve"> </w:t>
        </w:r>
      </w:hyperlink>
      <w:hyperlink r:id="rId129">
        <w:r>
          <w:rPr>
            <w:color w:val="1155cc"/>
            <w:u w:val="single"/>
            <w:rtl w:val="0"/>
          </w:rPr>
          <w:t xml:space="preserve">View IPP# 246979</w:t>
        </w:r>
      </w:hyperlink>
      <w:r>
        <w:rPr>
          <w:rtl w:val="0"/>
        </w:rPr>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crkgny474i5m" w:id="41"/>
      <w:bookmarkEnd w:id="41"/>
      <w:r>
        <w:rPr>
          <w:b w:val="1"/>
          <w:bCs w:val="1"/>
          <w:color w:val="000000"/>
          <w:sz w:val="22"/>
          <w:szCs w:val="22"/>
          <w:rtl w:val="0"/>
        </w:rPr>
        <w:t xml:space="preserve">Pfaudler Glasslined — 457.2 mm (18 in) (</w:t>
      </w:r>
      <w:hyperlink r:id="rId130">
        <w:r>
          <w:rPr>
            <w:b w:val="1"/>
            <w:bCs w:val="1"/>
            <w:color w:val="1155cc"/>
            <w:sz w:val="22"/>
            <w:szCs w:val="22"/>
            <w:u w:val="single"/>
            <w:rtl w:val="0"/>
          </w:rPr>
          <w:t xml:space="preserve">IPP# </w:t>
        </w:r>
      </w:hyperlink>
      <w:commentRangeStart w:id="0"/>
      <w:hyperlink r:id="rId131">
        <w:r>
          <w:rPr>
            <w:b w:val="1"/>
            <w:bCs w:val="1"/>
            <w:color w:val="1155cc"/>
            <w:sz w:val="22"/>
            <w:szCs w:val="22"/>
            <w:u w:val="single"/>
            <w:rtl w:val="0"/>
          </w:rPr>
          <w:t xml:space="preserve">247415</w:t>
        </w:r>
      </w:hyperlink>
      <w:commentRangeEnd w:id="0"/>
      <w:r>
        <w:commentReference w:id="0"/>
      </w:r>
      <w:r>
        <w:rPr>
          <w:b w:val="1"/>
          <w:bCs w:val="1"/>
          <w:color w:val="000000"/>
          <w:sz w:val="22"/>
          <w:szCs w:val="22"/>
          <w:rtl w:val="0"/>
        </w:rPr>
        <w:t xml:space="preserve">)</w:t>
      </w:r>
    </w:p>
    <w:p xmlns:w="http://schemas.openxmlformats.org/wordprocessingml/2006/main">
      <w:pPr>
        <w:ind w:left="720"/>
      </w:pPr>
      <w:r>
        <w:rPr>
          <w:b/>
          <w:sz w:val="20"/>
        </w:rPr>
        <w:t xml:space="preserve">BEFORE: </w:t>
      </w:r>
      <w:r>
        <w:rPr>
          <w:sz w:val="20"/>
          <w:highlight w:val="yellow"/>
          <w:strike/>
        </w:rPr>
        <w:t xml:space="preserve">IPP# 247415 (Needs Reglass) shown as featured Pro-Ring.</w:t>
      </w:r>
    </w:p>
    <w:p xmlns:w="http://schemas.openxmlformats.org/wordprocessingml/2006/main">
      <w:pPr>
        <w:ind w:left="720"/>
      </w:pPr>
      <w:r>
        <w:rPr>
          <w:b/>
          <w:sz w:val="20"/>
        </w:rPr>
        <w:t xml:space="preserve">AFTER: </w:t>
      </w:r>
      <w:r>
        <w:rPr>
          <w:sz w:val="20"/>
          <w:highlight w:val="green"/>
        </w:rPr>
        <w:t xml:space="preserve">IPP# 247415 removed from live page. Replacement unit IPP# 222996 (non needs-reglass) added in its place.</w:t>
      </w:r>
    </w:p>
    <w:p w:rsidR="00000000" w:rsidDel="00000000" w:rsidP="00000000" w:rsidRDefault="00000000" w:rsidRPr="00000000" w14:paraId="000000F1">
      <w:pPr>
        <w:spacing w:after="240" w:before="240" w:lineRule="auto"/>
        <w:rPr/>
      </w:pPr>
      <w:r>
        <w:rPr>
          <w:rtl w:val="0"/>
        </w:rPr>
        <w:t xml:space="preserve">Needs-reglass Pfaudler glasslined pro-ring. 457.2 mm (18 in) diameter.</w:t>
      </w:r>
    </w:p>
    <w:p w:rsidR="00000000" w:rsidDel="00000000" w:rsidP="00000000" w:rsidRDefault="00000000" w:rsidRPr="00000000" w14:paraId="000000F2">
      <w:pPr>
        <w:numPr>
          <w:ilvl w:val="0"/>
          <w:numId w:val="17"/>
        </w:numPr>
        <w:spacing w:after="0" w:afterAutospacing="0" w:before="240" w:lineRule="auto"/>
        <w:ind w:left="720" w:hanging="360"/>
      </w:pPr>
      <w:r>
        <w:rPr>
          <w:rtl w:val="0"/>
        </w:rPr>
        <w:t xml:space="preserve">Material: Glasslined</w:t>
      </w:r>
    </w:p>
    <w:p w:rsidR="00000000" w:rsidDel="00000000" w:rsidP="00000000" w:rsidRDefault="00000000" w:rsidRPr="00000000" w14:paraId="000000F3">
      <w:pPr>
        <w:numPr>
          <w:ilvl w:val="0"/>
          <w:numId w:val="17"/>
        </w:numPr>
        <w:spacing w:after="0" w:afterAutospacing="0" w:before="0" w:beforeAutospacing="0" w:lineRule="auto"/>
        <w:ind w:left="720" w:hanging="360"/>
      </w:pPr>
      <w:r>
        <w:rPr>
          <w:rtl w:val="0"/>
        </w:rPr>
        <w:t xml:space="preserve">Condition: Needs Reglass condition</w:t>
      </w:r>
    </w:p>
    <w:p w:rsidR="00000000" w:rsidDel="00000000" w:rsidP="00000000" w:rsidRDefault="00000000" w:rsidRPr="00000000" w14:paraId="000000F4">
      <w:pPr>
        <w:numPr>
          <w:ilvl w:val="0"/>
          <w:numId w:val="17"/>
        </w:numPr>
        <w:spacing w:after="0" w:afterAutospacing="0" w:before="0" w:beforeAutospacing="0" w:lineRule="auto"/>
        <w:ind w:left="720" w:hanging="360"/>
      </w:pPr>
      <w:r>
        <w:rPr>
          <w:rtl w:val="0"/>
        </w:rPr>
        <w:t xml:space="preserve">Manufacturer: Pfaudler</w:t>
      </w:r>
    </w:p>
    <w:p w:rsidR="00000000" w:rsidDel="00000000" w:rsidP="00000000" w:rsidRDefault="00000000" w:rsidRPr="00000000" w14:paraId="000000F5">
      <w:pPr>
        <w:numPr>
          <w:ilvl w:val="0"/>
          <w:numId w:val="17"/>
        </w:numPr>
        <w:spacing w:after="240" w:before="0" w:beforeAutospacing="0" w:lineRule="auto"/>
        <w:ind w:left="720" w:hanging="360"/>
      </w:pPr>
      <w:r>
        <w:rPr>
          <w:rtl w:val="0"/>
        </w:rPr>
        <w:t xml:space="preserve">Diameter: 457.2 mm (18 in) diameter</w:t>
      </w:r>
    </w:p>
    <w:p w:rsidR="00000000" w:rsidDel="00000000" w:rsidP="00000000" w:rsidRDefault="00000000" w:rsidRPr="00000000" w14:paraId="000000F6">
      <w:pPr>
        <w:spacing w:after="240" w:before="240" w:lineRule="auto"/>
        <w:rPr>
          <w:color w:val="1155cc"/>
          <w:u w:val="single"/>
        </w:rPr>
      </w:pPr>
      <w:hyperlink r:id="rId132">
        <w:r>
          <w:rPr>
            <w:color w:val="1155cc"/>
            <w:u w:val="single"/>
            <w:rtl w:val="0"/>
          </w:rPr>
          <w:t xml:space="preserve">Request Specs</w:t>
        </w:r>
      </w:hyperlink>
      <w:r>
        <w:rPr>
          <w:rtl w:val="0"/>
        </w:rPr>
        <w:t xml:space="preserve"> |</w:t>
      </w:r>
      <w:hyperlink r:id="rId133">
        <w:r>
          <w:rPr>
            <w:rtl w:val="0"/>
          </w:rPr>
          <w:t xml:space="preserve"> </w:t>
        </w:r>
      </w:hyperlink>
      <w:hyperlink r:id="rId134">
        <w:r>
          <w:rPr>
            <w:color w:val="1155cc"/>
            <w:u w:val="single"/>
            <w:rtl w:val="0"/>
          </w:rPr>
          <w:t xml:space="preserve">View IPP# 247415</w:t>
        </w:r>
      </w:hyperlink>
      <w:r>
        <w:rPr>
          <w:rtl w:val="0"/>
        </w:rPr>
      </w:r>
    </w:p>
    <w:p w:rsidR="00000000" w:rsidDel="00000000" w:rsidP="00000000" w:rsidRDefault="00000000" w:rsidRPr="00000000" w14:paraId="000000F7">
      <w:pPr>
        <w:spacing w:after="240" w:before="240" w:lineRule="auto"/>
        <w:rPr>
          <w:color w:val="1155cc"/>
          <w:u w:val="single"/>
        </w:rPr>
      </w:pPr>
      <w:hyperlink r:id="rId135">
        <w:r>
          <w:rPr>
            <w:color w:val="1155cc"/>
            <w:u w:val="single"/>
            <w:rtl w:val="0"/>
          </w:rPr>
          <w:t xml:space="preserve">Browse All Pro-Rings in Stock</w:t>
        </w:r>
      </w:hyperlink>
      <w:r>
        <w:rPr>
          <w:rtl w:val="0"/>
        </w:rPr>
      </w:r>
    </w:p>
    <w:p w:rsidR="00000000" w:rsidDel="00000000" w:rsidP="00000000" w:rsidRDefault="00000000" w:rsidRPr="00000000" w14:paraId="000000F8">
      <w:pPr>
        <w:rPr/>
      </w:pPr>
      <w:r>
        <w:pict>
          <v:rect style="width:0.0pt;height:1.5pt" o:hr="t" o:hrstd="t" o:hralign="center" fillcolor="#A0A0A0" stroked="f"/>
        </w:pict>
      </w:r>
      <w:r>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9u5s5lwg22te" w:id="42"/>
      <w:bookmarkEnd w:id="42"/>
      <w:r>
        <w:rPr>
          <w:b w:val="1"/>
          <w:bCs w:val="1"/>
          <w:sz w:val="34"/>
          <w:szCs w:val="34"/>
          <w:rtl w:val="0"/>
        </w:rPr>
        <w:t xml:space="preserve">Ready to Buy a Used Glass Lined Pro-Ring?</w:t>
      </w:r>
    </w:p>
    <w:p w:rsidR="00000000" w:rsidDel="00000000" w:rsidP="00000000" w:rsidRDefault="00000000" w:rsidRPr="00000000" w14:paraId="000000FA">
      <w:pPr>
        <w:spacing w:after="240" w:before="240" w:lineRule="auto"/>
        <w:rPr/>
      </w:pPr>
      <w:r>
        <w:rPr>
          <w:rtl w:val="0"/>
        </w:rPr>
        <w:t xml:space="preserve">Tell us your specifications and requirements. Our team will match your needs against current glass lined pro-ring inventory and provide a detailed quote.</w:t>
      </w:r>
    </w:p>
    <w:p w:rsidR="00000000" w:rsidDel="00000000" w:rsidP="00000000" w:rsidRDefault="00000000" w:rsidRPr="00000000" w14:paraId="000000FB">
      <w:pPr>
        <w:spacing w:after="240" w:before="240" w:lineRule="auto"/>
        <w:rPr>
          <w:color w:val="1155cc"/>
          <w:u w:val="single"/>
        </w:rPr>
      </w:pPr>
      <w:hyperlink r:id="rId136">
        <w:r>
          <w:rPr>
            <w:color w:val="1155cc"/>
            <w:u w:val="single"/>
            <w:rtl w:val="0"/>
          </w:rPr>
          <w:t xml:space="preserve">Request a Quote</w:t>
        </w:r>
      </w:hyperlink>
      <w:r>
        <w:rPr>
          <w:rtl w:val="0"/>
        </w:rPr>
      </w:r>
    </w:p>
    <w:p w:rsidR="00000000" w:rsidDel="00000000" w:rsidP="00000000" w:rsidRDefault="00000000" w:rsidRPr="00000000" w14:paraId="000000FC">
      <w:pPr>
        <w:rPr/>
      </w:pPr>
      <w:r>
        <w:pict>
          <v:rect style="width:0.0pt;height:1.5pt" o:hr="t" o:hrstd="t" o:hralign="center" fillcolor="#A0A0A0" stroked="f"/>
        </w:pict>
      </w:r>
      <w:r>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lojp77gfivzf" w:id="43"/>
      <w:bookmarkEnd w:id="43"/>
      <w:r>
        <w:rPr>
          <w:b w:val="1"/>
          <w:bCs w:val="1"/>
          <w:sz w:val="34"/>
          <w:szCs w:val="34"/>
          <w:rtl w:val="0"/>
        </w:rPr>
        <w:t xml:space="preserve">Buying a Used Glass Lined Pro-Ring vs Buying New</w:t>
      </w:r>
    </w:p>
    <w:p w:rsidR="00000000" w:rsidDel="00000000" w:rsidP="00000000" w:rsidRDefault="00000000" w:rsidRPr="00000000" w14:paraId="000000FE">
      <w:pPr>
        <w:spacing w:after="240" w:before="240" w:lineRule="auto"/>
        <w:rPr/>
      </w:pPr>
      <w:r>
        <w:rPr>
          <w:rtl w:val="0"/>
        </w:rPr>
        <w:t xml:space="preserve">Buying used glass lined pro-ring from IPP can save up to 50% of capital and 90% of lead time versus buying new. Here is how used and new glass lined pro-ring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772.907348242811"/>
        <w:gridCol w:w="3369.2012779552715"/>
        <w:tblGridChange w:id="0">
          <w:tblGrid>
            <w:gridCol w:w="2217.891373801917"/>
            <w:gridCol w:w="3772.907348242811"/>
            <w:gridCol w:w="3369.2012779552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Pr>
                <w:b w:val="1"/>
                <w:bCs w:val="1"/>
                <w:rtl w:val="0"/>
              </w:rPr>
              <w:t xml:space="preserve">Factor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Pr>
                <w:b w:val="1"/>
                <w:bCs w:val="1"/>
                <w:rtl w:val="0"/>
              </w:rPr>
              <w:t xml:space="preserve">Used from IPP</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Pr>
                <w:b w:val="1"/>
                <w:bCs w:val="1"/>
                <w:rtl w:val="0"/>
              </w:rPr>
              <w:t xml:space="preserve">New (OEM)</w:t>
            </w:r>
            <w:r>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Pr>
                <w:rtl w:val="0"/>
              </w:rPr>
              <w:t xml:space="preserve">Part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Pr>
                <w:rtl w:val="0"/>
              </w:rPr>
              <w:t xml:space="preserve">Extended lead times (new fabrication)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Pr>
                <w:rtl w:val="0"/>
              </w:rPr>
              <w:t xml:space="preserve">Glasslined, Hastelloy - C276, Teflon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Pr>
                <w:rtl w:val="0"/>
              </w:rPr>
              <w:t xml:space="preserve">Pfaudler, DeDeitrich,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Pr>
                <w:rtl w:val="0"/>
              </w:rPr>
              <w:t xml:space="preserve">UGE, DeDeitrich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Pr>
                <w:rtl w:val="0"/>
              </w:rPr>
              <w:t xml:space="preserve">New raw material consumption</w:t>
            </w:r>
          </w:p>
        </w:tc>
      </w:tr>
    </w:tbl>
    <w:p w:rsidR="00000000" w:rsidDel="00000000" w:rsidP="00000000" w:rsidRDefault="00000000" w:rsidRPr="00000000" w14:paraId="00000111">
      <w:pPr>
        <w:rPr/>
      </w:pPr>
      <w:r>
        <w:pict>
          <v:rect style="width:0.0pt;height:1.5pt" o:hr="t" o:hrstd="t" o:hralign="center" fillcolor="#A0A0A0" stroked="f"/>
        </w:pict>
      </w:r>
      <w:r>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qgsmriuq8gca" w:id="44"/>
      <w:bookmarkEnd w:id="44"/>
      <w:r>
        <w:rPr>
          <w:b w:val="1"/>
          <w:bCs w:val="1"/>
          <w:sz w:val="34"/>
          <w:szCs w:val="34"/>
          <w:rtl w:val="0"/>
        </w:rPr>
        <w:t xml:space="preserve">Advantages of Buying Used Glass Lined Pro-Rings from IPP</w:t>
      </w:r>
    </w:p>
    <w:p w:rsidR="00000000" w:rsidDel="00000000" w:rsidP="00000000" w:rsidRDefault="00000000" w:rsidRPr="00000000" w14:paraId="00000113">
      <w:pPr>
        <w:spacing w:after="240" w:before="240" w:lineRule="auto"/>
        <w:rPr/>
      </w:pPr>
      <w:r>
        <w:rPr>
          <w:rtl w:val="0"/>
        </w:rPr>
        <w:t xml:space="preserve">International Process Plants combines over 46 years of process equipment expertise, nearly 150 colleagues across 15 countries, and an inventory of 15,000 process systems and major equipment pieces to deliver glass lined pro-ring ready for your process.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wcutfwbta4az" w:id="45"/>
      <w:bookmarkEnd w:id="45"/>
      <w:r>
        <w:rPr>
          <w:b w:val="1"/>
          <w:bCs w:val="1"/>
          <w:color w:val="000000"/>
          <w:sz w:val="26"/>
          <w:szCs w:val="26"/>
          <w:rtl w:val="0"/>
        </w:rPr>
        <w:t xml:space="preserve">Significant Cost Savings</w:t>
      </w:r>
    </w:p>
    <w:p w:rsidR="00000000" w:rsidDel="00000000" w:rsidP="00000000" w:rsidRDefault="00000000" w:rsidRPr="00000000" w14:paraId="00000115">
      <w:pPr>
        <w:spacing w:after="240" w:before="240" w:lineRule="auto"/>
        <w:rPr/>
      </w:pPr>
      <w:r>
        <w:rPr>
          <w:rtl w:val="0"/>
        </w:rPr>
        <w:t xml:space="preserve">Buying used glass lined pro-ring from IPP can save up to 50% of capital and 90% of lead time versus buying new.</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6vn9ntb40106" w:id="46"/>
      <w:bookmarkEnd w:id="46"/>
      <w:r>
        <w:rPr>
          <w:b w:val="1"/>
          <w:bCs w:val="1"/>
          <w:color w:val="000000"/>
          <w:sz w:val="26"/>
          <w:szCs w:val="26"/>
          <w:rtl w:val="0"/>
        </w:rPr>
        <w:t xml:space="preserve">Immediate Availability</w:t>
      </w:r>
    </w:p>
    <w:p w:rsidR="00000000" w:rsidDel="00000000" w:rsidP="00000000" w:rsidRDefault="00000000" w:rsidRPr="00000000" w14:paraId="00000117">
      <w:pPr>
        <w:spacing w:after="240" w:before="240" w:lineRule="auto"/>
        <w:rPr/>
      </w:pPr>
      <w:r>
        <w:rPr>
          <w:rtl w:val="0"/>
        </w:rPr>
        <w:t xml:space="preserve">In-stock glass lined pro-ring from IPP are ready to ship. IPP's GPS subsidiary also provides custom fabricated new glass-lined parts with 12–16 week average delivery.</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shbkn4yh3itn" w:id="47"/>
      <w:bookmarkEnd w:id="47"/>
      <w:r>
        <w:rPr>
          <w:b w:val="1"/>
          <w:bCs w:val="1"/>
          <w:color w:val="000000"/>
          <w:sz w:val="26"/>
          <w:szCs w:val="26"/>
          <w:rtl w:val="0"/>
        </w:rPr>
        <w:t xml:space="preserve">Multiple OEM Manufacturers</w:t>
      </w:r>
    </w:p>
    <w:p w:rsidR="00000000" w:rsidDel="00000000" w:rsidP="00000000" w:rsidRDefault="00000000" w:rsidRPr="00000000" w14:paraId="00000119">
      <w:pPr>
        <w:spacing w:after="240" w:before="240" w:lineRule="auto"/>
        <w:rPr/>
      </w:pPr>
      <w:r>
        <w:rPr>
          <w:rtl w:val="0"/>
        </w:rPr>
        <w:t xml:space="preserve">IPP stocks glass lined pro-ring from Pfaudler, DeDeitrich, DeDietrich, 3V Tech and other manufacturers. Every unit is an original OEM product with traceable provenance.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a46wonx0pgk2" w:id="48"/>
      <w:bookmarkEnd w:id="48"/>
      <w:r>
        <w:rPr>
          <w:b w:val="1"/>
          <w:bCs w:val="1"/>
          <w:color w:val="000000"/>
          <w:sz w:val="26"/>
          <w:szCs w:val="26"/>
          <w:rtl w:val="0"/>
        </w:rPr>
        <w:t xml:space="preserve">Quality Assured</w:t>
      </w:r>
    </w:p>
    <w:p w:rsidR="00000000" w:rsidDel="00000000" w:rsidP="00000000" w:rsidRDefault="00000000" w:rsidRPr="00000000" w14:paraId="0000011B">
      <w:pPr>
        <w:spacing w:after="240" w:before="240" w:lineRule="auto"/>
        <w:rPr/>
      </w:pPr>
      <w:r>
        <w:rPr>
          <w:rtl w:val="0"/>
        </w:rPr>
        <w:t xml:space="preserve">IPP offers glass lined pro-rings through its UGE (Universal Glasteel Equipment) division, which stocks 700+ vessels and 2,700+ parts.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m2wly2sfd5x6" w:id="49"/>
      <w:bookmarkEnd w:id="49"/>
      <w:r>
        <w:rPr>
          <w:b w:val="1"/>
          <w:bCs w:val="1"/>
          <w:color w:val="000000"/>
          <w:sz w:val="26"/>
          <w:szCs w:val="26"/>
          <w:rtl w:val="0"/>
        </w:rPr>
        <w:t xml:space="preserve">Global Presence in 15 Countries</w:t>
      </w:r>
    </w:p>
    <w:p w:rsidR="00000000" w:rsidDel="00000000" w:rsidP="00000000" w:rsidRDefault="00000000" w:rsidRPr="00000000" w14:paraId="0000011D">
      <w:pPr>
        <w:spacing w:after="240" w:before="240" w:lineRule="auto"/>
        <w:rPr/>
      </w:pPr>
      <w:r>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1bf52tyv41w0" w:id="50"/>
      <w:bookmarkEnd w:id="50"/>
      <w:r>
        <w:rPr>
          <w:b w:val="1"/>
          <w:bCs w:val="1"/>
          <w:color w:val="000000"/>
          <w:sz w:val="26"/>
          <w:szCs w:val="26"/>
          <w:rtl w:val="0"/>
        </w:rPr>
        <w:t xml:space="preserve">Full Range of Parts</w:t>
      </w:r>
    </w:p>
    <w:p w:rsidR="00000000" w:rsidDel="00000000" w:rsidP="00000000" w:rsidRDefault="00000000" w:rsidRPr="00000000" w14:paraId="0000011F">
      <w:pPr>
        <w:spacing w:after="240" w:before="240" w:lineRule="auto"/>
        <w:rPr/>
      </w:pPr>
      <w:r>
        <w:rPr>
          <w:rtl w:val="0"/>
        </w:rPr>
        <w:t xml:space="preserve">Glass Lined Pro-Ring are available in multiple sizes, configurations, and conditions from IPP inventory.</w:t>
      </w:r>
    </w:p>
    <w:p w:rsidR="00000000" w:rsidDel="00000000" w:rsidP="00000000" w:rsidRDefault="00000000" w:rsidRPr="00000000" w14:paraId="00000120">
      <w:pPr>
        <w:rPr/>
      </w:pPr>
      <w:r>
        <w:pict>
          <v:rect style="width:0.0pt;height:1.5pt" o:hr="t" o:hrstd="t" o:hralign="center" fillcolor="#A0A0A0" stroked="f"/>
        </w:pict>
      </w:r>
      <w:r>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slwofw4fn5d7" w:id="51"/>
      <w:bookmarkEnd w:id="51"/>
      <w:r>
        <w:rPr>
          <w:b w:val="1"/>
          <w:bCs w:val="1"/>
          <w:sz w:val="34"/>
          <w:szCs w:val="34"/>
          <w:rtl w:val="0"/>
        </w:rPr>
        <w:t xml:space="preserve">Industries That Buy Used Glass Lined Pro-Rings</w:t>
      </w:r>
    </w:p>
    <w:p w:rsidR="00000000" w:rsidDel="00000000" w:rsidP="00000000" w:rsidRDefault="00000000" w:rsidRPr="00000000" w14:paraId="00000122">
      <w:pPr>
        <w:spacing w:after="240" w:before="240" w:lineRule="auto"/>
        <w:rPr/>
      </w:pPr>
      <w:r>
        <w:rPr>
          <w:rtl w:val="0"/>
        </w:rPr>
        <w:t xml:space="preserve">IPP supplies used glass lined pro-ring to manufacturers across multiple process industries worldwide.</w:t>
      </w:r>
    </w:p>
    <w:p w:rsidR="00000000" w:rsidDel="00000000" w:rsidP="00000000" w:rsidRDefault="00000000" w:rsidRPr="00000000" w14:paraId="00000123">
      <w:pPr>
        <w:numPr>
          <w:ilvl w:val="0"/>
          <w:numId w:val="24"/>
        </w:numPr>
        <w:spacing w:after="0" w:afterAutospacing="0" w:before="240" w:lineRule="auto"/>
        <w:ind w:left="720" w:hanging="360"/>
      </w:pPr>
      <w:r>
        <w:rPr>
          <w:rtl w:val="0"/>
        </w:rPr>
        <w:t xml:space="preserve">Pharmaceutical</w:t>
      </w:r>
    </w:p>
    <w:p w:rsidR="00000000" w:rsidDel="00000000" w:rsidP="00000000" w:rsidRDefault="00000000" w:rsidRPr="00000000" w14:paraId="00000124">
      <w:pPr>
        <w:numPr>
          <w:ilvl w:val="0"/>
          <w:numId w:val="24"/>
        </w:numPr>
        <w:spacing w:after="0" w:afterAutospacing="0" w:before="0" w:beforeAutospacing="0" w:lineRule="auto"/>
        <w:ind w:left="720" w:hanging="360"/>
      </w:pPr>
      <w:r>
        <w:rPr>
          <w:rtl w:val="0"/>
        </w:rPr>
        <w:t xml:space="preserve">Chemical Processing</w:t>
      </w:r>
    </w:p>
    <w:p w:rsidR="00000000" w:rsidDel="00000000" w:rsidP="00000000" w:rsidRDefault="00000000" w:rsidRPr="00000000" w14:paraId="00000125">
      <w:pPr>
        <w:numPr>
          <w:ilvl w:val="0"/>
          <w:numId w:val="24"/>
        </w:numPr>
        <w:spacing w:after="0" w:afterAutospacing="0" w:before="0" w:beforeAutospacing="0" w:lineRule="auto"/>
        <w:ind w:left="720" w:hanging="360"/>
      </w:pPr>
      <w:r>
        <w:rPr>
          <w:rtl w:val="0"/>
        </w:rPr>
        <w:t xml:space="preserve">Fine Chemicals</w:t>
      </w:r>
    </w:p>
    <w:p w:rsidR="00000000" w:rsidDel="00000000" w:rsidP="00000000" w:rsidRDefault="00000000" w:rsidRPr="00000000" w14:paraId="00000126">
      <w:pPr>
        <w:numPr>
          <w:ilvl w:val="0"/>
          <w:numId w:val="24"/>
        </w:numPr>
        <w:spacing w:after="0" w:afterAutospacing="0" w:before="0" w:beforeAutospacing="0" w:lineRule="auto"/>
        <w:ind w:left="720" w:hanging="360"/>
      </w:pPr>
      <w:r>
        <w:rPr>
          <w:rtl w:val="0"/>
        </w:rPr>
        <w:t xml:space="preserve">Biotechnology</w:t>
      </w:r>
    </w:p>
    <w:p w:rsidR="00000000" w:rsidDel="00000000" w:rsidP="00000000" w:rsidRDefault="00000000" w:rsidRPr="00000000" w14:paraId="00000127">
      <w:pPr>
        <w:numPr>
          <w:ilvl w:val="0"/>
          <w:numId w:val="24"/>
        </w:numPr>
        <w:spacing w:after="0" w:afterAutospacing="0" w:before="0" w:beforeAutospacing="0" w:lineRule="auto"/>
        <w:ind w:left="720" w:hanging="360"/>
      </w:pPr>
      <w:r>
        <w:rPr>
          <w:rtl w:val="0"/>
        </w:rPr>
        <w:t xml:space="preserve">Agrochemicals</w:t>
      </w:r>
    </w:p>
    <w:p w:rsidR="00000000" w:rsidDel="00000000" w:rsidP="00000000" w:rsidRDefault="00000000" w:rsidRPr="00000000" w14:paraId="00000128">
      <w:pPr>
        <w:numPr>
          <w:ilvl w:val="0"/>
          <w:numId w:val="24"/>
        </w:numPr>
        <w:spacing w:after="240" w:before="0" w:beforeAutospacing="0" w:lineRule="auto"/>
        <w:ind w:left="720" w:hanging="360"/>
      </w:pPr>
      <w:r>
        <w:rPr>
          <w:rtl w:val="0"/>
        </w:rPr>
        <w:t xml:space="preserve">Cosmetics</w:t>
      </w:r>
    </w:p>
    <w:p w:rsidR="00000000" w:rsidDel="00000000" w:rsidP="00000000" w:rsidRDefault="00000000" w:rsidRPr="00000000" w14:paraId="00000129">
      <w:pPr>
        <w:rPr/>
      </w:pPr>
      <w:r>
        <w:pict>
          <v:rect style="width:0.0pt;height:1.5pt" o:hr="t" o:hrstd="t" o:hralign="center" fillcolor="#A0A0A0" stroked="f"/>
        </w:pict>
      </w:r>
      <w:r>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h8t7mffk4tww" w:id="52"/>
      <w:bookmarkEnd w:id="52"/>
      <w:r>
        <w:rPr>
          <w:b w:val="1"/>
          <w:bCs w:val="1"/>
          <w:sz w:val="34"/>
          <w:szCs w:val="34"/>
          <w:rtl w:val="0"/>
        </w:rPr>
        <w:t xml:space="preserve">Frequently Asked Questions About Buying Used Glass Lined Pro-Rings</w:t>
      </w:r>
    </w:p>
    <w:p w:rsidR="00000000" w:rsidDel="00000000" w:rsidP="00000000" w:rsidRDefault="00000000" w:rsidRPr="00000000" w14:paraId="0000012B">
      <w:pPr>
        <w:spacing w:after="240" w:before="240" w:lineRule="auto"/>
        <w:rPr/>
      </w:pPr>
      <w:r>
        <w:rPr>
          <w:rtl w:val="0"/>
        </w:rPr>
        <w:t xml:space="preserve">Answers to the most common questions from procurement and operations teams evaluating used glass lined pro-ring.</w:t>
      </w:r>
    </w:p>
    <w:p w:rsidR="00000000" w:rsidDel="00000000" w:rsidP="00000000" w:rsidRDefault="00000000" w:rsidRPr="00000000" w14:paraId="0000012C">
      <w:pPr>
        <w:spacing w:after="240" w:before="240" w:lineRule="auto"/>
        <w:rPr/>
      </w:pPr>
      <w:r>
        <w:rPr>
          <w:b w:val="1"/>
          <w:bCs w:val="1"/>
          <w:rtl w:val="0"/>
        </w:rPr>
        <w:t xml:space="preserve">Q: How many glass lined pro-ring does IPP have in stock?</w:t>
        <w:br w:type="textWrapping"/>
      </w:r>
      <w:r>
        <w:rPr>
          <w:rtl w:val="0"/>
        </w:rPr>
        <w:t xml:space="preserve">A: IPP stocks glass lined pro-ring from Pfaudler, DeDeitrich, DeDietrich, 3V Tech, UGE and other manufacturers. Available in Glasslined, Hastelloy - C276, and Teflon construction. Browse the IMS inventory for current availability.</w:t>
      </w:r>
    </w:p>
    <w:p w:rsidR="00000000" w:rsidDel="00000000" w:rsidP="00000000" w:rsidRDefault="00000000" w:rsidRPr="00000000" w14:paraId="0000012D">
      <w:pPr>
        <w:spacing w:after="240" w:before="240" w:lineRule="auto"/>
        <w:rPr/>
      </w:pPr>
      <w:r>
        <w:rPr>
          <w:b w:val="1"/>
          <w:bCs w:val="1"/>
          <w:rtl w:val="0"/>
        </w:rPr>
        <w:t xml:space="preserve">Q: What condition grades are available for used glass lined pro-ring?</w:t>
        <w:br w:type="textWrapping"/>
      </w:r>
      <w:r>
        <w:rPr>
          <w:rtl w:val="0"/>
        </w:rPr>
        <w:t xml:space="preserve">A: IPP stocks glass lined pro-ring in multiple conditions: Re-glassed, Used, Unused, New, Needs Reglass. Browse the current inventory for available condition options.</w:t>
      </w:r>
    </w:p>
    <w:p w:rsidR="00000000" w:rsidDel="00000000" w:rsidP="00000000" w:rsidRDefault="00000000" w:rsidRPr="00000000" w14:paraId="0000012E">
      <w:pPr>
        <w:spacing w:after="240" w:before="240" w:lineRule="auto"/>
        <w:rPr/>
      </w:pPr>
      <w:r>
        <w:rPr>
          <w:b w:val="1"/>
          <w:bCs w:val="1"/>
          <w:rtl w:val="0"/>
        </w:rPr>
        <w:t xml:space="preserve">Q: Does IPP sell new glass lined pro-ring as well as used?</w:t>
        <w:br w:type="textWrapping"/>
      </w:r>
      <w:r>
        <w:rPr>
          <w:rtl w:val="0"/>
        </w:rPr>
        <w:t xml:space="preserve">A: Yes. IPP stocks new glass lined pro-ring through its Gale Process Solutions (GPS) subsidiary, which provides custom fabricated equipment with 12–16 week average delivery. Contact IPP for details on new inventory.</w:t>
      </w:r>
    </w:p>
    <w:p w:rsidR="00000000" w:rsidDel="00000000" w:rsidP="00000000" w:rsidRDefault="00000000" w:rsidRPr="00000000" w14:paraId="0000012F">
      <w:pPr>
        <w:spacing w:after="240" w:before="240" w:lineRule="auto"/>
        <w:rPr/>
      </w:pPr>
      <w:r>
        <w:rPr>
          <w:b w:val="1"/>
          <w:bCs w:val="1"/>
          <w:rtl w:val="0"/>
        </w:rPr>
        <w:t xml:space="preserve">Q: What materials of construction are available?</w:t>
        <w:br w:type="textWrapping"/>
      </w:r>
      <w:r>
        <w:rPr>
          <w:rtl w:val="0"/>
        </w:rPr>
        <w:t xml:space="preserve">A: IPP stocks glass lined pro-ring in Glasslined, Hastelloy - C276, and Teflon construction. Contact IPP to discuss material requirements for your application.</w:t>
      </w:r>
    </w:p>
    <w:p w:rsidR="00000000" w:rsidDel="00000000" w:rsidP="00000000" w:rsidRDefault="00000000" w:rsidRPr="00000000" w14:paraId="00000130">
      <w:pPr>
        <w:spacing w:after="240" w:before="240" w:lineRule="auto"/>
        <w:rPr/>
      </w:pPr>
      <w:r>
        <w:rPr>
          <w:b w:val="1"/>
          <w:bCs w:val="1"/>
          <w:rtl w:val="0"/>
        </w:rPr>
        <w:t xml:space="preserve">Q: What manufacturers of glass lined pro-ring does IPP stock?</w:t>
        <w:br w:type="textWrapping"/>
      </w:r>
      <w:r>
        <w:rPr>
          <w:rtl w:val="0"/>
        </w:rPr>
        <w:t xml:space="preserve">A: IPP stocks glass lined pro-ring from Pfaudler, DeDeitrich, DeDietrich, 3V Tech, UGE and other manufacturers. Browse the current inventory to see available manufacturers.</w:t>
      </w:r>
    </w:p>
    <w:p w:rsidR="00000000" w:rsidDel="00000000" w:rsidP="00000000" w:rsidRDefault="00000000" w:rsidRPr="00000000" w14:paraId="00000131">
      <w:pPr>
        <w:spacing w:after="240" w:before="240" w:lineRule="auto"/>
        <w:rPr/>
      </w:pPr>
      <w:r>
        <w:rPr>
          <w:b w:val="1"/>
          <w:bCs w:val="1"/>
          <w:rtl w:val="0"/>
        </w:rPr>
        <w:t xml:space="preserve">Q: How much can I save buying used glass lined pro-ring versus new?</w:t>
        <w:br w:type="textWrapping"/>
      </w:r>
      <w:r>
        <w:rPr>
          <w:rtl w:val="0"/>
        </w:rPr>
        <w:t xml:space="preserve">A: Buying used glass lined pro-ring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32">
      <w:pPr>
        <w:spacing w:after="240" w:before="240" w:lineRule="auto"/>
        <w:rPr/>
      </w:pPr>
      <w:r>
        <w:rPr>
          <w:b w:val="1"/>
          <w:bCs w:val="1"/>
          <w:rtl w:val="0"/>
        </w:rPr>
        <w:t xml:space="preserve">Q: How long does it take to receive glass lined pro-ring from IPP?</w:t>
        <w:br w:type="textWrapping"/>
      </w:r>
      <w:r>
        <w:rPr>
          <w:rtl w:val="0"/>
        </w:rPr>
        <w:t xml:space="preserve">A: In-stock glass lined pro-ring are ready to ship. IPP's GPS subsidiary provides new custom fabricated equipment with 12–16 week average delivery. IPP ships from offices in 15 countries worldwide.</w:t>
      </w:r>
    </w:p>
    <w:p w:rsidR="00000000" w:rsidDel="00000000" w:rsidP="00000000" w:rsidRDefault="00000000" w:rsidRPr="00000000" w14:paraId="00000133">
      <w:pPr>
        <w:spacing w:after="240" w:before="240" w:lineRule="auto"/>
        <w:rPr/>
      </w:pPr>
      <w:r>
        <w:rPr>
          <w:b w:val="1"/>
          <w:bCs w:val="1"/>
          <w:rtl w:val="0"/>
        </w:rPr>
        <w:t xml:space="preserve">Q: Does IPP handle shipping and freight?</w:t>
        <w:br w:type="textWrapping"/>
      </w:r>
      <w:r>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34">
      <w:pPr>
        <w:rPr/>
      </w:pPr>
      <w:r>
        <w:pict>
          <v:rect style="width:0.0pt;height:1.5pt" o:hr="t" o:hrstd="t" o:hralign="center" fillcolor="#A0A0A0" stroked="f"/>
        </w:pict>
      </w:r>
      <w:r>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mnt4znfetbnn" w:id="53"/>
      <w:bookmarkEnd w:id="53"/>
      <w:r>
        <w:rPr>
          <w:b w:val="1"/>
          <w:bCs w:val="1"/>
          <w:sz w:val="34"/>
          <w:szCs w:val="34"/>
          <w:rtl w:val="0"/>
        </w:rPr>
        <w:t xml:space="preserve">Other Parts &amp; Equipment from IPP</w:t>
      </w:r>
    </w:p>
    <w:p w:rsidR="00000000" w:rsidDel="00000000" w:rsidP="00000000" w:rsidRDefault="00000000" w:rsidRPr="00000000" w14:paraId="00000136">
      <w:pPr>
        <w:spacing w:after="240" w:before="240" w:lineRule="auto"/>
        <w:rPr/>
      </w:pPr>
      <w:r>
        <w:rPr>
          <w:rtl w:val="0"/>
        </w:rPr>
        <w:t xml:space="preserve">In addition to glass lined pro-ring, IPP stocks parts and equipment across multiple categories for complete process solutions.</w:t>
      </w:r>
    </w:p>
    <w:p w:rsidR="00000000" w:rsidDel="00000000" w:rsidP="00000000" w:rsidRDefault="00000000" w:rsidRPr="00000000" w14:paraId="00000137">
      <w:pPr>
        <w:numPr>
          <w:ilvl w:val="0"/>
          <w:numId w:val="9"/>
        </w:numPr>
        <w:spacing w:after="0" w:afterAutospacing="0" w:before="240" w:lineRule="auto"/>
        <w:ind w:left="720" w:hanging="360"/>
      </w:pPr>
      <w:hyperlink r:id="rId137">
        <w:r>
          <w:rPr>
            <w:color w:val="1155cc"/>
            <w:u w:val="single"/>
            <w:rtl w:val="0"/>
          </w:rPr>
          <w:t xml:space="preserve">Reactors</w:t>
        </w:r>
      </w:hyperlink>
      <w:r>
        <w:rPr>
          <w:rtl w:val="0"/>
        </w:rPr>
      </w:r>
    </w:p>
    <w:p w:rsidR="00000000" w:rsidDel="00000000" w:rsidP="00000000" w:rsidRDefault="00000000" w:rsidRPr="00000000" w14:paraId="00000138">
      <w:pPr>
        <w:numPr>
          <w:ilvl w:val="0"/>
          <w:numId w:val="9"/>
        </w:numPr>
        <w:spacing w:after="0" w:afterAutospacing="0" w:before="0" w:beforeAutospacing="0" w:lineRule="auto"/>
        <w:ind w:left="720" w:hanging="360"/>
      </w:pPr>
      <w:hyperlink r:id="rId138">
        <w:r>
          <w:rPr>
            <w:color w:val="1155cc"/>
            <w:u w:val="single"/>
            <w:rtl w:val="0"/>
          </w:rPr>
          <w:t xml:space="preserve">Glass Lined Agitators</w:t>
        </w:r>
      </w:hyperlink>
      <w:r>
        <w:rPr>
          <w:rtl w:val="0"/>
        </w:rPr>
      </w:r>
    </w:p>
    <w:p w:rsidR="00000000" w:rsidDel="00000000" w:rsidP="00000000" w:rsidRDefault="00000000" w:rsidRPr="00000000" w14:paraId="00000139">
      <w:pPr>
        <w:numPr>
          <w:ilvl w:val="0"/>
          <w:numId w:val="9"/>
        </w:numPr>
        <w:spacing w:after="240" w:before="0" w:beforeAutospacing="0" w:lineRule="auto"/>
        <w:ind w:left="720" w:hanging="360"/>
      </w:pPr>
      <w:hyperlink r:id="rId139">
        <w:r>
          <w:rPr>
            <w:color w:val="1155cc"/>
            <w:u w:val="single"/>
            <w:rtl w:val="0"/>
          </w:rPr>
          <w:t xml:space="preserve">Glass Lined Baffles</w:t>
        </w:r>
      </w:hyperlink>
      <w:r>
        <w:rPr>
          <w:rtl w:val="0"/>
        </w:rPr>
      </w:r>
    </w:p>
    <w:p w:rsidR="00000000" w:rsidDel="00000000" w:rsidP="00000000" w:rsidRDefault="00000000" w:rsidRPr="00000000" w14:paraId="0000013A">
      <w:pPr>
        <w:rPr/>
      </w:pPr>
      <w:r>
        <w:pict>
          <v:rect style="width:0.0pt;height:1.5pt" o:hr="t" o:hrstd="t" o:hralign="center" fillcolor="#A0A0A0" stroked="f"/>
        </w:pict>
      </w:r>
      <w:r>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68s5gcyufnb2" w:id="54"/>
      <w:bookmarkEnd w:id="54"/>
      <w:r>
        <w:rPr>
          <w:b w:val="1"/>
          <w:bCs w:val="1"/>
          <w:color w:val="000000"/>
          <w:sz w:val="26"/>
          <w:szCs w:val="26"/>
          <w:rtl w:val="0"/>
        </w:rPr>
        <w:t xml:space="preserve">Looking for a New Glass Lined Pro-Ring?</w:t>
      </w:r>
    </w:p>
    <w:p w:rsidR="00000000" w:rsidDel="00000000" w:rsidP="00000000" w:rsidRDefault="00000000" w:rsidRPr="00000000" w14:paraId="0000013C">
      <w:pPr>
        <w:spacing w:after="240" w:before="240" w:lineRule="auto"/>
        <w:rPr/>
      </w:pPr>
      <w:r>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3D">
      <w:pPr>
        <w:spacing w:after="240" w:before="240" w:lineRule="auto"/>
        <w:rPr>
          <w:color w:val="1155cc"/>
          <w:u w:val="single"/>
        </w:rPr>
      </w:pPr>
      <w:hyperlink r:id="rId140">
        <w:r>
          <w:rPr>
            <w:color w:val="1155cc"/>
            <w:u w:val="single"/>
            <w:rtl w:val="0"/>
          </w:rPr>
          <w:t xml:space="preserve">Ask About New Parts</w:t>
        </w:r>
      </w:hyperlink>
      <w:r>
        <w:rPr>
          <w:rtl w:val="0"/>
        </w:rPr>
      </w:r>
    </w:p>
    <w:p w:rsidR="00000000" w:rsidDel="00000000" w:rsidP="00000000" w:rsidRDefault="00000000" w:rsidRPr="00000000" w14:paraId="0000013E">
      <w:pPr>
        <w:rPr/>
      </w:pPr>
      <w:r>
        <w:pict>
          <v:rect style="width:0.0pt;height:1.5pt" o:hr="t" o:hrstd="t" o:hralign="center" fillcolor="#A0A0A0" stroked="f"/>
        </w:pict>
      </w:r>
      <w:r>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m5kkwtr0d336" w:id="55"/>
      <w:bookmarkEnd w:id="55"/>
      <w:r>
        <w:rPr>
          <w:b w:val="1"/>
          <w:bCs w:val="1"/>
          <w:sz w:val="34"/>
          <w:szCs w:val="34"/>
          <w:rtl w:val="0"/>
        </w:rPr>
        <w:t xml:space="preserve">Ready to Buy a Glass Lined Pro-Ring?</w:t>
      </w:r>
    </w:p>
    <w:p w:rsidR="00000000" w:rsidDel="00000000" w:rsidP="00000000" w:rsidRDefault="00000000" w:rsidRPr="00000000" w14:paraId="00000140">
      <w:pPr>
        <w:spacing w:after="240" w:before="240" w:lineRule="auto"/>
        <w:rPr/>
      </w:pPr>
      <w:r>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41">
      <w:pPr>
        <w:spacing w:after="240" w:before="240" w:lineRule="auto"/>
        <w:rPr>
          <w:color w:val="1155cc"/>
          <w:u w:val="single"/>
        </w:rPr>
      </w:pPr>
      <w:hyperlink r:id="rId141">
        <w:r>
          <w:rPr>
            <w:color w:val="1155cc"/>
            <w:u w:val="single"/>
            <w:rtl w:val="0"/>
          </w:rPr>
          <w:t xml:space="preserve">Talk to an Expert</w:t>
        </w:r>
      </w:hyperlink>
      <w:r>
        <w:rPr>
          <w:rtl w:val="0"/>
        </w:rPr>
        <w:t xml:space="preserve"> |</w:t>
      </w:r>
      <w:hyperlink r:id="rId142">
        <w:r>
          <w:rPr>
            <w:rtl w:val="0"/>
          </w:rPr>
          <w:t xml:space="preserve"> </w:t>
        </w:r>
      </w:hyperlink>
      <w:hyperlink r:id="rId143">
        <w:r>
          <w:rPr>
            <w:color w:val="1155cc"/>
            <w:u w:val="single"/>
            <w:rtl w:val="0"/>
          </w:rPr>
          <w:t xml:space="preserve">Search Inventory</w:t>
        </w:r>
      </w:hyperlink>
      <w:r>
        <w:rPr>
          <w:rtl w:val="0"/>
        </w:rPr>
      </w:r>
    </w:p>
    <w:p w:rsidR="00000000" w:rsidDel="00000000" w:rsidP="00000000" w:rsidRDefault="00000000" w:rsidRPr="00000000" w14:paraId="00000142">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2T15:00:44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or replace with another item. Do not use "needs reglassed" condition parts.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206490" TargetMode="External"/><Relationship Id="rId41" Type="http://schemas.openxmlformats.org/officeDocument/2006/relationships/hyperlink" Target="https://ims.internationalprocessplants.com/inventory/equipment/detail/206490" TargetMode="External"/><Relationship Id="rId44" Type="http://schemas.openxmlformats.org/officeDocument/2006/relationships/hyperlink" Target="https://ims.internationalprocessplants.com/inventory/equipment/detail/1634" TargetMode="External"/><Relationship Id="rId43" Type="http://schemas.openxmlformats.org/officeDocument/2006/relationships/hyperlink" Target="https://ims.internationalprocessplants.com/inventory/equipment/glass-lined-parts/pro-ring" TargetMode="External"/><Relationship Id="rId46" Type="http://schemas.openxmlformats.org/officeDocument/2006/relationships/hyperlink" Target="https://ims.internationalprocessplants.com/inventory/equipment/detail/1634" TargetMode="External"/><Relationship Id="rId45" Type="http://schemas.openxmlformats.org/officeDocument/2006/relationships/hyperlink" Target="https://markdowntotext.com/contact/" TargetMode="External"/><Relationship Id="rId107" Type="http://schemas.openxmlformats.org/officeDocument/2006/relationships/hyperlink" Target="https://ims.internationalprocessplants.com/inventory/equipment/detail/216515" TargetMode="External"/><Relationship Id="rId106" Type="http://schemas.openxmlformats.org/officeDocument/2006/relationships/hyperlink" Target="https://ims.internationalprocessplants.com/inventory/equipment/detail/216515" TargetMode="External"/><Relationship Id="rId105" Type="http://schemas.openxmlformats.org/officeDocument/2006/relationships/hyperlink" Target="https://markdowntotext.com/contact/" TargetMode="External"/><Relationship Id="rId104" Type="http://schemas.openxmlformats.org/officeDocument/2006/relationships/hyperlink" Target="https://ims.internationalprocessplants.com/inventory/equipment/detail/216515" TargetMode="External"/><Relationship Id="rId109" Type="http://schemas.openxmlformats.org/officeDocument/2006/relationships/hyperlink" Target="https://ims.internationalprocessplants.com/inventory/equipment/detail/206490" TargetMode="External"/><Relationship Id="rId108" Type="http://schemas.openxmlformats.org/officeDocument/2006/relationships/hyperlink" Target="https://ims.internationalprocessplants.com/inventory/equipment/glass-lined-parts/pro-ring" TargetMode="External"/><Relationship Id="rId48" Type="http://schemas.openxmlformats.org/officeDocument/2006/relationships/hyperlink" Target="https://ims.internationalprocessplants.com/inventory/equipment/detail/1639" TargetMode="External"/><Relationship Id="rId47" Type="http://schemas.openxmlformats.org/officeDocument/2006/relationships/hyperlink" Target="https://ims.internationalprocessplants.com/inventory/equipment/detail/1634" TargetMode="External"/><Relationship Id="rId49" Type="http://schemas.openxmlformats.org/officeDocument/2006/relationships/hyperlink" Target="https://markdowntotext.com/contact/" TargetMode="External"/><Relationship Id="rId103" Type="http://schemas.openxmlformats.org/officeDocument/2006/relationships/hyperlink" Target="https://ims.internationalprocessplants.com/inventory/equipment/detail/238255" TargetMode="External"/><Relationship Id="rId102" Type="http://schemas.openxmlformats.org/officeDocument/2006/relationships/hyperlink" Target="https://ims.internationalprocessplants.com/inventory/equipment/detail/238255" TargetMode="External"/><Relationship Id="rId101" Type="http://schemas.openxmlformats.org/officeDocument/2006/relationships/hyperlink" Target="https://markdowntotext.com/contact/" TargetMode="External"/><Relationship Id="rId100" Type="http://schemas.openxmlformats.org/officeDocument/2006/relationships/hyperlink" Target="https://ims.internationalprocessplants.com/inventory/equipment/detail/238255" TargetMode="External"/><Relationship Id="rId31"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232486" TargetMode="External"/><Relationship Id="rId33" Type="http://schemas.openxmlformats.org/officeDocument/2006/relationships/hyperlink" Target="https://ims.internationalprocessplants.com/inventory/equipment/detail/232486" TargetMode="External"/><Relationship Id="rId32" Type="http://schemas.openxmlformats.org/officeDocument/2006/relationships/hyperlink" Target="https://ims.internationalprocessplants.com/inventory/equipment/detail/232486" TargetMode="External"/><Relationship Id="rId35"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35533" TargetMode="External"/><Relationship Id="rId37" Type="http://schemas.openxmlformats.org/officeDocument/2006/relationships/hyperlink" Target="https://ims.internationalprocessplants.com/inventory/equipment/detail/235533" TargetMode="External"/><Relationship Id="rId36" Type="http://schemas.openxmlformats.org/officeDocument/2006/relationships/hyperlink" Target="https://ims.internationalprocessplants.com/inventory/equipment/detail/235533" TargetMode="External"/><Relationship Id="rId39" Type="http://schemas.openxmlformats.org/officeDocument/2006/relationships/hyperlink" Target="https://ims.internationalprocessplants.com/inventory/equipment/detail/206490" TargetMode="External"/><Relationship Id="rId38" Type="http://schemas.openxmlformats.org/officeDocument/2006/relationships/hyperlink" Target="https://ims.internationalprocessplants.com/inventory/equipment/glass-lined-parts/pro-ring" TargetMode="External"/><Relationship Id="rId20" Type="http://schemas.openxmlformats.org/officeDocument/2006/relationships/hyperlink" Target="https://ims.internationalprocessplants.com/inventory/equipment/detail/206491"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213771" TargetMode="External"/><Relationship Id="rId24" Type="http://schemas.openxmlformats.org/officeDocument/2006/relationships/hyperlink" Target="https://ims.internationalprocessplants.com/inventory/equipment/detail/213771" TargetMode="External"/><Relationship Id="rId23" Type="http://schemas.openxmlformats.org/officeDocument/2006/relationships/hyperlink" Target="https://ims.internationalprocessplants.com/inventory/equipment/detail/213771" TargetMode="External"/><Relationship Id="rId129" Type="http://schemas.openxmlformats.org/officeDocument/2006/relationships/hyperlink" Target="https://ims.internationalprocessplants.com/inventory/equipment/detail/246979" TargetMode="External"/><Relationship Id="rId128" Type="http://schemas.openxmlformats.org/officeDocument/2006/relationships/hyperlink" Target="https://ims.internationalprocessplants.com/inventory/equipment/detail/246979" TargetMode="External"/><Relationship Id="rId127" Type="http://schemas.openxmlformats.org/officeDocument/2006/relationships/hyperlink" Target="https://markdowntotext.com/contact/" TargetMode="External"/><Relationship Id="rId126" Type="http://schemas.openxmlformats.org/officeDocument/2006/relationships/hyperlink" Target="https://ims.internationalprocessplants.com/inventory/equipment/detail/246979" TargetMode="External"/><Relationship Id="rId26" Type="http://schemas.openxmlformats.org/officeDocument/2006/relationships/hyperlink" Target="https://ims.internationalprocessplants.com/inventory/equipment/detail/216515" TargetMode="External"/><Relationship Id="rId121" Type="http://schemas.openxmlformats.org/officeDocument/2006/relationships/hyperlink" Target="https://ims.internationalprocessplants.com/inventory/equipment/glass-lined-parts/pro-ring" TargetMode="External"/><Relationship Id="rId25" Type="http://schemas.openxmlformats.org/officeDocument/2006/relationships/hyperlink" Target="https://ims.internationalprocessplants.com/inventory/equipment/glass-lined-parts/pro-ring" TargetMode="External"/><Relationship Id="rId120" Type="http://schemas.openxmlformats.org/officeDocument/2006/relationships/hyperlink" Target="https://ims.internationalprocessplants.com/inventory/equipment/detail/224205" TargetMode="External"/><Relationship Id="rId28" Type="http://schemas.openxmlformats.org/officeDocument/2006/relationships/hyperlink" Target="https://ims.internationalprocessplants.com/inventory/equipment/detail/216515" TargetMode="External"/><Relationship Id="rId27" Type="http://schemas.openxmlformats.org/officeDocument/2006/relationships/hyperlink" Target="https://markdowntotext.com/contact/" TargetMode="External"/><Relationship Id="rId125" Type="http://schemas.openxmlformats.org/officeDocument/2006/relationships/hyperlink" Target="https://ims.internationalprocessplants.com/inventory/equipment/detail/213771" TargetMode="External"/><Relationship Id="rId29" Type="http://schemas.openxmlformats.org/officeDocument/2006/relationships/hyperlink" Target="https://ims.internationalprocessplants.com/inventory/equipment/detail/216515" TargetMode="External"/><Relationship Id="rId124" Type="http://schemas.openxmlformats.org/officeDocument/2006/relationships/hyperlink" Target="https://ims.internationalprocessplants.com/inventory/equipment/detail/213771" TargetMode="External"/><Relationship Id="rId123" Type="http://schemas.openxmlformats.org/officeDocument/2006/relationships/hyperlink" Target="https://markdowntotext.com/contact/" TargetMode="External"/><Relationship Id="rId122" Type="http://schemas.openxmlformats.org/officeDocument/2006/relationships/hyperlink" Target="https://ims.internationalprocessplants.com/inventory/equipment/detail/213771" TargetMode="External"/><Relationship Id="rId95" Type="http://schemas.openxmlformats.org/officeDocument/2006/relationships/hyperlink" Target="https://ims.internationalprocessplants.com/inventory/equipment/glass-lined-parts/pro-ring" TargetMode="External"/><Relationship Id="rId94" Type="http://schemas.openxmlformats.org/officeDocument/2006/relationships/hyperlink" Target="https://ims.internationalprocessplants.com/inventory/equipment/detail/240666" TargetMode="External"/><Relationship Id="rId97" Type="http://schemas.openxmlformats.org/officeDocument/2006/relationships/hyperlink" Target="https://markdowntotext.com/contact/" TargetMode="External"/><Relationship Id="rId96" Type="http://schemas.openxmlformats.org/officeDocument/2006/relationships/hyperlink" Target="https://ims.internationalprocessplants.com/inventory/equipment/detail/1646" TargetMode="External"/><Relationship Id="rId11" Type="http://schemas.openxmlformats.org/officeDocument/2006/relationships/hyperlink" Target="https://ims.internationalprocessplants.com/inventory/equipment/detail/206490" TargetMode="External"/><Relationship Id="rId99" Type="http://schemas.openxmlformats.org/officeDocument/2006/relationships/hyperlink" Target="https://ims.internationalprocessplants.com/inventory/equipment/detail/1646" TargetMode="External"/><Relationship Id="rId10" Type="http://schemas.openxmlformats.org/officeDocument/2006/relationships/hyperlink" Target="https://ims.internationalprocessplants.com/inventory/equipment/detail/1640" TargetMode="External"/><Relationship Id="rId98" Type="http://schemas.openxmlformats.org/officeDocument/2006/relationships/hyperlink" Target="https://ims.internationalprocessplants.com/inventory/equipment/detail/1646" TargetMode="External"/><Relationship Id="rId13" Type="http://schemas.openxmlformats.org/officeDocument/2006/relationships/hyperlink" Target="https://ims.internationalprocessplants.com/inventory/equipment/detail/1634" TargetMode="External"/><Relationship Id="rId12" Type="http://schemas.openxmlformats.org/officeDocument/2006/relationships/hyperlink" Target="https://ims.internationalprocessplants.com/inventory/equipment/detail/216515" TargetMode="External"/><Relationship Id="rId91" Type="http://schemas.openxmlformats.org/officeDocument/2006/relationships/hyperlink" Target="https://ims.internationalprocessplants.com/inventory/equipment/detail/240666" TargetMode="External"/><Relationship Id="rId90" Type="http://schemas.openxmlformats.org/officeDocument/2006/relationships/hyperlink" Target="https://ims.internationalprocessplants.com/inventory/equipment/detail/221875" TargetMode="External"/><Relationship Id="rId93" Type="http://schemas.openxmlformats.org/officeDocument/2006/relationships/hyperlink" Target="https://ims.internationalprocessplants.com/inventory/equipment/detail/240666" TargetMode="External"/><Relationship Id="rId92" Type="http://schemas.openxmlformats.org/officeDocument/2006/relationships/hyperlink" Target="https://markdowntotext.com/contact/" TargetMode="External"/><Relationship Id="rId118" Type="http://schemas.openxmlformats.org/officeDocument/2006/relationships/hyperlink" Target="https://markdowntotext.com/contact/" TargetMode="External"/><Relationship Id="rId117" Type="http://schemas.openxmlformats.org/officeDocument/2006/relationships/hyperlink" Target="https://ims.internationalprocessplants.com/inventory/equipment/detail/224205" TargetMode="External"/><Relationship Id="rId116" Type="http://schemas.openxmlformats.org/officeDocument/2006/relationships/hyperlink" Target="https://ims.internationalprocessplants.com/inventory/equipment/detail/206491" TargetMode="External"/><Relationship Id="rId115" Type="http://schemas.openxmlformats.org/officeDocument/2006/relationships/hyperlink" Target="https://ims.internationalprocessplants.com/inventory/equipment/detail/206491" TargetMode="External"/><Relationship Id="rId119" Type="http://schemas.openxmlformats.org/officeDocument/2006/relationships/hyperlink" Target="https://ims.internationalprocessplants.com/inventory/equipment/detail/224205" TargetMode="External"/><Relationship Id="rId15" Type="http://schemas.openxmlformats.org/officeDocument/2006/relationships/hyperlink" Target="https://ims.internationalprocessplants.com/inventory/equipment/detail/1634" TargetMode="External"/><Relationship Id="rId110" Type="http://schemas.openxmlformats.org/officeDocument/2006/relationships/hyperlink" Target="https://markdowntotext.com/contact/" TargetMode="External"/><Relationship Id="rId14" Type="http://schemas.openxmlformats.org/officeDocument/2006/relationships/hyperlink" Target="https://markdowntotext.com/contact/" TargetMode="External"/><Relationship Id="rId17" Type="http://schemas.openxmlformats.org/officeDocument/2006/relationships/hyperlink" Target="https://ims.internationalprocessplants.com/inventory/equipment/detail/206491" TargetMode="External"/><Relationship Id="rId16" Type="http://schemas.openxmlformats.org/officeDocument/2006/relationships/hyperlink" Target="https://ims.internationalprocessplants.com/inventory/equipment/detail/1634" TargetMode="External"/><Relationship Id="rId19" Type="http://schemas.openxmlformats.org/officeDocument/2006/relationships/hyperlink" Target="https://ims.internationalprocessplants.com/inventory/equipment/detail/206491" TargetMode="External"/><Relationship Id="rId114" Type="http://schemas.openxmlformats.org/officeDocument/2006/relationships/hyperlink" Target="https://markdowntotext.com/contact/" TargetMode="External"/><Relationship Id="rId18" Type="http://schemas.openxmlformats.org/officeDocument/2006/relationships/hyperlink" Target="https://markdowntotext.com/contact/" TargetMode="External"/><Relationship Id="rId113" Type="http://schemas.openxmlformats.org/officeDocument/2006/relationships/hyperlink" Target="https://ims.internationalprocessplants.com/inventory/equipment/detail/206491" TargetMode="External"/><Relationship Id="rId112" Type="http://schemas.openxmlformats.org/officeDocument/2006/relationships/hyperlink" Target="https://ims.internationalprocessplants.com/inventory/equipment/detail/206490" TargetMode="External"/><Relationship Id="rId111" Type="http://schemas.openxmlformats.org/officeDocument/2006/relationships/hyperlink" Target="https://ims.internationalprocessplants.com/inventory/equipment/detail/206490" TargetMode="External"/><Relationship Id="rId84" Type="http://schemas.openxmlformats.org/officeDocument/2006/relationships/hyperlink" Target="https://markdowntotext.com/contact/" TargetMode="External"/><Relationship Id="rId83" Type="http://schemas.openxmlformats.org/officeDocument/2006/relationships/hyperlink" Target="https://ims.internationalprocessplants.com/inventory/equipment/detail/1634" TargetMode="External"/><Relationship Id="rId86" Type="http://schemas.openxmlformats.org/officeDocument/2006/relationships/hyperlink" Target="https://ims.internationalprocessplants.com/inventory/equipment/detail/1634" TargetMode="External"/><Relationship Id="rId85" Type="http://schemas.openxmlformats.org/officeDocument/2006/relationships/hyperlink" Target="https://ims.internationalprocessplants.com/inventory/equipment/detail/1634" TargetMode="External"/><Relationship Id="rId88" Type="http://schemas.openxmlformats.org/officeDocument/2006/relationships/hyperlink" Target="https://markdowntotext.com/contact/" TargetMode="External"/><Relationship Id="rId87" Type="http://schemas.openxmlformats.org/officeDocument/2006/relationships/hyperlink" Target="https://ims.internationalprocessplants.com/inventory/equipment/detail/221875" TargetMode="External"/><Relationship Id="rId89" Type="http://schemas.openxmlformats.org/officeDocument/2006/relationships/hyperlink" Target="https://ims.internationalprocessplants.com/inventory/equipment/detail/221875" TargetMode="External"/><Relationship Id="rId80" Type="http://schemas.openxmlformats.org/officeDocument/2006/relationships/hyperlink" Target="https://ims.internationalprocessplants.com/inventory/equipment/detail/238256" TargetMode="External"/><Relationship Id="rId82" Type="http://schemas.openxmlformats.org/officeDocument/2006/relationships/hyperlink" Target="https://ims.internationalprocessplants.com/inventory/equipment/glass-lined-parts/pro-ring" TargetMode="External"/><Relationship Id="rId81" Type="http://schemas.openxmlformats.org/officeDocument/2006/relationships/hyperlink" Target="https://ims.internationalprocessplants.com/inventory/equipment/detail/23825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glass-lined-parts/pro-ring" TargetMode="External"/><Relationship Id="rId143" Type="http://schemas.openxmlformats.org/officeDocument/2006/relationships/hyperlink" Target="https://ims.internationalprocessplants.com/inventory/equipment/glass-lined-parts/pro-ring" TargetMode="External"/><Relationship Id="rId142" Type="http://schemas.openxmlformats.org/officeDocument/2006/relationships/hyperlink" Target="https://ims.internationalprocessplants.com/inventory/equipment/glass-lined-parts/pro-ring" TargetMode="External"/><Relationship Id="rId141" Type="http://schemas.openxmlformats.org/officeDocument/2006/relationships/hyperlink" Target="https://markdowntotext.com/contact/" TargetMode="External"/><Relationship Id="rId140" Type="http://schemas.openxmlformats.org/officeDocument/2006/relationships/hyperlink" Target="https://markdowntotext.com/contac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glass-lined-parts/pro-ring" TargetMode="External"/><Relationship Id="rId73" Type="http://schemas.openxmlformats.org/officeDocument/2006/relationships/hyperlink" Target="https://ims.internationalprocessplants.com/inventory/equipment/detail/238255" TargetMode="External"/><Relationship Id="rId72" Type="http://schemas.openxmlformats.org/officeDocument/2006/relationships/hyperlink" Target="https://ims.internationalprocessplants.com/inventory/equipment/detail/238255" TargetMode="External"/><Relationship Id="rId75" Type="http://schemas.openxmlformats.org/officeDocument/2006/relationships/hyperlink" Target="https://markdowntotext.com/contact/" TargetMode="External"/><Relationship Id="rId74" Type="http://schemas.openxmlformats.org/officeDocument/2006/relationships/hyperlink" Target="https://ims.internationalprocessplants.com/inventory/equipment/detail/213771" TargetMode="External"/><Relationship Id="rId77" Type="http://schemas.openxmlformats.org/officeDocument/2006/relationships/hyperlink" Target="https://ims.internationalprocessplants.com/inventory/equipment/detail/213771" TargetMode="External"/><Relationship Id="rId76" Type="http://schemas.openxmlformats.org/officeDocument/2006/relationships/hyperlink" Target="https://ims.internationalprocessplants.com/inventory/equipment/detail/213771"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238256"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238255" TargetMode="External"/><Relationship Id="rId139" Type="http://schemas.openxmlformats.org/officeDocument/2006/relationships/hyperlink" Target="https://markdowntotext.com/equipment/glass-lined-parts/baffle/" TargetMode="External"/><Relationship Id="rId138" Type="http://schemas.openxmlformats.org/officeDocument/2006/relationships/hyperlink" Target="https://markdowntotext.com/equipment/glass-lined-parts/agitator/" TargetMode="External"/><Relationship Id="rId137" Type="http://schemas.openxmlformats.org/officeDocument/2006/relationships/hyperlink" Target="https://markdowntotext.com/equipment/reactor/" TargetMode="External"/><Relationship Id="rId132" Type="http://schemas.openxmlformats.org/officeDocument/2006/relationships/hyperlink" Target="https://markdowntotext.com/contact/" TargetMode="External"/><Relationship Id="rId131" Type="http://schemas.openxmlformats.org/officeDocument/2006/relationships/hyperlink" Target="https://ims.internationalprocessplants.com/inventory/equipment/detail/247415" TargetMode="External"/><Relationship Id="rId130" Type="http://schemas.openxmlformats.org/officeDocument/2006/relationships/hyperlink" Target="https://ims.internationalprocessplants.com/inventory/equipment/detail/247415" TargetMode="External"/><Relationship Id="rId136" Type="http://schemas.openxmlformats.org/officeDocument/2006/relationships/hyperlink" Target="https://markdowntotext.com/contact/" TargetMode="External"/><Relationship Id="rId135" Type="http://schemas.openxmlformats.org/officeDocument/2006/relationships/hyperlink" Target="https://ims.internationalprocessplants.com/inventory/equipment/glass-lined-parts/pro-ring" TargetMode="External"/><Relationship Id="rId134" Type="http://schemas.openxmlformats.org/officeDocument/2006/relationships/hyperlink" Target="https://ims.internationalprocessplants.com/inventory/equipment/detail/247415" TargetMode="External"/><Relationship Id="rId133" Type="http://schemas.openxmlformats.org/officeDocument/2006/relationships/hyperlink" Target="https://ims.internationalprocessplants.com/inventory/equipment/detail/247415"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06491" TargetMode="External"/><Relationship Id="rId64" Type="http://schemas.openxmlformats.org/officeDocument/2006/relationships/hyperlink" Target="https://ims.internationalprocessplants.com/inventory/equipment/detail/206491" TargetMode="External"/><Relationship Id="rId63" Type="http://schemas.openxmlformats.org/officeDocument/2006/relationships/hyperlink" Target="https://ims.internationalprocessplants.com/inventory/equipment/detail/206491"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221875" TargetMode="External"/><Relationship Id="rId68" Type="http://schemas.openxmlformats.org/officeDocument/2006/relationships/hyperlink" Target="https://ims.internationalprocessplants.com/inventory/equipment/detail/221875" TargetMode="External"/><Relationship Id="rId67" Type="http://schemas.openxmlformats.org/officeDocument/2006/relationships/hyperlink" Target="https://ims.internationalprocessplants.com/inventory/equipment/detail/221875" TargetMode="External"/><Relationship Id="rId60" Type="http://schemas.openxmlformats.org/officeDocument/2006/relationships/hyperlink" Target="https://ims.internationalprocessplants.com/inventory/equipment/detail/206490" TargetMode="External"/><Relationship Id="rId69" Type="http://schemas.openxmlformats.org/officeDocument/2006/relationships/hyperlink" Target="https://ims.internationalprocessplants.com/inventory/equipment/glass-lined-parts/pro-ring" TargetMode="External"/><Relationship Id="rId51" Type="http://schemas.openxmlformats.org/officeDocument/2006/relationships/hyperlink" Target="https://ims.internationalprocessplants.com/inventory/equipment/detail/1639" TargetMode="External"/><Relationship Id="rId50" Type="http://schemas.openxmlformats.org/officeDocument/2006/relationships/hyperlink" Target="https://ims.internationalprocessplants.com/inventory/equipment/detail/1639"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1640" TargetMode="External"/><Relationship Id="rId55" Type="http://schemas.openxmlformats.org/officeDocument/2006/relationships/hyperlink" Target="https://ims.internationalprocessplants.com/inventory/equipment/detail/1640" TargetMode="External"/><Relationship Id="rId54" Type="http://schemas.openxmlformats.org/officeDocument/2006/relationships/hyperlink" Target="https://ims.internationalprocessplants.com/inventory/equipment/detail/1640" TargetMode="External"/><Relationship Id="rId57" Type="http://schemas.openxmlformats.org/officeDocument/2006/relationships/hyperlink" Target="https://ims.internationalprocessplants.com/inventory/equipment/detail/206490" TargetMode="External"/><Relationship Id="rId56" Type="http://schemas.openxmlformats.org/officeDocument/2006/relationships/hyperlink" Target="https://ims.internationalprocessplants.com/inventory/equipment/glass-lined-parts/pro-ring" TargetMode="External"/><Relationship Id="rId59" Type="http://schemas.openxmlformats.org/officeDocument/2006/relationships/hyperlink" Target="https://ims.internationalprocessplants.com/inventory/equipment/detail/206490" TargetMode="External"/><Relationship Id="rId5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