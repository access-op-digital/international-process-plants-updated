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w:pPr>
        <w:pBdr>
          <w:top w:val="single" w:sz="12" w:space="4" w:color="2E75B6"/>
          <w:left w:val="single" w:sz="12" w:space="4" w:color="2E75B6"/>
          <w:bottom w:val="single" w:sz="12" w:space="4" w:color="2E75B6"/>
          <w:right w:val="single" w:sz="12" w:space="4" w:color="2E75B6"/>
        </w:pBdr>
        <w:shd w:val="clear" w:color="auto" w:fill="F2F2F2"/>
      </w:pPr>
      <w:r>
        <w:rPr>
          <w:b/>
          <w:sz w:val="24"/>
        </w:rPr>
        <w:t xml:space="preserve">How to read this document:</w:t>
      </w:r>
    </w:p>
    <w:p xmlns:w="http://schemas.openxmlformats.org/wordprocessingml/2006/main">
      <w:pPr>
        <w:shd w:val="clear" w:color="auto" w:fill="F2F2F2"/>
      </w:pPr>
      <w:r>
        <w:rPr>
          <w:sz w:val="22"/>
        </w:rPr>
        <w:t xml:space="preserve">Scott, your comments and suggested edits are preserved exactly as you left them. Beside each one, we have added a pair of labeled notes showing what the dev team changed on the live page:</w:t>
      </w:r>
    </w:p>
    <w:p xmlns:w="http://schemas.openxmlformats.org/wordprocessingml/2006/main">
      <w:pPr>
        <w:shd w:val="clear" w:color="auto" w:fill="F2F2F2"/>
        <w:ind w:left="360"/>
      </w:pPr>
      <w:r>
        <w:rPr>
          <w:b/>
          <w:sz w:val="22"/>
        </w:rPr>
        <w:t xml:space="preserve">BEFORE: </w:t>
      </w:r>
      <w:r>
        <w:rPr>
          <w:sz w:val="22"/>
          <w:highlight w:val="yellow"/>
          <w:strike/>
        </w:rPr>
        <w:t xml:space="preserve">what was on the page before (yellow, struck-through)</w:t>
      </w:r>
    </w:p>
    <w:p xmlns:w="http://schemas.openxmlformats.org/wordprocessingml/2006/main">
      <w:pPr>
        <w:shd w:val="clear" w:color="auto" w:fill="F2F2F2"/>
        <w:ind w:left="360"/>
      </w:pPr>
      <w:r>
        <w:rPr>
          <w:b/>
          <w:sz w:val="22"/>
        </w:rPr>
        <w:t xml:space="preserve">AFTER: </w:t>
      </w:r>
      <w:r>
        <w:rPr>
          <w:sz w:val="22"/>
          <w:highlight w:val="green"/>
        </w:rPr>
        <w:t xml:space="preserve">what is on the live page now (green)</w:t>
      </w:r>
    </w:p>
    <w:p xmlns:w="http://schemas.openxmlformats.org/wordprocessingml/2006/main"/>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3rxpqi756xn" w:id="0"/>
      <w:bookmarkEnd w:id="0"/>
      <w:r>
        <w:rPr>
          <w:b w:val="1"/>
          <w:bCs w:val="1"/>
          <w:sz w:val="46"/>
          <w:szCs w:val="46"/>
          <w:rtl w:val="0"/>
        </w:rPr>
        <w:t xml:space="preserve">Buy Used Flash Evaporators for Sale</w:t>
      </w:r>
    </w:p>
    <w:p w:rsidR="00000000" w:rsidDel="00000000" w:rsidP="00000000" w:rsidRDefault="00000000" w:rsidRPr="00000000" w14:paraId="00000002">
      <w:pPr>
        <w:spacing w:after="240" w:before="240" w:lineRule="auto"/>
        <w:rPr/>
      </w:pPr>
      <w:r>
        <w:rPr>
          <w:rtl w:val="0"/>
        </w:rPr>
        <w:t xml:space="preserve">Buying used flash evaporators through International Process Plants gives chemical, pharmaceutical, food and beverage, and wastewater treatment buyers access to thermal separation systems that concentrate solutions, recover solvents, and reduce waste volume through rapid pressure-drop vaporization.</w:t>
      </w:r>
    </w:p>
    <w:p w:rsidR="00000000" w:rsidDel="00000000" w:rsidP="00000000" w:rsidRDefault="00000000" w:rsidRPr="00000000" w14:paraId="00000003">
      <w:pPr>
        <w:spacing w:after="240" w:before="240" w:lineRule="auto"/>
        <w:rPr/>
      </w:pPr>
      <w:del w:author="Scott Phillips" w:id="0" w:date="2026-04-22T14:46:59Z">
        <w:r>
          <w:rPr>
            <w:rtl w:val="0"/>
          </w:rPr>
          <w:delText xml:space="preserve">Flash evaporators are not currently in stock at </w:delText>
        </w:r>
        <w:commentRangeStart w:id="0"/>
        <w:r>
          <w:rPr>
            <w:rtl w:val="0"/>
          </w:rPr>
          <w:delText xml:space="preserve">IPP</w:delText>
        </w:r>
        <w:commentRangeEnd w:id="0"/>
        <w:r>
          <w:commentReference w:id="0"/>
        </w:r>
        <w:r>
          <w:rPr>
            <w:rtl w:val="0"/>
          </w:rPr>
          <w:delText xml:space="preserve">. </w:delText>
        </w:r>
      </w:del>
      <w:r>
        <w:rPr>
          <w:rtl w:val="0"/>
        </w:rPr>
        <w:t xml:space="preserve">With a global network of 20 complete plant sites and an inventory of over 15,000 process systems, IPP can source flash evaporators to match your capacity, material, and throughput requirements. Available configurations across the evaporator family include falling film, rising film, forced circulation, wiped film, and multiple-effect systems—each suited for specific viscosity, temperature sensitivity, and throughput needs. Buying used flash evaporators from IPP can save up to 50% of capital and 90% of lead time versus buying new.</w:t>
      </w:r>
    </w:p>
    <w:p xmlns:w="http://schemas.openxmlformats.org/wordprocessingml/2006/main">
      <w:pPr>
        <w:ind w:left="720"/>
      </w:pPr>
      <w:r>
        <w:rPr>
          <w:b/>
          <w:sz w:val="20"/>
        </w:rPr>
        <w:t xml:space="preserve">BEFORE: </w:t>
      </w:r>
      <w:r>
        <w:rPr>
          <w:sz w:val="20"/>
          <w:highlight w:val="yellow"/>
          <w:strike/>
        </w:rPr>
        <w:t xml:space="preserve">Flash evaporators are not currently in stock at IPP.</w:t>
      </w:r>
    </w:p>
    <w:p xmlns:w="http://schemas.openxmlformats.org/wordprocessingml/2006/main">
      <w:pPr>
        <w:ind w:left="720"/>
      </w:pPr>
      <w:r>
        <w:rPr>
          <w:b/>
          <w:sz w:val="20"/>
        </w:rPr>
        <w:t xml:space="preserve">AFTER: </w:t>
      </w:r>
      <w:r>
        <w:rPr>
          <w:sz w:val="20"/>
          <w:highlight w:val="green"/>
        </w:rPr>
        <w:t xml:space="preserve">Sentence removed from live page. Page now opens directly with core content instead of the out-of-stock notice.</w:t>
      </w:r>
    </w:p>
    <w:p w:rsidR="00000000" w:rsidDel="00000000" w:rsidP="00000000" w:rsidRDefault="00000000" w:rsidRPr="00000000" w14:paraId="00000004">
      <w:pPr>
        <w:spacing w:after="240" w:before="240" w:lineRule="auto"/>
        <w:rPr>
          <w:color w:val="1155cc"/>
          <w:u w:val="single"/>
        </w:rPr>
      </w:pPr>
      <w:hyperlink r:id="rId7">
        <w:r>
          <w:rPr>
            <w:color w:val="1155cc"/>
            <w:u w:val="single"/>
            <w:rtl w:val="0"/>
          </w:rPr>
          <w:t xml:space="preserve">Request a Quote</w:t>
        </w:r>
      </w:hyperlink>
      <w:r>
        <w:rPr>
          <w:rtl w:val="0"/>
        </w:rPr>
        <w:t xml:space="preserve"> |</w:t>
      </w:r>
      <w:hyperlink r:id="rId8">
        <w:r>
          <w:rPr>
            <w:rtl w:val="0"/>
          </w:rPr>
          <w:t xml:space="preserve"> </w:t>
        </w:r>
      </w:hyperlink>
      <w:hyperlink r:id="rId9">
        <w:r>
          <w:rPr>
            <w:color w:val="1155cc"/>
            <w:u w:val="single"/>
            <w:rtl w:val="0"/>
          </w:rPr>
          <w:t xml:space="preserve">Search Inventory</w:t>
        </w:r>
      </w:hyperlink>
      <w:r>
        <w:rPr>
          <w:rtl w:val="0"/>
        </w:rPr>
      </w:r>
    </w:p>
    <w:p w:rsidR="00000000" w:rsidDel="00000000" w:rsidP="00000000" w:rsidRDefault="00000000" w:rsidRPr="00000000" w14:paraId="00000005">
      <w:pPr>
        <w:spacing w:after="240" w:before="240" w:lineRule="auto"/>
        <w:rPr/>
      </w:pPr>
      <w:r>
        <w:rPr>
          <w:b w:val="1"/>
          <w:bCs w:val="1"/>
          <w:rtl w:val="0"/>
        </w:rPr>
        <w:t xml:space="preserve">Quick Stats:</w:t>
      </w:r>
      <w:r>
        <w:rPr>
          <w:rtl w:val="0"/>
        </w:rPr>
        <w:t xml:space="preserve"> 15,000+ Process Systems in IPP Inventory | 1980 Established Since | 15 Countries with Offices</w:t>
      </w:r>
    </w:p>
    <w:p w:rsidR="00000000" w:rsidDel="00000000" w:rsidP="00000000" w:rsidRDefault="00000000" w:rsidRPr="00000000" w14:paraId="00000006">
      <w:pPr>
        <w:spacing w:after="240" w:before="240" w:lineRule="auto"/>
        <w:rPr>
          <w:b w:val="1"/>
          <w:bCs w:val="1"/>
        </w:rPr>
      </w:pPr>
      <w:r>
        <w:rPr>
          <w:b w:val="1"/>
          <w:bCs w:val="1"/>
          <w:rtl w:val="0"/>
        </w:rPr>
        <w:t xml:space="preserve">Featured Equipment:</w:t>
      </w:r>
    </w:p>
    <w:p w:rsidR="00000000" w:rsidDel="00000000" w:rsidP="00000000" w:rsidRDefault="00000000" w:rsidRPr="00000000" w14:paraId="00000007">
      <w:pPr>
        <w:numPr>
          <w:ilvl w:val="0"/>
          <w:numId w:val="3"/>
        </w:numPr>
        <w:spacing w:after="0" w:afterAutospacing="0" w:before="240" w:lineRule="auto"/>
        <w:ind w:left="720" w:hanging="360"/>
      </w:pPr>
      <w:hyperlink r:id="rId10">
        <w:r>
          <w:rPr>
            <w:color w:val="1155cc"/>
            <w:u w:val="single"/>
            <w:rtl w:val="0"/>
          </w:rPr>
          <w:t xml:space="preserve">Search Flash Evaporators on IMS -- Browse available evaporator inventory</w:t>
        </w:r>
      </w:hyperlink>
      <w:r>
        <w:rPr>
          <w:rtl w:val="0"/>
        </w:rPr>
      </w:r>
    </w:p>
    <w:p w:rsidR="00000000" w:rsidDel="00000000" w:rsidP="00000000" w:rsidRDefault="00000000" w:rsidRPr="00000000" w14:paraId="00000008">
      <w:pPr>
        <w:numPr>
          <w:ilvl w:val="0"/>
          <w:numId w:val="3"/>
        </w:numPr>
        <w:spacing w:after="0" w:afterAutospacing="0" w:before="0" w:beforeAutospacing="0" w:lineRule="auto"/>
        <w:ind w:left="720" w:hanging="360"/>
      </w:pPr>
      <w:hyperlink r:id="rId11">
        <w:r>
          <w:rPr>
            <w:color w:val="1155cc"/>
            <w:u w:val="single"/>
            <w:rtl w:val="0"/>
          </w:rPr>
          <w:t xml:space="preserve">Contact IPP About Sourcing -- Tell us your flash evaporator requirements</w:t>
        </w:r>
      </w:hyperlink>
      <w:r>
        <w:rPr>
          <w:rtl w:val="0"/>
        </w:rPr>
      </w:r>
    </w:p>
    <w:p w:rsidR="00000000" w:rsidDel="00000000" w:rsidP="00000000" w:rsidRDefault="00000000" w:rsidRPr="00000000" w14:paraId="00000009">
      <w:pPr>
        <w:numPr>
          <w:ilvl w:val="0"/>
          <w:numId w:val="3"/>
        </w:numPr>
        <w:spacing w:after="240" w:before="0" w:beforeAutospacing="0" w:lineRule="auto"/>
        <w:ind w:left="720" w:hanging="360"/>
      </w:pPr>
      <w:hyperlink r:id="rId12">
        <w:r>
          <w:rPr>
            <w:color w:val="1155cc"/>
            <w:u w:val="single"/>
            <w:rtl w:val="0"/>
          </w:rPr>
          <w:t xml:space="preserve">Browse All Evaporators -- View other evaporator types in stock</w:t>
        </w:r>
      </w:hyperlink>
      <w:r>
        <w:rPr>
          <w:rtl w:val="0"/>
        </w:rPr>
      </w:r>
    </w:p>
    <w:p w:rsidR="00000000" w:rsidDel="00000000" w:rsidP="00000000" w:rsidRDefault="00000000" w:rsidRPr="00000000" w14:paraId="0000000A">
      <w:pPr>
        <w:rPr/>
      </w:pPr>
      <w:r>
        <w:pict>
          <v:rect style="width:0.0pt;height:1.5pt" o:hr="t" o:hrstd="t" o:hralign="center" fillcolor="#A0A0A0" stroked="f"/>
        </w:pict>
      </w:r>
      <w:r>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lv9rmc8933y" w:id="1"/>
      <w:bookmarkEnd w:id="1"/>
      <w:r>
        <w:rPr>
          <w:b w:val="1"/>
          <w:bCs w:val="1"/>
          <w:sz w:val="34"/>
          <w:szCs w:val="34"/>
          <w:rtl w:val="0"/>
        </w:rPr>
        <w:t xml:space="preserve">Buy Used Flash Evaporators by Material</w:t>
      </w:r>
    </w:p>
    <w:p w:rsidR="00000000" w:rsidDel="00000000" w:rsidP="00000000" w:rsidRDefault="00000000" w:rsidRPr="00000000" w14:paraId="0000000C">
      <w:pPr>
        <w:spacing w:after="240" w:before="240" w:lineRule="auto"/>
        <w:rPr/>
      </w:pPr>
      <w:r>
        <w:rPr>
          <w:rtl w:val="0"/>
        </w:rPr>
        <w:t xml:space="preserve">Flash evaporators are commonly built in stainless steel, Hastelloy and other alloys, and glass-lined steel. Contact IPP to discuss sourcing a flash evaporator in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3xu7h89z3i5h" w:id="2"/>
      <w:bookmarkEnd w:id="2"/>
      <w:r>
        <w:rPr>
          <w:b w:val="1"/>
          <w:bCs w:val="1"/>
          <w:color w:val="000000"/>
          <w:sz w:val="26"/>
          <w:szCs w:val="26"/>
          <w:rtl w:val="0"/>
        </w:rPr>
        <w:t xml:space="preserve">Buy Used Stainless Steel Flash Evaporators for Sale</w:t>
      </w:r>
    </w:p>
    <w:p w:rsidR="00000000" w:rsidDel="00000000" w:rsidP="00000000" w:rsidRDefault="00000000" w:rsidRPr="00000000" w14:paraId="0000000E">
      <w:pPr>
        <w:spacing w:after="240" w:before="240" w:lineRule="auto"/>
        <w:rPr/>
      </w:pPr>
      <w:r>
        <w:rPr>
          <w:rtl w:val="0"/>
        </w:rPr>
        <w:t xml:space="preserve">Stainless steel is the most common material of construction for flash evaporators, providing sanitary surfaces and corrosion resistance for pharmaceutical, food, and chemical applications. IPP does not currently have stainless steel flash evaporators listed. Contact IPP to discuss sourcing options.</w:t>
      </w:r>
    </w:p>
    <w:p w:rsidR="00000000" w:rsidDel="00000000" w:rsidP="00000000" w:rsidRDefault="00000000" w:rsidRPr="00000000" w14:paraId="0000000F">
      <w:pPr>
        <w:spacing w:after="240" w:before="240" w:lineRule="auto"/>
        <w:rPr>
          <w:color w:val="1155cc"/>
          <w:u w:val="single"/>
        </w:rPr>
      </w:pPr>
      <w:hyperlink r:id="rId13">
        <w:r>
          <w:rPr>
            <w:color w:val="1155cc"/>
            <w:u w:val="single"/>
            <w:rtl w:val="0"/>
          </w:rPr>
          <w:t xml:space="preserve">Browse All Flash Evaporators on IMS</w:t>
        </w:r>
      </w:hyperlink>
      <w:r>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rv7dh2w775x" w:id="3"/>
      <w:bookmarkEnd w:id="3"/>
      <w:r>
        <w:rPr>
          <w:b w:val="1"/>
          <w:bCs w:val="1"/>
          <w:color w:val="000000"/>
          <w:sz w:val="26"/>
          <w:szCs w:val="26"/>
          <w:rtl w:val="0"/>
        </w:rPr>
        <w:t xml:space="preserve">Buy Used Hastelloy &amp; Alloy Flash Evaporators for Sale</w:t>
      </w:r>
    </w:p>
    <w:p w:rsidR="00000000" w:rsidDel="00000000" w:rsidP="00000000" w:rsidRDefault="00000000" w:rsidRPr="00000000" w14:paraId="00000011">
      <w:pPr>
        <w:spacing w:after="240" w:before="240" w:lineRule="auto"/>
        <w:rPr/>
      </w:pPr>
      <w:r>
        <w:rPr>
          <w:rtl w:val="0"/>
        </w:rPr>
        <w:t xml:space="preserve">Hastelloy and other high-performance alloys are specified for flash evaporators handling aggressive chemicals where standard stainless steel cannot provide adequate corrosion resistance. Contact IPP to discuss sourcing Hastelloy flash evaporators.</w:t>
      </w:r>
    </w:p>
    <w:p w:rsidR="00000000" w:rsidDel="00000000" w:rsidP="00000000" w:rsidRDefault="00000000" w:rsidRPr="00000000" w14:paraId="00000012">
      <w:pPr>
        <w:spacing w:after="240" w:before="240" w:lineRule="auto"/>
        <w:rPr>
          <w:color w:val="1155cc"/>
          <w:u w:val="single"/>
        </w:rPr>
      </w:pPr>
      <w:hyperlink r:id="rId14">
        <w:r>
          <w:rPr>
            <w:color w:val="1155cc"/>
            <w:u w:val="single"/>
            <w:rtl w:val="0"/>
          </w:rPr>
          <w:t xml:space="preserve">Browse All Flash Evaporators on IMS</w:t>
        </w:r>
      </w:hyperlink>
      <w:r>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k1d504bnhhc" w:id="4"/>
      <w:bookmarkEnd w:id="4"/>
      <w:r>
        <w:rPr>
          <w:b w:val="1"/>
          <w:bCs w:val="1"/>
          <w:color w:val="000000"/>
          <w:sz w:val="26"/>
          <w:szCs w:val="26"/>
          <w:rtl w:val="0"/>
        </w:rPr>
        <w:t xml:space="preserve">Buy Used Glass-Lined Steel Flash Evaporators for Sale</w:t>
      </w:r>
    </w:p>
    <w:p w:rsidR="00000000" w:rsidDel="00000000" w:rsidP="00000000" w:rsidRDefault="00000000" w:rsidRPr="00000000" w14:paraId="00000014">
      <w:pPr>
        <w:spacing w:after="240" w:before="240" w:lineRule="auto"/>
        <w:rPr/>
      </w:pPr>
      <w:r>
        <w:rPr>
          <w:rtl w:val="0"/>
        </w:rPr>
        <w:t xml:space="preserve">Glass-lined steel flash evaporators are used for ultra-pure or reactive materials where both corrosion resistance and product purity are critical. IPP offers glass-lined equipment through its UGE (Universal Glasteel Equipment) division, which stocks 700+ vessels and 2,700+ parts. Contact IPP for glass-lined flash evaporator sourcing.</w:t>
      </w:r>
    </w:p>
    <w:p w:rsidR="00000000" w:rsidDel="00000000" w:rsidP="00000000" w:rsidRDefault="00000000" w:rsidRPr="00000000" w14:paraId="00000015">
      <w:pPr>
        <w:spacing w:after="240" w:before="240" w:lineRule="auto"/>
        <w:rPr>
          <w:color w:val="1155cc"/>
          <w:u w:val="single"/>
        </w:rPr>
      </w:pPr>
      <w:hyperlink r:id="rId15">
        <w:r>
          <w:rPr>
            <w:color w:val="1155cc"/>
            <w:u w:val="single"/>
            <w:rtl w:val="0"/>
          </w:rPr>
          <w:t xml:space="preserve">Browse All Flash Evaporators on IMS</w:t>
        </w:r>
      </w:hyperlink>
      <w:r>
        <w:rPr>
          <w:rtl w:val="0"/>
        </w:rPr>
      </w:r>
    </w:p>
    <w:p w:rsidR="00000000" w:rsidDel="00000000" w:rsidP="00000000" w:rsidRDefault="00000000" w:rsidRPr="00000000" w14:paraId="00000016">
      <w:pPr>
        <w:rPr/>
      </w:pPr>
      <w:r>
        <w:pict>
          <v:rect style="width:0.0pt;height:1.5pt" o:hr="t" o:hrstd="t" o:hralign="center" fillcolor="#A0A0A0" stroked="f"/>
        </w:pict>
      </w:r>
      <w:r>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h75fug4enmo" w:id="5"/>
      <w:bookmarkEnd w:id="5"/>
      <w:r>
        <w:rPr>
          <w:b w:val="1"/>
          <w:bCs w:val="1"/>
          <w:sz w:val="34"/>
          <w:szCs w:val="34"/>
          <w:rtl w:val="0"/>
        </w:rPr>
        <w:t xml:space="preserve">Buy Used Flash Evaporators for Sale by Manufacturer</w:t>
      </w:r>
    </w:p>
    <w:p w:rsidR="00000000" w:rsidDel="00000000" w:rsidP="00000000" w:rsidRDefault="00000000" w:rsidRPr="00000000" w14:paraId="00000018">
      <w:pPr>
        <w:spacing w:after="240" w:before="240" w:lineRule="auto"/>
        <w:rPr/>
      </w:pPr>
      <w:r>
        <w:rPr>
          <w:rtl w:val="0"/>
        </w:rPr>
        <w:t xml:space="preserve">Flash evaporators are produced by process equipment manufacturers worldwide. IPP sources from the original equipment manufacturer to help ensure compatibility with existing plant infrastructure, replacement parts, and operator familiarity. Contact IPP to discuss your preferred OEM.</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3d99vma79j7" w:id="6"/>
      <w:bookmarkEnd w:id="6"/>
      <w:r>
        <w:rPr>
          <w:b w:val="1"/>
          <w:bCs w:val="1"/>
          <w:color w:val="000000"/>
          <w:sz w:val="26"/>
          <w:szCs w:val="26"/>
          <w:rtl w:val="0"/>
        </w:rPr>
        <w:t xml:space="preserve">Buy Used Flash Evaporators from Major OEMs</w:t>
      </w:r>
    </w:p>
    <w:p w:rsidR="00000000" w:rsidDel="00000000" w:rsidP="00000000" w:rsidRDefault="00000000" w:rsidRPr="00000000" w14:paraId="0000001A">
      <w:pPr>
        <w:spacing w:after="240" w:before="240" w:lineRule="auto"/>
        <w:rPr/>
      </w:pPr>
      <w:r>
        <w:rPr>
          <w:rtl w:val="0"/>
        </w:rPr>
        <w:t xml:space="preserve">Flash evaporators are manufactured by leading process equipment companies including GEA, Alfa Laval, Swenson, and Buss-SMS-Canzler. IPP does not currently stock flash evaporators from these manufacturers but can source units through its global network.</w:t>
      </w:r>
    </w:p>
    <w:p w:rsidR="00000000" w:rsidDel="00000000" w:rsidP="00000000" w:rsidRDefault="00000000" w:rsidRPr="00000000" w14:paraId="0000001B">
      <w:pPr>
        <w:spacing w:after="240" w:before="240" w:lineRule="auto"/>
        <w:rPr>
          <w:color w:val="1155cc"/>
          <w:u w:val="single"/>
        </w:rPr>
      </w:pPr>
      <w:hyperlink r:id="rId16">
        <w:r>
          <w:rPr>
            <w:color w:val="1155cc"/>
            <w:u w:val="single"/>
            <w:rtl w:val="0"/>
          </w:rPr>
          <w:t xml:space="preserve">Browse All Flash Evaporators on IMS</w:t>
        </w:r>
      </w:hyperlink>
      <w:r>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vhep6r4qmjfv" w:id="7"/>
      <w:bookmarkEnd w:id="7"/>
      <w:r>
        <w:rPr>
          <w:b w:val="1"/>
          <w:bCs w:val="1"/>
          <w:color w:val="000000"/>
          <w:sz w:val="26"/>
          <w:szCs w:val="26"/>
          <w:rtl w:val="0"/>
        </w:rPr>
        <w:t xml:space="preserve">Buy Used Flash Evaporators from Other Manufacturers</w:t>
      </w:r>
    </w:p>
    <w:p w:rsidR="00000000" w:rsidDel="00000000" w:rsidP="00000000" w:rsidRDefault="00000000" w:rsidRPr="00000000" w14:paraId="0000001D">
      <w:pPr>
        <w:spacing w:after="240" w:before="240" w:lineRule="auto"/>
        <w:rPr/>
      </w:pPr>
      <w:r>
        <w:rPr>
          <w:rtl w:val="0"/>
        </w:rPr>
        <w:t xml:space="preserve">Beyond major OEMs, IPP's inventory of over 15,000 process systems spans equipment from dozens of manufacturers across multiple categories. Contact IPP if you need a flash evaporator from a specific manufacturer not listed above.</w:t>
      </w:r>
    </w:p>
    <w:p w:rsidR="00000000" w:rsidDel="00000000" w:rsidP="00000000" w:rsidRDefault="00000000" w:rsidRPr="00000000" w14:paraId="0000001E">
      <w:pPr>
        <w:spacing w:after="240" w:before="240" w:lineRule="auto"/>
        <w:rPr>
          <w:color w:val="1155cc"/>
          <w:u w:val="single"/>
        </w:rPr>
      </w:pPr>
      <w:hyperlink r:id="rId17">
        <w:r>
          <w:rPr>
            <w:color w:val="1155cc"/>
            <w:u w:val="single"/>
            <w:rtl w:val="0"/>
          </w:rPr>
          <w:t xml:space="preserve">Browse All Flash Evaporators on IMS</w:t>
        </w:r>
      </w:hyperlink>
      <w:r>
        <w:rPr>
          <w:rtl w:val="0"/>
        </w:rPr>
      </w:r>
    </w:p>
    <w:p w:rsidR="00000000" w:rsidDel="00000000" w:rsidP="00000000" w:rsidRDefault="00000000" w:rsidRPr="00000000" w14:paraId="0000001F">
      <w:pPr>
        <w:rPr/>
      </w:pPr>
      <w:r>
        <w:pict>
          <v:rect style="width:0.0pt;height:1.5pt" o:hr="t" o:hrstd="t" o:hralign="center" fillcolor="#A0A0A0" stroked="f"/>
        </w:pict>
      </w:r>
      <w:r>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7gnh9new0hgs" w:id="8"/>
      <w:bookmarkEnd w:id="8"/>
      <w:r>
        <w:rPr>
          <w:b w:val="1"/>
          <w:bCs w:val="1"/>
          <w:sz w:val="34"/>
          <w:szCs w:val="34"/>
          <w:rtl w:val="0"/>
        </w:rPr>
        <w:t xml:space="preserve">Buy Used Flash Evaporators for Sale by Condition</w:t>
      </w:r>
    </w:p>
    <w:p w:rsidR="00000000" w:rsidDel="00000000" w:rsidP="00000000" w:rsidRDefault="00000000" w:rsidRPr="00000000" w14:paraId="00000021">
      <w:pPr>
        <w:spacing w:after="240" w:before="240" w:lineRule="auto"/>
        <w:rPr/>
      </w:pPr>
      <w:r>
        <w:rPr>
          <w:rtl w:val="0"/>
        </w:rPr>
        <w:t xml:space="preserve">IPP sources flash evaporators in used, refurbished/rebuilt, unused, and new condition grades. Choose the condition that matches your budget, timeline, and performance requirements.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q4yhaqlsi6h" w:id="9"/>
      <w:bookmarkEnd w:id="9"/>
      <w:r>
        <w:rPr>
          <w:b w:val="1"/>
          <w:bCs w:val="1"/>
          <w:color w:val="000000"/>
          <w:sz w:val="26"/>
          <w:szCs w:val="26"/>
          <w:rtl w:val="0"/>
        </w:rPr>
        <w:t xml:space="preserve">Buy Used Flash Evaporators for Sale</w:t>
      </w:r>
    </w:p>
    <w:p w:rsidR="00000000" w:rsidDel="00000000" w:rsidP="00000000" w:rsidRDefault="00000000" w:rsidRPr="00000000" w14:paraId="00000023">
      <w:pPr>
        <w:spacing w:after="240" w:before="240" w:lineRule="auto"/>
        <w:rPr/>
      </w:pPr>
      <w:r>
        <w:rPr>
          <w:rtl w:val="0"/>
        </w:rPr>
        <w:t xml:space="preserve">Good used flash evaporators were previously installed in production service, inspected on intake, and are offered as-is at the lowest price point while retaining OEM components. IPP does not currently have used flash evaporators listed but can source them from its global network.</w:t>
      </w:r>
    </w:p>
    <w:p w:rsidR="00000000" w:rsidDel="00000000" w:rsidP="00000000" w:rsidRDefault="00000000" w:rsidRPr="00000000" w14:paraId="00000024">
      <w:pPr>
        <w:spacing w:after="240" w:before="240" w:lineRule="auto"/>
        <w:rPr>
          <w:color w:val="1155cc"/>
          <w:u w:val="single"/>
        </w:rPr>
      </w:pPr>
      <w:hyperlink r:id="rId18">
        <w:r>
          <w:rPr>
            <w:color w:val="1155cc"/>
            <w:u w:val="single"/>
            <w:rtl w:val="0"/>
          </w:rPr>
          <w:t xml:space="preserve">Browse All Flash Evaporators on IMS</w:t>
        </w:r>
      </w:hyperlink>
      <w:r>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d5809c5svn7" w:id="10"/>
      <w:bookmarkEnd w:id="10"/>
      <w:r>
        <w:rPr>
          <w:b w:val="1"/>
          <w:bCs w:val="1"/>
          <w:color w:val="000000"/>
          <w:sz w:val="26"/>
          <w:szCs w:val="26"/>
          <w:rtl w:val="0"/>
        </w:rPr>
        <w:t xml:space="preserve">Buy Refurbished/Rebuilt Flash Evaporators for Sale</w:t>
      </w:r>
    </w:p>
    <w:p w:rsidR="00000000" w:rsidDel="00000000" w:rsidP="00000000" w:rsidRDefault="00000000" w:rsidRPr="00000000" w14:paraId="00000026">
      <w:pPr>
        <w:spacing w:after="240" w:before="240" w:lineRule="auto"/>
        <w:rPr/>
      </w:pPr>
      <w:r>
        <w:rPr>
          <w:rtl w:val="0"/>
        </w:rPr>
        <w:t xml:space="preserve">Refurbished/rebuilt flash evaporators have been disassembled, inspected, and restored with worn parts replaced before resale. These units offer closer-to-new performance at a meaningful discount compared to factory-new equipment while retaining original OEM components.</w:t>
      </w:r>
    </w:p>
    <w:p w:rsidR="00000000" w:rsidDel="00000000" w:rsidP="00000000" w:rsidRDefault="00000000" w:rsidRPr="00000000" w14:paraId="00000027">
      <w:pPr>
        <w:spacing w:after="240" w:before="240" w:lineRule="auto"/>
        <w:rPr>
          <w:color w:val="1155cc"/>
          <w:u w:val="single"/>
        </w:rPr>
      </w:pPr>
      <w:hyperlink r:id="rId19">
        <w:r>
          <w:rPr>
            <w:color w:val="1155cc"/>
            <w:u w:val="single"/>
            <w:rtl w:val="0"/>
          </w:rPr>
          <w:t xml:space="preserve">Browse All Flash Evaporators on IMS</w:t>
        </w:r>
      </w:hyperlink>
      <w:r>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znuvymhoarq" w:id="11"/>
      <w:bookmarkEnd w:id="11"/>
      <w:r>
        <w:rPr>
          <w:b w:val="1"/>
          <w:bCs w:val="1"/>
          <w:color w:val="000000"/>
          <w:sz w:val="26"/>
          <w:szCs w:val="26"/>
          <w:rtl w:val="0"/>
        </w:rPr>
        <w:t xml:space="preserve">Buy Unused Flash Evaporators for Sale</w:t>
      </w:r>
    </w:p>
    <w:p w:rsidR="00000000" w:rsidDel="00000000" w:rsidP="00000000" w:rsidRDefault="00000000" w:rsidRPr="00000000" w14:paraId="00000029">
      <w:pPr>
        <w:spacing w:after="240" w:before="240" w:lineRule="auto"/>
        <w:rPr/>
      </w:pPr>
      <w:r>
        <w:rPr>
          <w:rtl w:val="0"/>
        </w:rPr>
        <w:t xml:space="preserve">Unused flash evaporators were manufactured and delivered but never placed into service. These surplus units deliver new-equipment performance with immediate availability, typically at a discount versus ordering the same machine factory-fresh from the OEM.</w:t>
      </w:r>
    </w:p>
    <w:p w:rsidR="00000000" w:rsidDel="00000000" w:rsidP="00000000" w:rsidRDefault="00000000" w:rsidRPr="00000000" w14:paraId="0000002A">
      <w:pPr>
        <w:spacing w:after="240" w:before="240" w:lineRule="auto"/>
        <w:rPr>
          <w:color w:val="1155cc"/>
          <w:u w:val="single"/>
        </w:rPr>
      </w:pPr>
      <w:hyperlink r:id="rId20">
        <w:r>
          <w:rPr>
            <w:color w:val="1155cc"/>
            <w:u w:val="single"/>
            <w:rtl w:val="0"/>
          </w:rPr>
          <w:t xml:space="preserve">Browse All Flash Evaporators on IMS</w:t>
        </w:r>
      </w:hyperlink>
      <w:r>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d24arvzg9kgx" w:id="12"/>
      <w:bookmarkEnd w:id="12"/>
      <w:r>
        <w:rPr>
          <w:b w:val="1"/>
          <w:bCs w:val="1"/>
          <w:color w:val="000000"/>
          <w:sz w:val="26"/>
          <w:szCs w:val="26"/>
          <w:rtl w:val="0"/>
        </w:rPr>
        <w:t xml:space="preserve">Buy New Flash Evaporators for Sale</w:t>
      </w:r>
    </w:p>
    <w:p w:rsidR="00000000" w:rsidDel="00000000" w:rsidP="00000000" w:rsidRDefault="00000000" w:rsidRPr="00000000" w14:paraId="0000002C">
      <w:pPr>
        <w:spacing w:after="240" w:before="240" w:lineRule="auto"/>
        <w:rPr/>
      </w:pPr>
      <w:r>
        <w:rPr>
          <w:rtl w:val="0"/>
        </w:rPr>
        <w:t xml:space="preserve">IPP Group supplies new flash evaporators through its Gale Process Solutions (GPS) subsidiary, which provides custom fabricated equipment with 12–16 week average delivery. New units offer full manufacturer warranty with no prior service history.</w:t>
      </w:r>
    </w:p>
    <w:p w:rsidR="00000000" w:rsidDel="00000000" w:rsidP="00000000" w:rsidRDefault="00000000" w:rsidRPr="00000000" w14:paraId="0000002D">
      <w:pPr>
        <w:spacing w:after="240" w:before="240" w:lineRule="auto"/>
        <w:rPr>
          <w:color w:val="1155cc"/>
          <w:u w:val="single"/>
        </w:rPr>
      </w:pPr>
      <w:hyperlink r:id="rId21">
        <w:r>
          <w:rPr>
            <w:color w:val="1155cc"/>
            <w:u w:val="single"/>
            <w:rtl w:val="0"/>
          </w:rPr>
          <w:t xml:space="preserve">Browse All Flash Evaporators on IMS</w:t>
        </w:r>
      </w:hyperlink>
      <w:r>
        <w:rPr>
          <w:rtl w:val="0"/>
        </w:rPr>
      </w:r>
    </w:p>
    <w:p w:rsidR="00000000" w:rsidDel="00000000" w:rsidP="00000000" w:rsidRDefault="00000000" w:rsidRPr="00000000" w14:paraId="0000002E">
      <w:pPr>
        <w:rPr/>
      </w:pPr>
      <w:r>
        <w:pict>
          <v:rect style="width:0.0pt;height:1.5pt" o:hr="t" o:hrstd="t" o:hralign="center" fillcolor="#A0A0A0" stroked="f"/>
        </w:pict>
      </w:r>
      <w:r>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8y31jdbpmop" w:id="13"/>
      <w:bookmarkEnd w:id="13"/>
      <w:r>
        <w:rPr>
          <w:b w:val="1"/>
          <w:bCs w:val="1"/>
          <w:sz w:val="34"/>
          <w:szCs w:val="34"/>
          <w:rtl w:val="0"/>
        </w:rPr>
        <w:t xml:space="preserve">Ready to Buy a Used Flash Evaporator?</w:t>
      </w:r>
    </w:p>
    <w:p w:rsidR="00000000" w:rsidDel="00000000" w:rsidP="00000000" w:rsidRDefault="00000000" w:rsidRPr="00000000" w14:paraId="00000030">
      <w:pPr>
        <w:spacing w:after="240" w:before="240" w:lineRule="auto"/>
        <w:rPr/>
      </w:pPr>
      <w:r>
        <w:rPr>
          <w:rtl w:val="0"/>
        </w:rPr>
        <w:t xml:space="preserve">Tell us your specifications and requirements. Our team will match your needs against current flash evaporators inventory and provide a detailed quote.</w:t>
      </w:r>
    </w:p>
    <w:p w:rsidR="00000000" w:rsidDel="00000000" w:rsidP="00000000" w:rsidRDefault="00000000" w:rsidRPr="00000000" w14:paraId="00000031">
      <w:pPr>
        <w:spacing w:after="240" w:before="240" w:lineRule="auto"/>
        <w:rPr>
          <w:color w:val="1155cc"/>
          <w:u w:val="single"/>
        </w:rPr>
      </w:pPr>
      <w:hyperlink r:id="rId22">
        <w:r>
          <w:rPr>
            <w:color w:val="1155cc"/>
            <w:u w:val="single"/>
            <w:rtl w:val="0"/>
          </w:rPr>
          <w:t xml:space="preserve">Request a Quote</w:t>
        </w:r>
      </w:hyperlink>
      <w:r>
        <w:rPr>
          <w:rtl w:val="0"/>
        </w:rPr>
      </w:r>
    </w:p>
    <w:p w:rsidR="00000000" w:rsidDel="00000000" w:rsidP="00000000" w:rsidRDefault="00000000" w:rsidRPr="00000000" w14:paraId="00000032">
      <w:pPr>
        <w:rPr/>
      </w:pPr>
      <w:r>
        <w:pict>
          <v:rect style="width:0.0pt;height:1.5pt" o:hr="t" o:hrstd="t" o:hralign="center" fillcolor="#A0A0A0" stroked="f"/>
        </w:pict>
      </w:r>
      <w:r>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9i8jpr1pc7n1" w:id="14"/>
      <w:bookmarkEnd w:id="14"/>
      <w:r>
        <w:rPr>
          <w:b w:val="1"/>
          <w:bCs w:val="1"/>
          <w:sz w:val="34"/>
          <w:szCs w:val="34"/>
          <w:rtl w:val="0"/>
        </w:rPr>
        <w:t xml:space="preserve">Buying Used Flash Evaporators vs Buying New</w:t>
      </w:r>
    </w:p>
    <w:p w:rsidR="00000000" w:rsidDel="00000000" w:rsidP="00000000" w:rsidRDefault="00000000" w:rsidRPr="00000000" w14:paraId="00000034">
      <w:pPr>
        <w:spacing w:after="240" w:before="240" w:lineRule="auto"/>
        <w:rPr/>
      </w:pPr>
      <w:r>
        <w:rPr>
          <w:rtl w:val="0"/>
        </w:rPr>
        <w:t xml:space="preserve">Buying used flash evaporators from IPP can save up to 50% of capital and 90% of lead time versus buying new. Here is how used and new flash evaporators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5.0717703349283"/>
        <w:gridCol w:w="4483.444976076555"/>
        <w:gridCol w:w="2811.4832535885166"/>
        <w:tblGridChange w:id="0">
          <w:tblGrid>
            <w:gridCol w:w="2065.0717703349283"/>
            <w:gridCol w:w="4483.444976076555"/>
            <w:gridCol w:w="2811.48325358851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Pr>
                <w:b w:val="1"/>
                <w:bCs w:val="1"/>
                <w:rtl w:val="0"/>
              </w:rPr>
              <w:t xml:space="preserve">Factor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Pr>
                <w:b w:val="1"/>
                <w:bCs w:val="1"/>
                <w:rtl w:val="0"/>
              </w:rPr>
              <w:t xml:space="preserve">Used from IPP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Pr>
                <w:b w:val="1"/>
                <w:bCs w:val="1"/>
                <w:rtl w:val="0"/>
              </w:rPr>
              <w:t xml:space="preserve">New (OEM)</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Pr>
                <w:rtl w:val="0"/>
              </w:rPr>
              <w:t xml:space="preserve">In-stock units ready to ship when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Pr>
                <w:rtl w:val="0"/>
              </w:rPr>
              <w:t xml:space="preserve">Stainless steel, Hastelloy &amp; alloys, glass-lined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Pr>
                <w:rtl w:val="0"/>
              </w:rPr>
              <w:t xml:space="preserve">Configurations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Pr>
                <w:rtl w:val="0"/>
              </w:rPr>
              <w:t xml:space="preserve">Falling film, rising film, forced circulation, wiped film, multiple-effect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Pr>
                <w:rtl w:val="0"/>
              </w:rPr>
              <w:t xml:space="preserve">Custom-built to specification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Pr>
                <w:rtl w:val="0"/>
              </w:rPr>
              <w:t xml:space="preserve">Sourcing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Pr>
                <w:rtl w:val="0"/>
              </w:rPr>
              <w:t xml:space="preserve">15,000+ systems across 20 plant 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Pr>
                <w:rtl w:val="0"/>
              </w:rPr>
              <w:t xml:space="preserve">New raw material consumption</w:t>
            </w:r>
          </w:p>
        </w:tc>
      </w:tr>
    </w:tbl>
    <w:p w:rsidR="00000000" w:rsidDel="00000000" w:rsidP="00000000" w:rsidRDefault="00000000" w:rsidRPr="00000000" w14:paraId="0000004A">
      <w:pPr>
        <w:rPr/>
      </w:pPr>
      <w:r>
        <w:pict>
          <v:rect style="width:0.0pt;height:1.5pt" o:hr="t" o:hrstd="t" o:hralign="center" fillcolor="#A0A0A0" stroked="f"/>
        </w:pict>
      </w:r>
      <w:r>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has57jkey8qv" w:id="15"/>
      <w:bookmarkEnd w:id="15"/>
      <w:r>
        <w:rPr>
          <w:b w:val="1"/>
          <w:bCs w:val="1"/>
          <w:sz w:val="34"/>
          <w:szCs w:val="34"/>
          <w:rtl w:val="0"/>
        </w:rPr>
        <w:t xml:space="preserve">Advantages of Buying Used Flash Evaporators from IPP</w:t>
      </w:r>
    </w:p>
    <w:p w:rsidR="00000000" w:rsidDel="00000000" w:rsidP="00000000" w:rsidRDefault="00000000" w:rsidRPr="00000000" w14:paraId="0000004C">
      <w:pPr>
        <w:spacing w:after="240" w:before="240" w:lineRule="auto"/>
        <w:rPr/>
      </w:pPr>
      <w:r>
        <w:rPr>
          <w:rtl w:val="0"/>
        </w:rPr>
        <w:t xml:space="preserve">International Process Plants combines over 46 years of process equipment expertise, nearly 150 colleagues across 15 countries, and an inventory of 15,000 process systems and major equipment pieces to deliver flash evaporators ready for your process.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f8gbdb21ehuz" w:id="16"/>
      <w:bookmarkEnd w:id="16"/>
      <w:r>
        <w:rPr>
          <w:b w:val="1"/>
          <w:bCs w:val="1"/>
          <w:color w:val="000000"/>
          <w:sz w:val="26"/>
          <w:szCs w:val="26"/>
          <w:rtl w:val="0"/>
        </w:rPr>
        <w:t xml:space="preserve">Significant Cost Savings</w:t>
      </w:r>
    </w:p>
    <w:p w:rsidR="00000000" w:rsidDel="00000000" w:rsidP="00000000" w:rsidRDefault="00000000" w:rsidRPr="00000000" w14:paraId="0000004E">
      <w:pPr>
        <w:spacing w:after="240" w:before="240" w:lineRule="auto"/>
        <w:rPr/>
      </w:pPr>
      <w:r>
        <w:rPr>
          <w:rtl w:val="0"/>
        </w:rPr>
        <w:t xml:space="preserve">Buying used flash evaporators from IPP can save up to 50% of capital and 90% of lead time versus buying new.</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9eadinx8vnuw" w:id="17"/>
      <w:bookmarkEnd w:id="17"/>
      <w:r>
        <w:rPr>
          <w:b w:val="1"/>
          <w:bCs w:val="1"/>
          <w:color w:val="000000"/>
          <w:sz w:val="26"/>
          <w:szCs w:val="26"/>
          <w:rtl w:val="0"/>
        </w:rPr>
        <w:t xml:space="preserve">Immediate Availability</w:t>
      </w:r>
    </w:p>
    <w:p w:rsidR="00000000" w:rsidDel="00000000" w:rsidP="00000000" w:rsidRDefault="00000000" w:rsidRPr="00000000" w14:paraId="00000050">
      <w:pPr>
        <w:spacing w:after="240" w:before="240" w:lineRule="auto"/>
        <w:rPr/>
      </w:pPr>
      <w:r>
        <w:rPr>
          <w:rtl w:val="0"/>
        </w:rPr>
        <w:t xml:space="preserve">In-stock flash evaporators from IPP are ready to ship. IPP's GPS subsidiary also provides custom fabricated new equipment with 12–16 week average delivery.</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lc71noril2ff" w:id="18"/>
      <w:bookmarkEnd w:id="18"/>
      <w:r>
        <w:rPr>
          <w:b w:val="1"/>
          <w:bCs w:val="1"/>
          <w:color w:val="000000"/>
          <w:sz w:val="26"/>
          <w:szCs w:val="26"/>
          <w:rtl w:val="0"/>
        </w:rPr>
        <w:t xml:space="preserve">Multiple OEM Manufacturers</w:t>
      </w:r>
    </w:p>
    <w:p w:rsidR="00000000" w:rsidDel="00000000" w:rsidP="00000000" w:rsidRDefault="00000000" w:rsidRPr="00000000" w14:paraId="00000052">
      <w:pPr>
        <w:spacing w:after="240" w:before="240" w:lineRule="auto"/>
        <w:rPr/>
      </w:pPr>
      <w:r>
        <w:rPr>
          <w:rtl w:val="0"/>
        </w:rPr>
        <w:t xml:space="preserve">IPP sources flash evaporators from leading OEM manufacturers worldwide. Every unit is an original OEM product with traceable provenance.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xn3hwjq35qcm" w:id="19"/>
      <w:bookmarkEnd w:id="19"/>
      <w:r>
        <w:rPr>
          <w:b w:val="1"/>
          <w:bCs w:val="1"/>
          <w:color w:val="000000"/>
          <w:sz w:val="26"/>
          <w:szCs w:val="26"/>
          <w:rtl w:val="0"/>
        </w:rPr>
        <w:t xml:space="preserve">Quality &amp; Refurbishment</w:t>
      </w:r>
    </w:p>
    <w:p w:rsidR="00000000" w:rsidDel="00000000" w:rsidP="00000000" w:rsidRDefault="00000000" w:rsidRPr="00000000" w14:paraId="00000054">
      <w:pPr>
        <w:spacing w:after="240" w:before="240" w:lineRule="auto"/>
        <w:rPr/>
      </w:pPr>
      <w:r>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6fx6zihzern" w:id="20"/>
      <w:bookmarkEnd w:id="20"/>
      <w:r>
        <w:rPr>
          <w:b w:val="1"/>
          <w:bCs w:val="1"/>
          <w:color w:val="000000"/>
          <w:sz w:val="26"/>
          <w:szCs w:val="26"/>
          <w:rtl w:val="0"/>
        </w:rPr>
        <w:t xml:space="preserve">Global Presence in 15 Countries</w:t>
      </w:r>
    </w:p>
    <w:p w:rsidR="00000000" w:rsidDel="00000000" w:rsidP="00000000" w:rsidRDefault="00000000" w:rsidRPr="00000000" w14:paraId="00000056">
      <w:pPr>
        <w:spacing w:after="240" w:before="240" w:lineRule="auto"/>
        <w:rPr/>
      </w:pPr>
      <w:r>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9vbx8tdk8z9" w:id="21"/>
      <w:bookmarkEnd w:id="21"/>
      <w:r>
        <w:rPr>
          <w:b w:val="1"/>
          <w:bCs w:val="1"/>
          <w:color w:val="000000"/>
          <w:sz w:val="26"/>
          <w:szCs w:val="26"/>
          <w:rtl w:val="0"/>
        </w:rPr>
        <w:t xml:space="preserve">Full Range of Materials &amp; Specs</w:t>
      </w:r>
    </w:p>
    <w:p w:rsidR="00000000" w:rsidDel="00000000" w:rsidP="00000000" w:rsidRDefault="00000000" w:rsidRPr="00000000" w14:paraId="00000058">
      <w:pPr>
        <w:spacing w:after="240" w:before="240" w:lineRule="auto"/>
        <w:rPr/>
      </w:pPr>
      <w:r>
        <w:rPr>
          <w:rtl w:val="0"/>
        </w:rPr>
        <w:t xml:space="preserve">Flash evaporators are available in stainless steel, Hastelloy and other alloys, and glass-lined steel construction to match your process requirements.</w:t>
      </w:r>
    </w:p>
    <w:p w:rsidR="00000000" w:rsidDel="00000000" w:rsidP="00000000" w:rsidRDefault="00000000" w:rsidRPr="00000000" w14:paraId="00000059">
      <w:pPr>
        <w:rPr/>
      </w:pPr>
      <w:r>
        <w:pict>
          <v:rect style="width:0.0pt;height:1.5pt" o:hr="t" o:hrstd="t" o:hralign="center" fillcolor="#A0A0A0" stroked="f"/>
        </w:pict>
      </w:r>
      <w:r>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mbz919sn9pr1" w:id="22"/>
      <w:bookmarkEnd w:id="22"/>
      <w:r>
        <w:rPr>
          <w:b w:val="1"/>
          <w:bCs w:val="1"/>
          <w:sz w:val="34"/>
          <w:szCs w:val="34"/>
          <w:rtl w:val="0"/>
        </w:rPr>
        <w:t xml:space="preserve">How Buying a Used Flash Evaporator Works</w:t>
      </w:r>
    </w:p>
    <w:p w:rsidR="00000000" w:rsidDel="00000000" w:rsidP="00000000" w:rsidRDefault="00000000" w:rsidRPr="00000000" w14:paraId="0000005B">
      <w:pPr>
        <w:spacing w:after="240" w:before="240" w:lineRule="auto"/>
        <w:rPr/>
      </w:pPr>
      <w:r>
        <w:rPr>
          <w:rtl w:val="0"/>
        </w:rPr>
        <w:t xml:space="preserve">The process of purchasing used flash evaporators from IPP follows five steps, from specification to delivery.</w:t>
      </w:r>
    </w:p>
    <w:p w:rsidR="00000000" w:rsidDel="00000000" w:rsidP="00000000" w:rsidRDefault="00000000" w:rsidRPr="00000000" w14:paraId="0000005C">
      <w:pPr>
        <w:numPr>
          <w:ilvl w:val="0"/>
          <w:numId w:val="4"/>
        </w:numPr>
        <w:spacing w:after="0" w:afterAutospacing="0" w:before="240" w:lineRule="auto"/>
        <w:ind w:left="720" w:hanging="360"/>
      </w:pPr>
      <w:r>
        <w:rPr>
          <w:b w:val="1"/>
          <w:bCs w:val="1"/>
          <w:rtl w:val="0"/>
        </w:rPr>
        <w:t xml:space="preserve">Submit Requirements</w:t>
      </w:r>
      <w:r>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5D">
      <w:pPr>
        <w:numPr>
          <w:ilvl w:val="0"/>
          <w:numId w:val="4"/>
        </w:numPr>
        <w:spacing w:after="0" w:afterAutospacing="0" w:before="0" w:beforeAutospacing="0" w:lineRule="auto"/>
        <w:ind w:left="720" w:hanging="360"/>
      </w:pPr>
      <w:r>
        <w:rPr>
          <w:b w:val="1"/>
          <w:bCs w:val="1"/>
          <w:rtl w:val="0"/>
        </w:rPr>
        <w:t xml:space="preserve">Receive Data Package</w:t>
      </w:r>
      <w:r>
        <w:rPr>
          <w:rtl w:val="0"/>
        </w:rPr>
        <w:t xml:space="preserve"> -- IPP sends a detailed equipment data sheet with specifications, dimensions, condition report, and photographs.</w:t>
      </w:r>
    </w:p>
    <w:p w:rsidR="00000000" w:rsidDel="00000000" w:rsidP="00000000" w:rsidRDefault="00000000" w:rsidRPr="00000000" w14:paraId="0000005E">
      <w:pPr>
        <w:numPr>
          <w:ilvl w:val="0"/>
          <w:numId w:val="4"/>
        </w:numPr>
        <w:spacing w:after="0" w:afterAutospacing="0" w:before="0" w:beforeAutospacing="0" w:lineRule="auto"/>
        <w:ind w:left="720" w:hanging="360"/>
      </w:pPr>
      <w:r>
        <w:rPr>
          <w:b w:val="1"/>
          <w:bCs w:val="1"/>
          <w:rtl w:val="0"/>
        </w:rPr>
        <w:t xml:space="preserve">Inspect the Equipment</w:t>
      </w:r>
      <w:r>
        <w:rPr>
          <w:rtl w:val="0"/>
        </w:rPr>
        <w:t xml:space="preserve"> -- Contact IPP to arrange an on-site visit or request a live video walkthrough at one of our global locations.</w:t>
      </w:r>
    </w:p>
    <w:p w:rsidR="00000000" w:rsidDel="00000000" w:rsidP="00000000" w:rsidRDefault="00000000" w:rsidRPr="00000000" w14:paraId="0000005F">
      <w:pPr>
        <w:numPr>
          <w:ilvl w:val="0"/>
          <w:numId w:val="4"/>
        </w:numPr>
        <w:spacing w:after="0" w:afterAutospacing="0" w:before="0" w:beforeAutospacing="0" w:lineRule="auto"/>
        <w:ind w:left="720" w:hanging="360"/>
      </w:pPr>
      <w:r>
        <w:rPr>
          <w:b w:val="1"/>
          <w:bCs w:val="1"/>
          <w:rtl w:val="0"/>
        </w:rPr>
        <w:t xml:space="preserve">Refurbishment Options</w:t>
      </w:r>
      <w:r>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60">
      <w:pPr>
        <w:numPr>
          <w:ilvl w:val="0"/>
          <w:numId w:val="4"/>
        </w:numPr>
        <w:spacing w:after="240" w:before="0" w:beforeAutospacing="0" w:lineRule="auto"/>
        <w:ind w:left="720" w:hanging="360"/>
      </w:pPr>
      <w:r>
        <w:rPr>
          <w:b w:val="1"/>
          <w:bCs w:val="1"/>
          <w:rtl w:val="0"/>
        </w:rPr>
        <w:t xml:space="preserve">Packaging &amp; Delivery</w:t>
      </w:r>
      <w:r>
        <w:rPr>
          <w:rtl w:val="0"/>
        </w:rPr>
        <w:t xml:space="preserve"> -- IPP coordinates packaging, crating, freight, and delivery to your plant site. Worldwide shipping from offices in 15 countries.</w:t>
      </w:r>
    </w:p>
    <w:p w:rsidR="00000000" w:rsidDel="00000000" w:rsidP="00000000" w:rsidRDefault="00000000" w:rsidRPr="00000000" w14:paraId="00000061">
      <w:pPr>
        <w:rPr/>
      </w:pPr>
      <w:r>
        <w:pict>
          <v:rect style="width:0.0pt;height:1.5pt" o:hr="t" o:hrstd="t" o:hralign="center" fillcolor="#A0A0A0" stroked="f"/>
        </w:pict>
      </w:r>
      <w:r>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v4pamemr7itw" w:id="23"/>
      <w:bookmarkEnd w:id="23"/>
      <w:r>
        <w:rPr>
          <w:b w:val="1"/>
          <w:bCs w:val="1"/>
          <w:sz w:val="34"/>
          <w:szCs w:val="34"/>
          <w:rtl w:val="0"/>
        </w:rPr>
        <w:t xml:space="preserve">Industries That Buy Used Flash Evaporators</w:t>
      </w:r>
    </w:p>
    <w:p w:rsidR="00000000" w:rsidDel="00000000" w:rsidP="00000000" w:rsidRDefault="00000000" w:rsidRPr="00000000" w14:paraId="00000063">
      <w:pPr>
        <w:spacing w:after="240" w:before="240" w:lineRule="auto"/>
        <w:rPr/>
      </w:pPr>
      <w:r>
        <w:rPr>
          <w:rtl w:val="0"/>
        </w:rPr>
        <w:t xml:space="preserve">IPP supplies used flash evaporators to manufacturers across multiple process industries worldwide.</w:t>
      </w:r>
    </w:p>
    <w:p w:rsidR="00000000" w:rsidDel="00000000" w:rsidP="00000000" w:rsidRDefault="00000000" w:rsidRPr="00000000" w14:paraId="00000064">
      <w:pPr>
        <w:numPr>
          <w:ilvl w:val="0"/>
          <w:numId w:val="1"/>
        </w:numPr>
        <w:spacing w:after="0" w:afterAutospacing="0" w:before="240" w:lineRule="auto"/>
        <w:ind w:left="720" w:hanging="360"/>
      </w:pPr>
      <w:r>
        <w:rPr>
          <w:rtl w:val="0"/>
        </w:rPr>
        <w:t xml:space="preserve">Chemical Processing</w:t>
      </w:r>
    </w:p>
    <w:p w:rsidR="00000000" w:rsidDel="00000000" w:rsidP="00000000" w:rsidRDefault="00000000" w:rsidRPr="00000000" w14:paraId="00000065">
      <w:pPr>
        <w:numPr>
          <w:ilvl w:val="0"/>
          <w:numId w:val="1"/>
        </w:numPr>
        <w:spacing w:after="0" w:afterAutospacing="0" w:before="0" w:beforeAutospacing="0" w:lineRule="auto"/>
        <w:ind w:left="720" w:hanging="360"/>
      </w:pPr>
      <w:r>
        <w:rPr>
          <w:rtl w:val="0"/>
        </w:rPr>
        <w:t xml:space="preserve">Pharmaceutical</w:t>
      </w:r>
    </w:p>
    <w:p w:rsidR="00000000" w:rsidDel="00000000" w:rsidP="00000000" w:rsidRDefault="00000000" w:rsidRPr="00000000" w14:paraId="00000066">
      <w:pPr>
        <w:numPr>
          <w:ilvl w:val="0"/>
          <w:numId w:val="1"/>
        </w:numPr>
        <w:spacing w:after="0" w:afterAutospacing="0" w:before="0" w:beforeAutospacing="0" w:lineRule="auto"/>
        <w:ind w:left="720" w:hanging="360"/>
      </w:pPr>
      <w:r>
        <w:rPr>
          <w:rtl w:val="0"/>
        </w:rPr>
        <w:t xml:space="preserve">Food &amp; Beverage</w:t>
      </w:r>
    </w:p>
    <w:p w:rsidR="00000000" w:rsidDel="00000000" w:rsidP="00000000" w:rsidRDefault="00000000" w:rsidRPr="00000000" w14:paraId="00000067">
      <w:pPr>
        <w:numPr>
          <w:ilvl w:val="0"/>
          <w:numId w:val="1"/>
        </w:numPr>
        <w:spacing w:after="0" w:afterAutospacing="0" w:before="0" w:beforeAutospacing="0" w:lineRule="auto"/>
        <w:ind w:left="720" w:hanging="360"/>
      </w:pPr>
      <w:r>
        <w:rPr>
          <w:rtl w:val="0"/>
        </w:rPr>
        <w:t xml:space="preserve">Dairy</w:t>
      </w:r>
    </w:p>
    <w:p w:rsidR="00000000" w:rsidDel="00000000" w:rsidP="00000000" w:rsidRDefault="00000000" w:rsidRPr="00000000" w14:paraId="00000068">
      <w:pPr>
        <w:numPr>
          <w:ilvl w:val="0"/>
          <w:numId w:val="1"/>
        </w:numPr>
        <w:spacing w:after="0" w:afterAutospacing="0" w:before="0" w:beforeAutospacing="0" w:lineRule="auto"/>
        <w:ind w:left="720" w:hanging="360"/>
      </w:pPr>
      <w:r>
        <w:rPr>
          <w:rtl w:val="0"/>
        </w:rPr>
        <w:t xml:space="preserve">Petrochemicals</w:t>
      </w:r>
    </w:p>
    <w:p w:rsidR="00000000" w:rsidDel="00000000" w:rsidP="00000000" w:rsidRDefault="00000000" w:rsidRPr="00000000" w14:paraId="00000069">
      <w:pPr>
        <w:numPr>
          <w:ilvl w:val="0"/>
          <w:numId w:val="1"/>
        </w:numPr>
        <w:spacing w:after="0" w:afterAutospacing="0" w:before="0" w:beforeAutospacing="0" w:lineRule="auto"/>
        <w:ind w:left="720" w:hanging="360"/>
      </w:pPr>
      <w:r>
        <w:rPr>
          <w:rtl w:val="0"/>
        </w:rPr>
        <w:t xml:space="preserve">Environmental</w:t>
      </w:r>
    </w:p>
    <w:p w:rsidR="00000000" w:rsidDel="00000000" w:rsidP="00000000" w:rsidRDefault="00000000" w:rsidRPr="00000000" w14:paraId="0000006A">
      <w:pPr>
        <w:numPr>
          <w:ilvl w:val="0"/>
          <w:numId w:val="1"/>
        </w:numPr>
        <w:spacing w:after="0" w:afterAutospacing="0" w:before="0" w:beforeAutospacing="0" w:lineRule="auto"/>
        <w:ind w:left="720" w:hanging="360"/>
      </w:pPr>
      <w:r>
        <w:rPr>
          <w:rtl w:val="0"/>
        </w:rPr>
        <w:t xml:space="preserve">Biotechnology</w:t>
      </w:r>
    </w:p>
    <w:p w:rsidR="00000000" w:rsidDel="00000000" w:rsidP="00000000" w:rsidRDefault="00000000" w:rsidRPr="00000000" w14:paraId="0000006B">
      <w:pPr>
        <w:numPr>
          <w:ilvl w:val="0"/>
          <w:numId w:val="1"/>
        </w:numPr>
        <w:spacing w:after="240" w:before="0" w:beforeAutospacing="0" w:lineRule="auto"/>
        <w:ind w:left="720" w:hanging="360"/>
      </w:pPr>
      <w:r>
        <w:rPr>
          <w:rtl w:val="0"/>
        </w:rPr>
        <w:t xml:space="preserve">Pulp &amp; Paper</w:t>
      </w:r>
    </w:p>
    <w:p w:rsidR="00000000" w:rsidDel="00000000" w:rsidP="00000000" w:rsidRDefault="00000000" w:rsidRPr="00000000" w14:paraId="0000006C">
      <w:pPr>
        <w:rPr/>
      </w:pPr>
      <w:r>
        <w:pict>
          <v:rect style="width:0.0pt;height:1.5pt" o:hr="t" o:hrstd="t" o:hralign="center" fillcolor="#A0A0A0" stroked="f"/>
        </w:pict>
      </w:r>
      <w:r>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uubqi0dqjvfm" w:id="24"/>
      <w:bookmarkEnd w:id="24"/>
      <w:r>
        <w:rPr>
          <w:b w:val="1"/>
          <w:bCs w:val="1"/>
          <w:sz w:val="34"/>
          <w:szCs w:val="34"/>
          <w:rtl w:val="0"/>
        </w:rPr>
        <w:t xml:space="preserve">Frequently Asked Questions About Buying Used Flash Evaporators</w:t>
      </w:r>
    </w:p>
    <w:p w:rsidR="00000000" w:rsidDel="00000000" w:rsidP="00000000" w:rsidRDefault="00000000" w:rsidRPr="00000000" w14:paraId="0000006E">
      <w:pPr>
        <w:spacing w:after="240" w:before="240" w:lineRule="auto"/>
        <w:rPr/>
      </w:pPr>
      <w:r>
        <w:rPr>
          <w:rtl w:val="0"/>
        </w:rPr>
        <w:t xml:space="preserve">Answers to the most common questions from buyers and procurement teams evaluating used flash evaporators.</w:t>
      </w:r>
    </w:p>
    <w:p w:rsidR="00000000" w:rsidDel="00000000" w:rsidP="00000000" w:rsidRDefault="00000000" w:rsidRPr="00000000" w14:paraId="0000006F">
      <w:pPr>
        <w:spacing w:after="240" w:before="240" w:lineRule="auto"/>
        <w:rPr/>
      </w:pPr>
      <w:r>
        <w:rPr>
          <w:b w:val="1"/>
          <w:bCs w:val="1"/>
          <w:rtl w:val="0"/>
        </w:rPr>
        <w:t xml:space="preserve">Q: How many flash evaporators does IPP have in stock?</w:t>
        <w:br w:type="textWrapping"/>
      </w:r>
      <w:r>
        <w:rPr>
          <w:rtl w:val="0"/>
        </w:rPr>
        <w:t xml:space="preserve">A: IPP does not currently stock flash evaporators. Contact IPP to discuss sourcing from our global network of 20 plant sites.</w:t>
      </w:r>
    </w:p>
    <w:p w:rsidR="00000000" w:rsidDel="00000000" w:rsidP="00000000" w:rsidRDefault="00000000" w:rsidRPr="00000000" w14:paraId="00000070">
      <w:pPr>
        <w:spacing w:after="240" w:before="240" w:lineRule="auto"/>
        <w:rPr/>
      </w:pPr>
      <w:r>
        <w:rPr>
          <w:b w:val="1"/>
          <w:bCs w:val="1"/>
          <w:rtl w:val="0"/>
        </w:rPr>
        <w:t xml:space="preserve">Q: Does IPP sell new flash evaporators as well as used?</w:t>
        <w:br w:type="textWrapping"/>
      </w:r>
      <w:r>
        <w:rPr>
          <w:rtl w:val="0"/>
        </w:rPr>
        <w:t xml:space="preserve">A: Yes. IPP stocks new flash evaporators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71">
      <w:pPr>
        <w:spacing w:after="240" w:before="240" w:lineRule="auto"/>
        <w:rPr/>
      </w:pPr>
      <w:r>
        <w:rPr>
          <w:b w:val="1"/>
          <w:bCs w:val="1"/>
          <w:rtl w:val="0"/>
        </w:rPr>
        <w:t xml:space="preserve">Q: What manufacturers of flash evaporators does IPP stock?</w:t>
        <w:br w:type="textWrapping"/>
      </w:r>
      <w:r>
        <w:rPr>
          <w:rtl w:val="0"/>
        </w:rPr>
        <w:t xml:space="preserve">A: IPP does not currently stock flash evaporators. Contact IPP to discuss sourcing from our global network of 20 plant sites.</w:t>
      </w:r>
    </w:p>
    <w:p w:rsidR="00000000" w:rsidDel="00000000" w:rsidP="00000000" w:rsidRDefault="00000000" w:rsidRPr="00000000" w14:paraId="00000072">
      <w:pPr>
        <w:spacing w:after="240" w:before="240" w:lineRule="auto"/>
        <w:rPr/>
      </w:pPr>
      <w:r>
        <w:rPr>
          <w:b w:val="1"/>
          <w:bCs w:val="1"/>
          <w:rtl w:val="0"/>
        </w:rPr>
        <w:t xml:space="preserve">Q: How much can I save buying used flash evaporators versus new?</w:t>
        <w:br w:type="textWrapping"/>
      </w:r>
      <w:r>
        <w:rPr>
          <w:rtl w:val="0"/>
        </w:rPr>
        <w:t xml:space="preserve">A: Buying used flash evaporators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73">
      <w:pPr>
        <w:spacing w:after="240" w:before="240" w:lineRule="auto"/>
        <w:rPr/>
      </w:pPr>
      <w:r>
        <w:rPr>
          <w:b w:val="1"/>
          <w:bCs w:val="1"/>
          <w:rtl w:val="0"/>
        </w:rPr>
        <w:t xml:space="preserve">Q: How long does it take to receive flash evaporators from IPP?</w:t>
        <w:br w:type="textWrapping"/>
      </w:r>
      <w:r>
        <w:rPr>
          <w:rtl w:val="0"/>
        </w:rPr>
        <w:t xml:space="preserve">A: In-stock flash evaporators are ready to ship. IPP's GPS subsidiary provides new custom fabricated equipment with 12–16 week average delivery. IPP ships from offices in 15 countries worldwide.</w:t>
      </w:r>
    </w:p>
    <w:p w:rsidR="00000000" w:rsidDel="00000000" w:rsidP="00000000" w:rsidRDefault="00000000" w:rsidRPr="00000000" w14:paraId="00000074">
      <w:pPr>
        <w:spacing w:after="240" w:before="240" w:lineRule="auto"/>
        <w:rPr/>
      </w:pPr>
      <w:r>
        <w:rPr>
          <w:b w:val="1"/>
          <w:bCs w:val="1"/>
          <w:rtl w:val="0"/>
        </w:rPr>
        <w:t xml:space="preserve">Q: Does IPP handle shipping and freight?</w:t>
        <w:br w:type="textWrapping"/>
      </w:r>
      <w:r>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75">
      <w:pPr>
        <w:rPr/>
      </w:pPr>
      <w:r>
        <w:pict>
          <v:rect style="width:0.0pt;height:1.5pt" o:hr="t" o:hrstd="t" o:hralign="center" fillcolor="#A0A0A0" stroked="f"/>
        </w:pict>
      </w:r>
      <w:r>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jvy8m8co5dby" w:id="25"/>
      <w:bookmarkEnd w:id="25"/>
      <w:r>
        <w:rPr>
          <w:b w:val="1"/>
          <w:bCs w:val="1"/>
          <w:sz w:val="34"/>
          <w:szCs w:val="34"/>
          <w:rtl w:val="0"/>
        </w:rPr>
        <w:t xml:space="preserve">Other Equipment Types from IPP</w:t>
      </w:r>
    </w:p>
    <w:p w:rsidR="00000000" w:rsidDel="00000000" w:rsidP="00000000" w:rsidRDefault="00000000" w:rsidRPr="00000000" w14:paraId="00000077">
      <w:pPr>
        <w:spacing w:after="240" w:before="240" w:lineRule="auto"/>
        <w:rPr/>
      </w:pPr>
      <w:r>
        <w:rPr>
          <w:rtl w:val="0"/>
        </w:rPr>
        <w:t xml:space="preserve">In addition to flash evaporators, IPP stocks equipment across multiple categories for complete process solutions.</w:t>
      </w:r>
    </w:p>
    <w:p w:rsidR="00000000" w:rsidDel="00000000" w:rsidP="00000000" w:rsidRDefault="00000000" w:rsidRPr="00000000" w14:paraId="00000078">
      <w:pPr>
        <w:numPr>
          <w:ilvl w:val="0"/>
          <w:numId w:val="2"/>
        </w:numPr>
        <w:spacing w:after="0" w:afterAutospacing="0" w:before="240" w:lineRule="auto"/>
        <w:ind w:left="720" w:hanging="360"/>
      </w:pPr>
      <w:hyperlink r:id="rId23">
        <w:r>
          <w:rPr>
            <w:color w:val="1155cc"/>
            <w:u w:val="single"/>
            <w:rtl w:val="0"/>
          </w:rPr>
          <w:t xml:space="preserve">Heat Exchangers</w:t>
        </w:r>
      </w:hyperlink>
      <w:r>
        <w:rPr>
          <w:rtl w:val="0"/>
        </w:rPr>
      </w:r>
    </w:p>
    <w:p w:rsidR="00000000" w:rsidDel="00000000" w:rsidP="00000000" w:rsidRDefault="00000000" w:rsidRPr="00000000" w14:paraId="00000079">
      <w:pPr>
        <w:numPr>
          <w:ilvl w:val="0"/>
          <w:numId w:val="2"/>
        </w:numPr>
        <w:spacing w:after="0" w:afterAutospacing="0" w:before="0" w:beforeAutospacing="0" w:lineRule="auto"/>
        <w:ind w:left="720" w:hanging="360"/>
      </w:pPr>
      <w:hyperlink r:id="rId24">
        <w:r>
          <w:rPr>
            <w:color w:val="1155cc"/>
            <w:u w:val="single"/>
            <w:rtl w:val="0"/>
          </w:rPr>
          <w:t xml:space="preserve">Reactors</w:t>
        </w:r>
      </w:hyperlink>
      <w:r>
        <w:rPr>
          <w:rtl w:val="0"/>
        </w:rPr>
      </w:r>
    </w:p>
    <w:p w:rsidR="00000000" w:rsidDel="00000000" w:rsidP="00000000" w:rsidRDefault="00000000" w:rsidRPr="00000000" w14:paraId="0000007A">
      <w:pPr>
        <w:numPr>
          <w:ilvl w:val="0"/>
          <w:numId w:val="2"/>
        </w:numPr>
        <w:spacing w:after="240" w:before="0" w:beforeAutospacing="0" w:lineRule="auto"/>
        <w:ind w:left="720" w:hanging="360"/>
      </w:pPr>
      <w:hyperlink r:id="rId25">
        <w:r>
          <w:rPr>
            <w:color w:val="1155cc"/>
            <w:u w:val="single"/>
            <w:rtl w:val="0"/>
          </w:rPr>
          <w:t xml:space="preserve">Tanks</w:t>
        </w:r>
      </w:hyperlink>
      <w:r>
        <w:rPr>
          <w:rtl w:val="0"/>
        </w:rPr>
      </w:r>
    </w:p>
    <w:p w:rsidR="00000000" w:rsidDel="00000000" w:rsidP="00000000" w:rsidRDefault="00000000" w:rsidRPr="00000000" w14:paraId="0000007B">
      <w:pPr>
        <w:rPr/>
      </w:pPr>
      <w:r>
        <w:pict>
          <v:rect style="width:0.0pt;height:1.5pt" o:hr="t" o:hrstd="t" o:hralign="center" fillcolor="#A0A0A0" stroked="f"/>
        </w:pict>
      </w:r>
      <w:r>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97fwdvubltbp" w:id="26"/>
      <w:bookmarkEnd w:id="26"/>
      <w:r>
        <w:rPr>
          <w:b w:val="1"/>
          <w:bCs w:val="1"/>
          <w:color w:val="000000"/>
          <w:sz w:val="26"/>
          <w:szCs w:val="26"/>
          <w:rtl w:val="0"/>
        </w:rPr>
        <w:t xml:space="preserve">Looking for New Flash Evaporators?</w:t>
      </w:r>
    </w:p>
    <w:p w:rsidR="00000000" w:rsidDel="00000000" w:rsidP="00000000" w:rsidRDefault="00000000" w:rsidRPr="00000000" w14:paraId="0000007D">
      <w:pPr>
        <w:spacing w:after="240" w:before="240" w:lineRule="auto"/>
        <w:rPr/>
      </w:pPr>
      <w:r>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7E">
      <w:pPr>
        <w:spacing w:after="240" w:before="240" w:lineRule="auto"/>
        <w:rPr>
          <w:color w:val="1155cc"/>
          <w:u w:val="single"/>
        </w:rPr>
      </w:pPr>
      <w:hyperlink r:id="rId26">
        <w:r>
          <w:rPr>
            <w:color w:val="1155cc"/>
            <w:u w:val="single"/>
            <w:rtl w:val="0"/>
          </w:rPr>
          <w:t xml:space="preserve">Ask About New Equipment</w:t>
        </w:r>
      </w:hyperlink>
      <w:r>
        <w:rPr>
          <w:rtl w:val="0"/>
        </w:rPr>
      </w:r>
    </w:p>
    <w:p w:rsidR="00000000" w:rsidDel="00000000" w:rsidP="00000000" w:rsidRDefault="00000000" w:rsidRPr="00000000" w14:paraId="0000007F">
      <w:pPr>
        <w:rPr/>
      </w:pPr>
      <w:r>
        <w:pict>
          <v:rect style="width:0.0pt;height:1.5pt" o:hr="t" o:hrstd="t" o:hralign="center" fillcolor="#A0A0A0" stroked="f"/>
        </w:pict>
      </w:r>
      <w:r>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g8q5xjymhk5b" w:id="27"/>
      <w:bookmarkEnd w:id="27"/>
      <w:r>
        <w:rPr>
          <w:b w:val="1"/>
          <w:bCs w:val="1"/>
          <w:sz w:val="34"/>
          <w:szCs w:val="34"/>
          <w:rtl w:val="0"/>
        </w:rPr>
        <w:t xml:space="preserve">Ready to Buy Flash Evaporators?</w:t>
      </w:r>
    </w:p>
    <w:p w:rsidR="00000000" w:rsidDel="00000000" w:rsidP="00000000" w:rsidRDefault="00000000" w:rsidRPr="00000000" w14:paraId="00000081">
      <w:pPr>
        <w:spacing w:after="240" w:before="240" w:lineRule="auto"/>
        <w:rPr/>
      </w:pPr>
      <w:r>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82">
      <w:pPr>
        <w:spacing w:after="240" w:before="240" w:lineRule="auto"/>
        <w:rPr>
          <w:color w:val="1155cc"/>
          <w:u w:val="single"/>
        </w:rPr>
      </w:pPr>
      <w:hyperlink r:id="rId27">
        <w:r>
          <w:rPr>
            <w:color w:val="1155cc"/>
            <w:u w:val="single"/>
            <w:rtl w:val="0"/>
          </w:rPr>
          <w:t xml:space="preserve">Talk to IPP</w:t>
        </w:r>
      </w:hyperlink>
      <w:r>
        <w:rPr>
          <w:rtl w:val="0"/>
        </w:rPr>
        <w:t xml:space="preserve"> |</w:t>
      </w:r>
      <w:hyperlink r:id="rId28">
        <w:r>
          <w:rPr>
            <w:rtl w:val="0"/>
          </w:rPr>
          <w:t xml:space="preserve"> </w:t>
        </w:r>
      </w:hyperlink>
      <w:hyperlink r:id="rId29">
        <w:r>
          <w:rPr>
            <w:color w:val="1155cc"/>
            <w:u w:val="single"/>
            <w:rtl w:val="0"/>
          </w:rPr>
          <w:t xml:space="preserve">Search Inventory</w:t>
        </w:r>
      </w:hyperlink>
      <w:r>
        <w:rPr>
          <w:rtl w:val="0"/>
        </w:rPr>
      </w:r>
    </w:p>
    <w:p w:rsidR="00000000" w:rsidDel="00000000" w:rsidP="00000000" w:rsidRDefault="00000000" w:rsidRPr="00000000" w14:paraId="00000083">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2T15:24:17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never want to say in a page like this that items are not in stock or available, just leave that comment out.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20" Type="http://schemas.openxmlformats.org/officeDocument/2006/relationships/hyperlink" Target="https://ims.internationalprocessplants.com/inventory/equipment/evaporator/flash"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evaporator/flash" TargetMode="External"/><Relationship Id="rId24" Type="http://schemas.openxmlformats.org/officeDocument/2006/relationships/hyperlink" Target="https://markdowntotext.com/equipment/reactor/" TargetMode="External"/><Relationship Id="rId23" Type="http://schemas.openxmlformats.org/officeDocument/2006/relationships/hyperlink" Target="https://markdowntotext.com/equipment/heat-exchanger/shell-and-tub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evaporator/flash" TargetMode="External"/><Relationship Id="rId26" Type="http://schemas.openxmlformats.org/officeDocument/2006/relationships/hyperlink" Target="https://markdowntotext.com/contact/" TargetMode="External"/><Relationship Id="rId25" Type="http://schemas.openxmlformats.org/officeDocument/2006/relationships/hyperlink" Target="https://markdowntotext.com/equipment/tank/" TargetMode="External"/><Relationship Id="rId28" Type="http://schemas.openxmlformats.org/officeDocument/2006/relationships/hyperlink" Target="https://ims.internationalprocessplants.com/inventory/equipment/evaporator/flash" TargetMode="External"/><Relationship Id="rId27" Type="http://schemas.openxmlformats.org/officeDocument/2006/relationships/hyperlink" Target="https://markdowntotext.com/contac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ims.internationalprocessplants.com/inventory/equipment/evaporator/flash" TargetMode="Externa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evaporator/flash" TargetMode="External"/><Relationship Id="rId11"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evaporator/flash" TargetMode="External"/><Relationship Id="rId13" Type="http://schemas.openxmlformats.org/officeDocument/2006/relationships/hyperlink" Target="https://ims.internationalprocessplants.com/inventory/equipment/evaporator/flash" TargetMode="External"/><Relationship Id="rId12" Type="http://schemas.openxmlformats.org/officeDocument/2006/relationships/hyperlink" Target="https://ims.internationalprocessplants.com/inventory/equipment/evaporator/" TargetMode="External"/><Relationship Id="rId15" Type="http://schemas.openxmlformats.org/officeDocument/2006/relationships/hyperlink" Target="https://ims.internationalprocessplants.com/inventory/equipment/evaporator/flash" TargetMode="External"/><Relationship Id="rId14" Type="http://schemas.openxmlformats.org/officeDocument/2006/relationships/hyperlink" Target="https://ims.internationalprocessplants.com/inventory/equipment/evaporator/flash" TargetMode="External"/><Relationship Id="rId17" Type="http://schemas.openxmlformats.org/officeDocument/2006/relationships/hyperlink" Target="https://ims.internationalprocessplants.com/inventory/equipment/evaporator/flash" TargetMode="External"/><Relationship Id="rId16" Type="http://schemas.openxmlformats.org/officeDocument/2006/relationships/hyperlink" Target="https://ims.internationalprocessplants.com/inventory/equipment/evaporator/flash" TargetMode="External"/><Relationship Id="rId19" Type="http://schemas.openxmlformats.org/officeDocument/2006/relationships/hyperlink" Target="https://ims.internationalprocessplants.com/inventory/equipment/evaporator/flash" TargetMode="External"/><Relationship Id="rId18" Type="http://schemas.openxmlformats.org/officeDocument/2006/relationships/hyperlink" Target="https://ims.internationalprocessplants.com/inventory/equipment/evaporator/fl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