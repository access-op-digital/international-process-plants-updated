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iwa9m570sm1" w:id="0"/>
      <w:bookmarkEnd w:id="0"/>
      <w:r w:rsidDel="00000000" w:rsidR="00000000" w:rsidRPr="00000000">
        <w:rPr>
          <w:b w:val="1"/>
          <w:bCs w:val="1"/>
          <w:sz w:val="46"/>
          <w:szCs w:val="46"/>
          <w:rtl w:val="0"/>
        </w:rPr>
        <w:t xml:space="preserve">Buy Used Wyssmont </w:t>
      </w:r>
      <w:ins w:author="Scott Phillips" w:id="0" w:date="2026-04-21T18:30:58Z">
        <w:commentRangeStart w:id="0"/>
        <w:r w:rsidDel="00000000" w:rsidR="00000000" w:rsidRPr="00000000">
          <w:rPr>
            <w:b w:val="1"/>
            <w:bCs w:val="1"/>
            <w:sz w:val="46"/>
            <w:szCs w:val="46"/>
            <w:rtl w:val="0"/>
          </w:rPr>
          <w:t xml:space="preserve">Type </w:t>
        </w:r>
      </w:ins>
      <w:commentRangeEnd w:id="0"/>
      <w:r w:rsidDel="00000000" w:rsidR="00000000" w:rsidRPr="00000000">
        <w:commentReference w:id="0"/>
      </w:r>
      <w:r w:rsidDel="00000000" w:rsidR="00000000" w:rsidRPr="00000000">
        <w:rPr>
          <w:b w:val="1"/>
          <w:bCs w:val="1"/>
          <w:sz w:val="46"/>
          <w:szCs w:val="46"/>
          <w:rtl w:val="0"/>
        </w:rPr>
        <w:t xml:space="preserve">Dryers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wyssmont dryers through International Process Plants gives chemical, pharmaceutical, and industrial manufacturers access to Krauss Maffei, Wyssmont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316L, Stainless Steel 316, Stainless Steel Other, Stainless Steel 304. Available in Used, Refurbished/Rebuilt conditions. Buying used wyssmont dryers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5+ Dryers in Stock | 1980 Established Since | 15 Countries with Offices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7">
      <w:pPr>
        <w:numPr>
          <w:ilvl w:val="0"/>
          <w:numId w:val="4"/>
        </w:numPr>
        <w:spacing w:after="0" w:afterAutospacing="0" w:before="240" w:lineRule="auto"/>
        <w:ind w:left="720" w:hanging="360"/>
      </w:pPr>
      <w:hyperlink r:id="rId10">
        <w:r w:rsidDel="00000000" w:rsidR="00000000" w:rsidRPr="00000000">
          <w:rPr>
            <w:color w:val="1155cc"/>
            <w:u w:val="single"/>
            <w:rtl w:val="0"/>
          </w:rPr>
          <w:t xml:space="preserve">Wyssmont Stainless Steel 316 -- Used</w:t>
        </w:r>
      </w:hyperlink>
      <w:r w:rsidDel="00000000" w:rsidR="00000000" w:rsidRPr="00000000">
        <w:rPr>
          <w:rtl w:val="0"/>
        </w:rPr>
      </w:r>
    </w:p>
    <w:p w:rsidR="00000000" w:rsidDel="00000000" w:rsidP="00000000" w:rsidRDefault="00000000" w:rsidRPr="00000000" w14:paraId="00000008">
      <w:pPr>
        <w:numPr>
          <w:ilvl w:val="0"/>
          <w:numId w:val="4"/>
        </w:numPr>
        <w:spacing w:after="240" w:before="0" w:beforeAutospacing="0" w:lineRule="auto"/>
        <w:ind w:left="720" w:hanging="360"/>
      </w:pPr>
      <w:hyperlink r:id="rId11">
        <w:r w:rsidDel="00000000" w:rsidR="00000000" w:rsidRPr="00000000">
          <w:rPr>
            <w:color w:val="1155cc"/>
            <w:u w:val="single"/>
            <w:rtl w:val="0"/>
          </w:rPr>
          <w:t xml:space="preserve">Krauss Maffei Stainless Steel 316L -- Used</w:t>
        </w:r>
      </w:hyperlink>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f772d77kqoig" w:id="1"/>
      <w:bookmarkEnd w:id="1"/>
      <w:r w:rsidDel="00000000" w:rsidR="00000000" w:rsidRPr="00000000">
        <w:rPr>
          <w:b w:val="1"/>
          <w:bCs w:val="1"/>
          <w:sz w:val="34"/>
          <w:szCs w:val="34"/>
          <w:rtl w:val="0"/>
        </w:rPr>
        <w:t xml:space="preserve">Buy Used Wyssmont Dryers by Material</w:t>
      </w:r>
    </w:p>
    <w:p w:rsidR="00000000" w:rsidDel="00000000" w:rsidP="00000000" w:rsidRDefault="00000000" w:rsidRPr="00000000" w14:paraId="0000000B">
      <w:pPr>
        <w:spacing w:after="240" w:before="240" w:lineRule="auto"/>
        <w:rPr/>
      </w:pPr>
      <w:r w:rsidDel="00000000" w:rsidR="00000000" w:rsidRPr="00000000">
        <w:rPr>
          <w:rtl w:val="0"/>
        </w:rPr>
        <w:t xml:space="preserve">IPP stocks wyssmont dryers across multiple material options. Choose the material that matches your process requirements.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xgze6hfdvi" w:id="2"/>
      <w:bookmarkEnd w:id="2"/>
      <w:r w:rsidDel="00000000" w:rsidR="00000000" w:rsidRPr="00000000">
        <w:rPr>
          <w:b w:val="1"/>
          <w:bCs w:val="1"/>
          <w:color w:val="000000"/>
          <w:sz w:val="26"/>
          <w:szCs w:val="26"/>
          <w:rtl w:val="0"/>
        </w:rPr>
        <w:t xml:space="preserve">Buy Used Stainless Steel Wyssmont Dryers for Sale</w:t>
      </w:r>
    </w:p>
    <w:p w:rsidR="00000000" w:rsidDel="00000000" w:rsidP="00000000" w:rsidRDefault="00000000" w:rsidRPr="00000000" w14:paraId="0000000D">
      <w:pPr>
        <w:spacing w:after="240" w:before="240" w:lineRule="auto"/>
        <w:rPr/>
      </w:pPr>
      <w:r w:rsidDel="00000000" w:rsidR="00000000" w:rsidRPr="00000000">
        <w:rPr>
          <w:rtl w:val="0"/>
        </w:rPr>
        <w:t xml:space="preserve">IPP stocks stainless steel wyssmont dryers. Available from Krauss Maffei, Wyssmont and other manufacturers.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b1911o8vs0ev" w:id="3"/>
      <w:bookmarkEnd w:id="3"/>
      <w:r w:rsidDel="00000000" w:rsidR="00000000" w:rsidRPr="00000000">
        <w:rPr>
          <w:b w:val="1"/>
          <w:bCs w:val="1"/>
          <w:color w:val="000000"/>
          <w:sz w:val="22"/>
          <w:szCs w:val="22"/>
          <w:rtl w:val="0"/>
        </w:rPr>
        <w:t xml:space="preserve">[Stainless Steel] Wyssmont Stainless Steel 316 (</w:t>
      </w:r>
      <w:hyperlink r:id="rId12">
        <w:r w:rsidDel="00000000" w:rsidR="00000000" w:rsidRPr="00000000">
          <w:rPr>
            <w:b w:val="1"/>
            <w:bCs w:val="1"/>
            <w:color w:val="1155cc"/>
            <w:sz w:val="22"/>
            <w:szCs w:val="22"/>
            <w:u w:val="single"/>
            <w:rtl w:val="0"/>
          </w:rPr>
          <w:t xml:space="preserve">IPP# 246765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Used Wyssmont Stainless Steel 316 dryer-wyssmont.</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Temperature: 21.1 °C (70 °F)</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Diameter: 2,750 mm (108 in) x Height: 5,200 mm (204 in)</w:t>
      </w:r>
    </w:p>
    <w:p w:rsidR="00000000" w:rsidDel="00000000" w:rsidP="00000000" w:rsidRDefault="00000000" w:rsidRPr="00000000" w14:paraId="00000014">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246765</w:t>
        </w:r>
      </w:hyperlink>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y35wyva6i2e8" w:id="4"/>
      <w:bookmarkEnd w:id="4"/>
      <w:r w:rsidDel="00000000" w:rsidR="00000000" w:rsidRPr="00000000">
        <w:rPr>
          <w:b w:val="1"/>
          <w:bCs w:val="1"/>
          <w:color w:val="000000"/>
          <w:sz w:val="22"/>
          <w:szCs w:val="22"/>
          <w:rtl w:val="0"/>
        </w:rPr>
        <w:t xml:space="preserve">Krauss Maffei Stainless Steel 316L (</w:t>
      </w:r>
      <w:hyperlink r:id="rId16">
        <w:r w:rsidDel="00000000" w:rsidR="00000000" w:rsidRPr="00000000">
          <w:rPr>
            <w:b w:val="1"/>
            <w:bCs w:val="1"/>
            <w:color w:val="1155cc"/>
            <w:sz w:val="22"/>
            <w:szCs w:val="22"/>
            <w:u w:val="single"/>
            <w:rtl w:val="0"/>
          </w:rPr>
          <w:t xml:space="preserve">IPP# 246422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Used Krauss Maffei Stainless Steel 316L dryer-wyssmont.</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Temperature: 127 °C (260.6 °F)</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Manufacturer and Model: Krauss Maffei GTT 27/11</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Diameter: 3,400 mm (133.9 in) x Height: 3,900 mm (153.5 in)</w:t>
      </w:r>
    </w:p>
    <w:p w:rsidR="00000000" w:rsidDel="00000000" w:rsidP="00000000" w:rsidRDefault="00000000" w:rsidRPr="00000000" w14:paraId="0000001C">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246422</w:t>
        </w:r>
      </w:hyperlink>
      <w:r w:rsidDel="00000000" w:rsidR="00000000" w:rsidRPr="00000000">
        <w:rPr>
          <w:rtl w:val="0"/>
        </w:rPr>
      </w:r>
    </w:p>
    <w:p w:rsidR="00000000" w:rsidDel="00000000" w:rsidP="00000000" w:rsidRDefault="00000000" w:rsidRPr="00000000" w14:paraId="0000001D">
      <w:pPr>
        <w:spacing w:after="240" w:before="240" w:lineRule="auto"/>
        <w:rPr>
          <w:color w:val="1155cc"/>
          <w:u w:val="single"/>
        </w:rPr>
      </w:pPr>
      <w:hyperlink r:id="rId20">
        <w:r w:rsidDel="00000000" w:rsidR="00000000" w:rsidRPr="00000000">
          <w:rPr>
            <w:color w:val="1155cc"/>
            <w:u w:val="single"/>
            <w:rtl w:val="0"/>
          </w:rPr>
          <w:t xml:space="preserve">Browse All Stainless Steel Wyssmont Dryers in Stock</w:t>
        </w:r>
      </w:hyperlink>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5v8wpmddyi9k" w:id="5"/>
      <w:bookmarkEnd w:id="5"/>
      <w:r w:rsidDel="00000000" w:rsidR="00000000" w:rsidRPr="00000000">
        <w:rPr>
          <w:b w:val="1"/>
          <w:bCs w:val="1"/>
          <w:sz w:val="34"/>
          <w:szCs w:val="34"/>
          <w:rtl w:val="0"/>
        </w:rPr>
        <w:t xml:space="preserve">Buy Used Wyssmont Dryers for Sale by Manufacturer</w:t>
      </w:r>
    </w:p>
    <w:p w:rsidR="00000000" w:rsidDel="00000000" w:rsidP="00000000" w:rsidRDefault="00000000" w:rsidRPr="00000000" w14:paraId="00000020">
      <w:pPr>
        <w:spacing w:after="240" w:before="240" w:lineRule="auto"/>
        <w:rPr/>
      </w:pPr>
      <w:r w:rsidDel="00000000" w:rsidR="00000000" w:rsidRPr="00000000">
        <w:rPr>
          <w:rtl w:val="0"/>
        </w:rPr>
        <w:t xml:space="preserve">IPP stocks wyssmont dryers from Krauss Maffei and Wyssmont. Buying from the original equipment manufacturer helps ensure compatibility with existing plant infrastructure, replacement parts, and operator familiarity.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ylrqxx3qlf36" w:id="6"/>
      <w:bookmarkEnd w:id="6"/>
      <w:r w:rsidDel="00000000" w:rsidR="00000000" w:rsidRPr="00000000">
        <w:rPr>
          <w:b w:val="1"/>
          <w:bCs w:val="1"/>
          <w:color w:val="000000"/>
          <w:sz w:val="26"/>
          <w:szCs w:val="26"/>
          <w:rtl w:val="0"/>
        </w:rPr>
        <w:t xml:space="preserve">Buy Used Krauss Maffei Wyssmont Dryers for Sale</w:t>
      </w:r>
    </w:p>
    <w:p w:rsidR="00000000" w:rsidDel="00000000" w:rsidP="00000000" w:rsidRDefault="00000000" w:rsidRPr="00000000" w14:paraId="00000022">
      <w:pPr>
        <w:spacing w:after="240" w:before="240" w:lineRule="auto"/>
        <w:rPr/>
      </w:pPr>
      <w:r w:rsidDel="00000000" w:rsidR="00000000" w:rsidRPr="00000000">
        <w:rPr>
          <w:rtl w:val="0"/>
        </w:rPr>
        <w:t xml:space="preserve">Krauss Maffei is the deepest single-manufacturer position in IPP's wyssmont dryer inventory. Available model families include VTT, GTT, and TTB series units in used and refurbished/rebuilt conditions.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eqi5xse9x1jk" w:id="7"/>
      <w:bookmarkEnd w:id="7"/>
      <w:r w:rsidDel="00000000" w:rsidR="00000000" w:rsidRPr="00000000">
        <w:rPr>
          <w:b w:val="1"/>
          <w:bCs w:val="1"/>
          <w:color w:val="000000"/>
          <w:sz w:val="22"/>
          <w:szCs w:val="22"/>
          <w:rtl w:val="0"/>
        </w:rPr>
        <w:t xml:space="preserve">[Krauss Maffei VTT] Krauss Maffei VTT 20/08 — 2,000 mm (78.7 in) Tray (</w:t>
      </w:r>
      <w:hyperlink r:id="rId21">
        <w:r w:rsidDel="00000000" w:rsidR="00000000" w:rsidRPr="00000000">
          <w:rPr>
            <w:b w:val="1"/>
            <w:bCs w:val="1"/>
            <w:color w:val="1155cc"/>
            <w:sz w:val="22"/>
            <w:szCs w:val="22"/>
            <w:u w:val="single"/>
            <w:rtl w:val="0"/>
          </w:rPr>
          <w:t xml:space="preserve">IPP# 204573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Used Krauss Maffei VTT 20/08 stainless steel 316L wyssmont dryer with 2,000 mm (78.7 in) tray diameter, 8 trays, and 95 °C (203 °F) operating temperature.</w:t>
      </w:r>
    </w:p>
    <w:p w:rsidR="00000000" w:rsidDel="00000000" w:rsidP="00000000" w:rsidRDefault="00000000" w:rsidRPr="00000000" w14:paraId="00000025">
      <w:pPr>
        <w:numPr>
          <w:ilvl w:val="0"/>
          <w:numId w:val="13"/>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tl w:val="0"/>
        </w:rPr>
        <w:t xml:space="preserve">Tray Diameter: 2,000 mm (78.7 in) tray diameter</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Number of Trays: 8 trays</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Temperature: 95 °C (203 °F)</w:t>
      </w:r>
    </w:p>
    <w:p w:rsidR="00000000" w:rsidDel="00000000" w:rsidP="00000000" w:rsidRDefault="00000000" w:rsidRPr="00000000" w14:paraId="00000029">
      <w:pPr>
        <w:numPr>
          <w:ilvl w:val="0"/>
          <w:numId w:val="1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A">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204573</w:t>
        </w:r>
      </w:hyperlink>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r6gf409wn0ge" w:id="8"/>
      <w:bookmarkEnd w:id="8"/>
      <w:r w:rsidDel="00000000" w:rsidR="00000000" w:rsidRPr="00000000">
        <w:rPr>
          <w:b w:val="1"/>
          <w:bCs w:val="1"/>
          <w:color w:val="000000"/>
          <w:sz w:val="22"/>
          <w:szCs w:val="22"/>
          <w:rtl w:val="0"/>
        </w:rPr>
        <w:t xml:space="preserve">Krauss Maffei GTT 27/11 — 2,700 mm (106.3 in) Tray (</w:t>
      </w:r>
      <w:hyperlink r:id="rId25">
        <w:r w:rsidDel="00000000" w:rsidR="00000000" w:rsidRPr="00000000">
          <w:rPr>
            <w:b w:val="1"/>
            <w:bCs w:val="1"/>
            <w:color w:val="1155cc"/>
            <w:sz w:val="22"/>
            <w:szCs w:val="22"/>
            <w:u w:val="single"/>
            <w:rtl w:val="0"/>
          </w:rPr>
          <w:t xml:space="preserve">IPP# 246422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Krauss Maffei GTT 27/11 stainless steel 316L wyssmont dryer with 2,700 mm (106.3 in) tray diameter, 11 trays, and vertical orientation.</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Tray Diameter: 2,700 mm (106.3 in) tray diameter</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Number of Trays: 11 trays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Temperature: 127 °C (260.6 °F)</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2">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246422</w:t>
        </w:r>
      </w:hyperlink>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6eigpbmcm624" w:id="9"/>
      <w:bookmarkEnd w:id="9"/>
      <w:r w:rsidDel="00000000" w:rsidR="00000000" w:rsidRPr="00000000">
        <w:rPr>
          <w:b w:val="1"/>
          <w:bCs w:val="1"/>
          <w:color w:val="000000"/>
          <w:sz w:val="22"/>
          <w:szCs w:val="22"/>
          <w:rtl w:val="0"/>
        </w:rPr>
        <w:t xml:space="preserve">Krauss Maffei TTB27/35 — 2,750 mm (108.3 in) Tray (</w:t>
      </w:r>
      <w:hyperlink r:id="rId29">
        <w:r w:rsidDel="00000000" w:rsidR="00000000" w:rsidRPr="00000000">
          <w:rPr>
            <w:b w:val="1"/>
            <w:bCs w:val="1"/>
            <w:color w:val="1155cc"/>
            <w:sz w:val="22"/>
            <w:szCs w:val="22"/>
            <w:u w:val="single"/>
            <w:rtl w:val="0"/>
          </w:rPr>
          <w:t xml:space="preserve">IPP# 39544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Used Krauss Maffei TTB27/35 stainless steel 316 wyssmont dryer with 4,350 mm (171 in) diameter, 33 trays, and 110 °C (230 °F) operating temperature.</w:t>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Diameter: 4,350 mm (171 in) diameter</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rtl w:val="0"/>
        </w:rPr>
        <w:t xml:space="preserve">Number of Trays: 33 trays</w:t>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rtl w:val="0"/>
        </w:rPr>
        <w:t xml:space="preserve">Temperature: 110 °C (230 °F)</w:t>
      </w:r>
    </w:p>
    <w:p w:rsidR="00000000" w:rsidDel="00000000" w:rsidP="00000000" w:rsidRDefault="00000000" w:rsidRPr="00000000" w14:paraId="00000039">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A">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39544</w:t>
        </w:r>
      </w:hyperlink>
      <w:r w:rsidDel="00000000" w:rsidR="00000000" w:rsidRPr="00000000">
        <w:rPr>
          <w:rtl w:val="0"/>
        </w:rPr>
      </w:r>
    </w:p>
    <w:p w:rsidR="00000000" w:rsidDel="00000000" w:rsidP="00000000" w:rsidRDefault="00000000" w:rsidRPr="00000000" w14:paraId="0000003B">
      <w:pPr>
        <w:spacing w:after="240" w:before="240" w:lineRule="auto"/>
        <w:rPr>
          <w:color w:val="1155cc"/>
          <w:u w:val="single"/>
        </w:rPr>
      </w:pPr>
      <w:hyperlink r:id="rId33">
        <w:r w:rsidDel="00000000" w:rsidR="00000000" w:rsidRPr="00000000">
          <w:rPr>
            <w:color w:val="1155cc"/>
            <w:u w:val="single"/>
            <w:rtl w:val="0"/>
          </w:rPr>
          <w:t xml:space="preserve">Browse All Krauss Maffei Wyssmont Dryers in Stock</w:t>
        </w:r>
      </w:hyperlink>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enls3dzxqu5" w:id="10"/>
      <w:bookmarkEnd w:id="10"/>
      <w:r w:rsidDel="00000000" w:rsidR="00000000" w:rsidRPr="00000000">
        <w:rPr>
          <w:b w:val="1"/>
          <w:bCs w:val="1"/>
          <w:color w:val="000000"/>
          <w:sz w:val="26"/>
          <w:szCs w:val="26"/>
          <w:rtl w:val="0"/>
        </w:rPr>
        <w:t xml:space="preserve">Buy Used Wyssmont-Branded Wyssmont Dryers for Sale</w:t>
      </w:r>
    </w:p>
    <w:p w:rsidR="00000000" w:rsidDel="00000000" w:rsidP="00000000" w:rsidRDefault="00000000" w:rsidRPr="00000000" w14:paraId="0000003D">
      <w:pPr>
        <w:spacing w:after="240" w:before="240" w:lineRule="auto"/>
        <w:rPr/>
      </w:pPr>
      <w:r w:rsidDel="00000000" w:rsidR="00000000" w:rsidRPr="00000000">
        <w:rPr>
          <w:rtl w:val="0"/>
        </w:rPr>
        <w:t xml:space="preserve">Wyssmont is the original OEM brand for turbo-tray dryers. IPP stocks Wyssmont-branded units in stainless steel construction for semi-continuous drying applications.</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yxqwprsebhk4" w:id="11"/>
      <w:bookmarkEnd w:id="11"/>
      <w:r w:rsidDel="00000000" w:rsidR="00000000" w:rsidRPr="00000000">
        <w:rPr>
          <w:b w:val="1"/>
          <w:bCs w:val="1"/>
          <w:color w:val="000000"/>
          <w:sz w:val="22"/>
          <w:szCs w:val="22"/>
          <w:rtl w:val="0"/>
        </w:rPr>
        <w:t xml:space="preserve">[Wyssmont OEM] Wyssmont SS 316 — 22 Trays (</w:t>
      </w:r>
      <w:hyperlink r:id="rId34">
        <w:r w:rsidDel="00000000" w:rsidR="00000000" w:rsidRPr="00000000">
          <w:rPr>
            <w:b w:val="1"/>
            <w:bCs w:val="1"/>
            <w:color w:val="1155cc"/>
            <w:sz w:val="22"/>
            <w:szCs w:val="22"/>
            <w:u w:val="single"/>
            <w:rtl w:val="0"/>
          </w:rPr>
          <w:t xml:space="preserve">IPP# 246765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Used Wyssmont stainless steel 316 wyssmont dryer with 2,450 mm (96 in) tray diameter, 22 trays, 612 kg/h (1,350 lb/h) evaporation rate, and semi-continuous operation.</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Tray Diameter: 2,450 mm (96 in) tray diameter</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Number of Trays: 22 trays</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Evaporation Rate: 612 kg/h (1,350 lb/h) evaporation rate</w:t>
      </w:r>
    </w:p>
    <w:p w:rsidR="00000000" w:rsidDel="00000000" w:rsidP="00000000" w:rsidRDefault="00000000" w:rsidRPr="00000000" w14:paraId="00000044">
      <w:pPr>
        <w:numPr>
          <w:ilvl w:val="0"/>
          <w:numId w:val="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5">
      <w:pPr>
        <w:spacing w:after="240" w:before="240" w:lineRule="auto"/>
        <w:rPr>
          <w:color w:val="1155cc"/>
          <w:u w:val="single"/>
        </w:rPr>
      </w:pPr>
      <w:hyperlink r:id="rId35">
        <w:r w:rsidDel="00000000" w:rsidR="00000000" w:rsidRPr="00000000">
          <w:rPr>
            <w:color w:val="1155cc"/>
            <w:u w:val="single"/>
            <w:rtl w:val="0"/>
          </w:rPr>
          <w:t xml:space="preserve">Request Specs</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View IPP# 246765</w:t>
        </w:r>
      </w:hyperlink>
      <w:r w:rsidDel="00000000" w:rsidR="00000000" w:rsidRPr="00000000">
        <w:rPr>
          <w:rtl w:val="0"/>
        </w:rPr>
      </w:r>
    </w:p>
    <w:p w:rsidR="00000000" w:rsidDel="00000000" w:rsidP="00000000" w:rsidRDefault="00000000" w:rsidRPr="00000000" w14:paraId="00000046">
      <w:pPr>
        <w:spacing w:after="240" w:before="240" w:lineRule="auto"/>
        <w:rPr>
          <w:color w:val="1155cc"/>
          <w:u w:val="single"/>
        </w:rPr>
      </w:pPr>
      <w:hyperlink r:id="rId38">
        <w:r w:rsidDel="00000000" w:rsidR="00000000" w:rsidRPr="00000000">
          <w:rPr>
            <w:color w:val="1155cc"/>
            <w:u w:val="single"/>
            <w:rtl w:val="0"/>
          </w:rPr>
          <w:t xml:space="preserve">Browse All Wyssmont-Branded Wyssmont Dryers in Stock</w:t>
        </w:r>
      </w:hyperlink>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o2qp4n6aww9b" w:id="12"/>
      <w:bookmarkEnd w:id="12"/>
      <w:r w:rsidDel="00000000" w:rsidR="00000000" w:rsidRPr="00000000">
        <w:rPr>
          <w:b w:val="1"/>
          <w:bCs w:val="1"/>
          <w:sz w:val="34"/>
          <w:szCs w:val="34"/>
          <w:rtl w:val="0"/>
        </w:rPr>
        <w:t xml:space="preserve">Buy Used Wyssmont Dryers for Sale by Condition</w:t>
      </w:r>
    </w:p>
    <w:p w:rsidR="00000000" w:rsidDel="00000000" w:rsidP="00000000" w:rsidRDefault="00000000" w:rsidRPr="00000000" w14:paraId="00000049">
      <w:pPr>
        <w:spacing w:after="240" w:before="240" w:lineRule="auto"/>
        <w:rPr/>
      </w:pPr>
      <w:r w:rsidDel="00000000" w:rsidR="00000000" w:rsidRPr="00000000">
        <w:rPr>
          <w:rtl w:val="0"/>
        </w:rPr>
        <w:t xml:space="preserve">IPP stocks wyssmont dryers in used and refurbished/rebuilt condition grades. Choose the condition that matches your budget, timeline, and performance requirements.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aqne7ksu5kaj" w:id="13"/>
      <w:bookmarkEnd w:id="13"/>
      <w:r w:rsidDel="00000000" w:rsidR="00000000" w:rsidRPr="00000000">
        <w:rPr>
          <w:b w:val="1"/>
          <w:bCs w:val="1"/>
          <w:color w:val="000000"/>
          <w:sz w:val="26"/>
          <w:szCs w:val="26"/>
          <w:rtl w:val="0"/>
        </w:rPr>
        <w:t xml:space="preserve">Buy Used Wyssmont Dryers for Sale</w:t>
      </w:r>
    </w:p>
    <w:p w:rsidR="00000000" w:rsidDel="00000000" w:rsidP="00000000" w:rsidRDefault="00000000" w:rsidRPr="00000000" w14:paraId="0000004B">
      <w:pPr>
        <w:spacing w:after="240" w:before="240" w:lineRule="auto"/>
        <w:rPr/>
      </w:pPr>
      <w:r w:rsidDel="00000000" w:rsidR="00000000" w:rsidRPr="00000000">
        <w:rPr>
          <w:rtl w:val="0"/>
        </w:rPr>
        <w:t xml:space="preserve">Good used wyssmont dryers are the deepest condition position in IPP's inventory. These units were previously installed in production service, inspected on intake, and are offered as-is at the lowest price point while retaining OEM tray and drive hardware.</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vdc90vncq5tp" w:id="14"/>
      <w:bookmarkEnd w:id="14"/>
      <w:r w:rsidDel="00000000" w:rsidR="00000000" w:rsidRPr="00000000">
        <w:rPr>
          <w:b w:val="1"/>
          <w:bCs w:val="1"/>
          <w:color w:val="000000"/>
          <w:sz w:val="22"/>
          <w:szCs w:val="22"/>
          <w:rtl w:val="0"/>
        </w:rPr>
        <w:t xml:space="preserve">Used Krauss Maffei VTT 20/08 — 8 Trays (</w:t>
      </w:r>
      <w:hyperlink r:id="rId39">
        <w:r w:rsidDel="00000000" w:rsidR="00000000" w:rsidRPr="00000000">
          <w:rPr>
            <w:b w:val="1"/>
            <w:bCs w:val="1"/>
            <w:color w:val="1155cc"/>
            <w:sz w:val="22"/>
            <w:szCs w:val="22"/>
            <w:u w:val="single"/>
            <w:rtl w:val="0"/>
          </w:rPr>
          <w:t xml:space="preserve">IPP# 204573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Used Krauss Maffei VTT 20/08 stainless steel 316L wyssmont dryer with 2,000 mm (78.7 in) tray diameter, 8 trays, and 95 °C (203 °F) operating temperature.</w:t>
      </w:r>
    </w:p>
    <w:p w:rsidR="00000000" w:rsidDel="00000000" w:rsidP="00000000" w:rsidRDefault="00000000" w:rsidRPr="00000000" w14:paraId="0000004E">
      <w:pPr>
        <w:numPr>
          <w:ilvl w:val="0"/>
          <w:numId w:val="9"/>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Tray Diameter: 2,000 mm (78.7 in) tray diameter</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Number of Trays: 8 trays</w:t>
      </w:r>
    </w:p>
    <w:p w:rsidR="00000000" w:rsidDel="00000000" w:rsidP="00000000" w:rsidRDefault="00000000" w:rsidRPr="00000000" w14:paraId="00000052">
      <w:pPr>
        <w:numPr>
          <w:ilvl w:val="0"/>
          <w:numId w:val="9"/>
        </w:numPr>
        <w:spacing w:after="240" w:before="0" w:beforeAutospacing="0" w:lineRule="auto"/>
        <w:ind w:left="720" w:hanging="360"/>
      </w:pPr>
      <w:r w:rsidDel="00000000" w:rsidR="00000000" w:rsidRPr="00000000">
        <w:rPr>
          <w:rtl w:val="0"/>
        </w:rPr>
        <w:t xml:space="preserve">Temperature: 95 °C (203 °F)</w:t>
      </w:r>
    </w:p>
    <w:p w:rsidR="00000000" w:rsidDel="00000000" w:rsidP="00000000" w:rsidRDefault="00000000" w:rsidRPr="00000000" w14:paraId="00000053">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204573</w:t>
        </w:r>
      </w:hyperlink>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5somly96l4cq" w:id="15"/>
      <w:bookmarkEnd w:id="15"/>
      <w:r w:rsidDel="00000000" w:rsidR="00000000" w:rsidRPr="00000000">
        <w:rPr>
          <w:b w:val="1"/>
          <w:bCs w:val="1"/>
          <w:color w:val="000000"/>
          <w:sz w:val="22"/>
          <w:szCs w:val="22"/>
          <w:rtl w:val="0"/>
        </w:rPr>
        <w:t xml:space="preserve">Used Wyssmont SS 316 — 22 Trays (</w:t>
      </w:r>
      <w:hyperlink r:id="rId43">
        <w:r w:rsidDel="00000000" w:rsidR="00000000" w:rsidRPr="00000000">
          <w:rPr>
            <w:b w:val="1"/>
            <w:bCs w:val="1"/>
            <w:color w:val="1155cc"/>
            <w:sz w:val="22"/>
            <w:szCs w:val="22"/>
            <w:u w:val="single"/>
            <w:rtl w:val="0"/>
          </w:rPr>
          <w:t xml:space="preserve">IPP# 246765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Used Wyssmont stainless steel 316 wyssmont dryer with 2,450 mm (96 in) tray diameter, 22 trays, and 612 kg/h (1,350 lb/h) evaporation rate.</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Tray Diameter: 2,450 mm (96 in) tray diameter</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Number of Trays: 22 trays</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Evaporation Rate: 612 kg/h (1,350 lb/h) evaporation rate</w:t>
      </w:r>
    </w:p>
    <w:p w:rsidR="00000000" w:rsidDel="00000000" w:rsidP="00000000" w:rsidRDefault="00000000" w:rsidRPr="00000000" w14:paraId="0000005B">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246765</w:t>
        </w:r>
      </w:hyperlink>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88hxbb1w9ftk" w:id="16"/>
      <w:bookmarkEnd w:id="16"/>
      <w:r w:rsidDel="00000000" w:rsidR="00000000" w:rsidRPr="00000000">
        <w:rPr>
          <w:b w:val="1"/>
          <w:bCs w:val="1"/>
          <w:color w:val="000000"/>
          <w:sz w:val="22"/>
          <w:szCs w:val="22"/>
          <w:rtl w:val="0"/>
        </w:rPr>
        <w:t xml:space="preserve">Used Krauss Maffei TTB-20/8 — 8 Trays (</w:t>
      </w:r>
      <w:hyperlink r:id="rId47">
        <w:r w:rsidDel="00000000" w:rsidR="00000000" w:rsidRPr="00000000">
          <w:rPr>
            <w:b w:val="1"/>
            <w:bCs w:val="1"/>
            <w:color w:val="1155cc"/>
            <w:sz w:val="22"/>
            <w:szCs w:val="22"/>
            <w:u w:val="single"/>
            <w:rtl w:val="0"/>
          </w:rPr>
          <w:t xml:space="preserve">IPP# 704709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Used Krauss Maffei TTB-20/8 stainless steel 316 wyssmont dryer with 1,950 mm (75.8 in) diameter, 8 trays, and 105 °C (221 °F) operating temperature.</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Diameter: 1,950 mm (75.8 in) diameter</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Number of Trays: 8 trays</w:t>
      </w:r>
    </w:p>
    <w:p w:rsidR="00000000" w:rsidDel="00000000" w:rsidP="00000000" w:rsidRDefault="00000000" w:rsidRPr="00000000" w14:paraId="00000062">
      <w:pPr>
        <w:numPr>
          <w:ilvl w:val="0"/>
          <w:numId w:val="10"/>
        </w:numPr>
        <w:spacing w:after="240" w:before="0" w:beforeAutospacing="0" w:lineRule="auto"/>
        <w:ind w:left="720" w:hanging="360"/>
      </w:pPr>
      <w:r w:rsidDel="00000000" w:rsidR="00000000" w:rsidRPr="00000000">
        <w:rPr>
          <w:rtl w:val="0"/>
        </w:rPr>
        <w:t xml:space="preserve">Temperature: 105 °C (221 °F)</w:t>
      </w:r>
    </w:p>
    <w:p w:rsidR="00000000" w:rsidDel="00000000" w:rsidP="00000000" w:rsidRDefault="00000000" w:rsidRPr="00000000" w14:paraId="00000063">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704709</w:t>
        </w:r>
      </w:hyperlink>
      <w:r w:rsidDel="00000000" w:rsidR="00000000" w:rsidRPr="00000000">
        <w:rPr>
          <w:rtl w:val="0"/>
        </w:rPr>
      </w:r>
    </w:p>
    <w:p w:rsidR="00000000" w:rsidDel="00000000" w:rsidP="00000000" w:rsidRDefault="00000000" w:rsidRPr="00000000" w14:paraId="00000064">
      <w:pPr>
        <w:spacing w:after="240" w:before="240" w:lineRule="auto"/>
        <w:rPr>
          <w:color w:val="1155cc"/>
          <w:u w:val="single"/>
        </w:rPr>
      </w:pPr>
      <w:hyperlink r:id="rId51">
        <w:r w:rsidDel="00000000" w:rsidR="00000000" w:rsidRPr="00000000">
          <w:rPr>
            <w:color w:val="1155cc"/>
            <w:u w:val="single"/>
            <w:rtl w:val="0"/>
          </w:rPr>
          <w:t xml:space="preserve">Browse All Used Wyssmont Dryers in Stock</w:t>
        </w:r>
      </w:hyperlink>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5umy60g9o93v" w:id="17"/>
      <w:bookmarkEnd w:id="17"/>
      <w:r w:rsidDel="00000000" w:rsidR="00000000" w:rsidRPr="00000000">
        <w:rPr>
          <w:b w:val="1"/>
          <w:bCs w:val="1"/>
          <w:color w:val="000000"/>
          <w:sz w:val="26"/>
          <w:szCs w:val="26"/>
          <w:rtl w:val="0"/>
        </w:rPr>
        <w:t xml:space="preserve">Buy Refurbished/Rebuilt Wyssmont Dryers for Sale</w:t>
      </w:r>
    </w:p>
    <w:p w:rsidR="00000000" w:rsidDel="00000000" w:rsidP="00000000" w:rsidRDefault="00000000" w:rsidRPr="00000000" w14:paraId="00000066">
      <w:pPr>
        <w:spacing w:after="240" w:before="240" w:lineRule="auto"/>
        <w:rPr/>
      </w:pPr>
      <w:r w:rsidDel="00000000" w:rsidR="00000000" w:rsidRPr="00000000">
        <w:rPr>
          <w:rtl w:val="0"/>
        </w:rPr>
        <w:t xml:space="preserve">Refurbished/rebuilt wyssmont dryers have been mechanically restored, with worn components replaced and critical surfaces re-finished. These units offer near-new performance at a fraction of new OEM cost.</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q89zrg74nfxo" w:id="18"/>
      <w:bookmarkEnd w:id="18"/>
      <w:r w:rsidDel="00000000" w:rsidR="00000000" w:rsidRPr="00000000">
        <w:rPr>
          <w:b w:val="1"/>
          <w:bCs w:val="1"/>
          <w:color w:val="000000"/>
          <w:sz w:val="22"/>
          <w:szCs w:val="22"/>
          <w:rtl w:val="0"/>
        </w:rPr>
        <w:t xml:space="preserve">[Refurbished/Rebuilt] Krauss Maffei TTB20/29 — 29 Trays (</w:t>
      </w:r>
      <w:hyperlink r:id="rId52">
        <w:r w:rsidDel="00000000" w:rsidR="00000000" w:rsidRPr="00000000">
          <w:rPr>
            <w:b w:val="1"/>
            <w:bCs w:val="1"/>
            <w:color w:val="1155cc"/>
            <w:sz w:val="22"/>
            <w:szCs w:val="22"/>
            <w:u w:val="single"/>
            <w:rtl w:val="0"/>
          </w:rPr>
          <w:t xml:space="preserve">IPP# 89433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Refurbished/rebuilt Krauss Maffei TTB20/29 stainless steel 304 wyssmont dryer with 1,950 mm (76 in) tray diameter, 29 trays, vertical orientation, and 200 °C (392 °F) operating temperature.</w:t>
      </w:r>
    </w:p>
    <w:p w:rsidR="00000000" w:rsidDel="00000000" w:rsidP="00000000" w:rsidRDefault="00000000" w:rsidRPr="00000000" w14:paraId="00000069">
      <w:pPr>
        <w:numPr>
          <w:ilvl w:val="0"/>
          <w:numId w:val="14"/>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Tray Diameter: 1,950 mm (76 in) tray diameter</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Number of Trays: 29 trays</w:t>
      </w:r>
    </w:p>
    <w:p w:rsidR="00000000" w:rsidDel="00000000" w:rsidP="00000000" w:rsidRDefault="00000000" w:rsidRPr="00000000" w14:paraId="0000006D">
      <w:pPr>
        <w:numPr>
          <w:ilvl w:val="0"/>
          <w:numId w:val="14"/>
        </w:numPr>
        <w:spacing w:after="240" w:before="0" w:beforeAutospacing="0" w:lineRule="auto"/>
        <w:ind w:left="720" w:hanging="360"/>
      </w:pPr>
      <w:r w:rsidDel="00000000" w:rsidR="00000000" w:rsidRPr="00000000">
        <w:rPr>
          <w:rtl w:val="0"/>
        </w:rPr>
        <w:t xml:space="preserve">Temperature: 200 °C (392 °F)</w:t>
      </w:r>
    </w:p>
    <w:p w:rsidR="00000000" w:rsidDel="00000000" w:rsidP="00000000" w:rsidRDefault="00000000" w:rsidRPr="00000000" w14:paraId="0000006E">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89433</w:t>
        </w:r>
      </w:hyperlink>
      <w:r w:rsidDel="00000000" w:rsidR="00000000" w:rsidRPr="00000000">
        <w:rPr>
          <w:rtl w:val="0"/>
        </w:rPr>
      </w:r>
    </w:p>
    <w:p w:rsidR="00000000" w:rsidDel="00000000" w:rsidP="00000000" w:rsidRDefault="00000000" w:rsidRPr="00000000" w14:paraId="0000006F">
      <w:pPr>
        <w:spacing w:after="240" w:before="240" w:lineRule="auto"/>
        <w:rPr>
          <w:color w:val="1155cc"/>
          <w:u w:val="single"/>
        </w:rPr>
      </w:pPr>
      <w:hyperlink r:id="rId56">
        <w:r w:rsidDel="00000000" w:rsidR="00000000" w:rsidRPr="00000000">
          <w:rPr>
            <w:color w:val="1155cc"/>
            <w:u w:val="single"/>
            <w:rtl w:val="0"/>
          </w:rPr>
          <w:t xml:space="preserve">Browse All Refurbished/Rebuilt Wyssmont Dryers in Stock</w:t>
        </w:r>
      </w:hyperlink>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umtwf64vga89" w:id="19"/>
      <w:bookmarkEnd w:id="19"/>
      <w:r w:rsidDel="00000000" w:rsidR="00000000" w:rsidRPr="00000000">
        <w:rPr>
          <w:b w:val="1"/>
          <w:bCs w:val="1"/>
          <w:sz w:val="34"/>
          <w:szCs w:val="34"/>
          <w:rtl w:val="0"/>
        </w:rPr>
        <w:t xml:space="preserve">Ready to Buy a Used Wyssmont Dryer?</w:t>
      </w:r>
    </w:p>
    <w:p w:rsidR="00000000" w:rsidDel="00000000" w:rsidP="00000000" w:rsidRDefault="00000000" w:rsidRPr="00000000" w14:paraId="00000072">
      <w:pPr>
        <w:spacing w:after="240" w:before="240" w:lineRule="auto"/>
        <w:rPr/>
      </w:pPr>
      <w:r w:rsidDel="00000000" w:rsidR="00000000" w:rsidRPr="00000000">
        <w:rPr>
          <w:rtl w:val="0"/>
        </w:rPr>
        <w:t xml:space="preserve">Tell us your specifications and requirements. Our team will match your needs against current wyssmont dryers inventory and provide a detailed quote.</w:t>
      </w:r>
    </w:p>
    <w:p w:rsidR="00000000" w:rsidDel="00000000" w:rsidP="00000000" w:rsidRDefault="00000000" w:rsidRPr="00000000" w14:paraId="00000073">
      <w:pPr>
        <w:spacing w:after="240" w:before="240" w:lineRule="auto"/>
        <w:rPr>
          <w:color w:val="1155cc"/>
          <w:u w:val="single"/>
        </w:rPr>
      </w:pPr>
      <w:hyperlink r:id="rId57">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9ieoecb5zt9l" w:id="20"/>
      <w:bookmarkEnd w:id="20"/>
      <w:r w:rsidDel="00000000" w:rsidR="00000000" w:rsidRPr="00000000">
        <w:rPr>
          <w:b w:val="1"/>
          <w:bCs w:val="1"/>
          <w:sz w:val="34"/>
          <w:szCs w:val="34"/>
          <w:rtl w:val="0"/>
        </w:rPr>
        <w:t xml:space="preserve">Buying Used Wyssmont Dryers vs Buying New</w:t>
      </w:r>
    </w:p>
    <w:p w:rsidR="00000000" w:rsidDel="00000000" w:rsidP="00000000" w:rsidRDefault="00000000" w:rsidRPr="00000000" w14:paraId="00000076">
      <w:pPr>
        <w:spacing w:after="240" w:before="240" w:lineRule="auto"/>
        <w:rPr/>
      </w:pPr>
      <w:r w:rsidDel="00000000" w:rsidR="00000000" w:rsidRPr="00000000">
        <w:rPr>
          <w:rtl w:val="0"/>
        </w:rPr>
        <w:t xml:space="preserve">Buying used wyssmont dryers from IPP can save up to 50% of capital and 90% of lead time versus buying new. Here is how used and new wyssmont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5623003194887"/>
        <w:gridCol w:w="4684.984025559105"/>
        <w:gridCol w:w="2666.4536741214056"/>
        <w:tblGridChange w:id="0">
          <w:tblGrid>
            <w:gridCol w:w="2008.5623003194887"/>
            <w:gridCol w:w="4684.984025559105"/>
            <w:gridCol w:w="2666.45367412140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Stainless Steel 316L, Stainless Steel 316, Stainless Steel Other, Stainless Steel 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Krauss Maffei, Wyssmont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New raw material consumption</w:t>
            </w:r>
          </w:p>
        </w:tc>
      </w:tr>
    </w:tbl>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1xavzf7xfjct" w:id="21"/>
      <w:bookmarkEnd w:id="21"/>
      <w:r w:rsidDel="00000000" w:rsidR="00000000" w:rsidRPr="00000000">
        <w:rPr>
          <w:b w:val="1"/>
          <w:bCs w:val="1"/>
          <w:sz w:val="34"/>
          <w:szCs w:val="34"/>
          <w:rtl w:val="0"/>
        </w:rPr>
        <w:t xml:space="preserve">Advantages of Buying Used Wyssmont Dryers from IPP</w:t>
      </w:r>
    </w:p>
    <w:p w:rsidR="00000000" w:rsidDel="00000000" w:rsidP="00000000" w:rsidRDefault="00000000" w:rsidRPr="00000000" w14:paraId="0000008B">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wyssmont dryers ready for your process.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47cdvv6s23bl" w:id="22"/>
      <w:bookmarkEnd w:id="22"/>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8D">
      <w:pPr>
        <w:spacing w:after="240" w:before="240" w:lineRule="auto"/>
        <w:rPr/>
      </w:pPr>
      <w:r w:rsidDel="00000000" w:rsidR="00000000" w:rsidRPr="00000000">
        <w:rPr>
          <w:rtl w:val="0"/>
        </w:rPr>
        <w:t xml:space="preserve">Buying used wyssmont dryers from IPP can save up to 50% of capital and 90% of lead time versus buying new.</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jcxzgrbmu6z3" w:id="23"/>
      <w:bookmarkEnd w:id="23"/>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8F">
      <w:pPr>
        <w:spacing w:after="240" w:before="240" w:lineRule="auto"/>
        <w:rPr/>
      </w:pPr>
      <w:r w:rsidDel="00000000" w:rsidR="00000000" w:rsidRPr="00000000">
        <w:rPr>
          <w:rtl w:val="0"/>
        </w:rPr>
        <w:t xml:space="preserve">In-stock wyssmont dryers from IPP are ready to ship. IPP's GPS subsidiary also provides custom fabricated new equipment with 12–16 week average delivery.</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891s79xx5ac6" w:id="24"/>
      <w:bookmarkEnd w:id="24"/>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91">
      <w:pPr>
        <w:spacing w:after="240" w:before="240" w:lineRule="auto"/>
        <w:rPr/>
      </w:pPr>
      <w:r w:rsidDel="00000000" w:rsidR="00000000" w:rsidRPr="00000000">
        <w:rPr>
          <w:rtl w:val="0"/>
        </w:rPr>
        <w:t xml:space="preserve">IPP stocks wyssmont dryers from Krauss Maffei, Wyssmont and other manufacturers. Every unit is an original OEM product with traceable provenance.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nw6a0yw37q73" w:id="25"/>
      <w:bookmarkEnd w:id="25"/>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93">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wn5573bnx1ix" w:id="26"/>
      <w:bookmarkEnd w:id="26"/>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95">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mgzb2tvd58f5" w:id="27"/>
      <w:bookmarkEnd w:id="27"/>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97">
      <w:pPr>
        <w:spacing w:after="240" w:before="240" w:lineRule="auto"/>
        <w:rPr/>
      </w:pPr>
      <w:r w:rsidDel="00000000" w:rsidR="00000000" w:rsidRPr="00000000">
        <w:rPr>
          <w:rtl w:val="0"/>
        </w:rPr>
        <w:t xml:space="preserve">IPP stocks wyssmont dryers across a wide range of specifications to match your process requirements.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tnbtkbuq3kxs" w:id="28"/>
      <w:bookmarkEnd w:id="28"/>
      <w:r w:rsidDel="00000000" w:rsidR="00000000" w:rsidRPr="00000000">
        <w:rPr>
          <w:b w:val="1"/>
          <w:bCs w:val="1"/>
          <w:sz w:val="34"/>
          <w:szCs w:val="34"/>
          <w:rtl w:val="0"/>
        </w:rPr>
        <w:t xml:space="preserve">How Buying a Used Wyssmont Dryer Works</w:t>
      </w:r>
    </w:p>
    <w:p w:rsidR="00000000" w:rsidDel="00000000" w:rsidP="00000000" w:rsidRDefault="00000000" w:rsidRPr="00000000" w14:paraId="0000009A">
      <w:pPr>
        <w:spacing w:after="240" w:before="240" w:lineRule="auto"/>
        <w:rPr/>
      </w:pPr>
      <w:r w:rsidDel="00000000" w:rsidR="00000000" w:rsidRPr="00000000">
        <w:rPr>
          <w:rtl w:val="0"/>
        </w:rPr>
        <w:t xml:space="preserve">The process of purchasing used wyssmont dryers from IPP follows five steps, from specification to delivery.</w:t>
      </w:r>
    </w:p>
    <w:p w:rsidR="00000000" w:rsidDel="00000000" w:rsidP="00000000" w:rsidRDefault="00000000" w:rsidRPr="00000000" w14:paraId="0000009B">
      <w:pPr>
        <w:numPr>
          <w:ilvl w:val="0"/>
          <w:numId w:val="8"/>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9F">
      <w:pPr>
        <w:numPr>
          <w:ilvl w:val="0"/>
          <w:numId w:val="8"/>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1m187idlcpfn" w:id="29"/>
      <w:bookmarkEnd w:id="29"/>
      <w:r w:rsidDel="00000000" w:rsidR="00000000" w:rsidRPr="00000000">
        <w:rPr>
          <w:b w:val="1"/>
          <w:bCs w:val="1"/>
          <w:sz w:val="34"/>
          <w:szCs w:val="34"/>
          <w:rtl w:val="0"/>
        </w:rPr>
        <w:t xml:space="preserve">Industries That Buy Used Wyssmont Dryers</w:t>
      </w:r>
    </w:p>
    <w:p w:rsidR="00000000" w:rsidDel="00000000" w:rsidP="00000000" w:rsidRDefault="00000000" w:rsidRPr="00000000" w14:paraId="000000A2">
      <w:pPr>
        <w:spacing w:after="240" w:before="240" w:lineRule="auto"/>
        <w:rPr/>
      </w:pPr>
      <w:r w:rsidDel="00000000" w:rsidR="00000000" w:rsidRPr="00000000">
        <w:rPr>
          <w:rtl w:val="0"/>
        </w:rPr>
        <w:t xml:space="preserve">IPP supplies used wyssmont dryers to manufacturers across multiple process industries worldwide.</w:t>
      </w:r>
    </w:p>
    <w:p w:rsidR="00000000" w:rsidDel="00000000" w:rsidP="00000000" w:rsidRDefault="00000000" w:rsidRPr="00000000" w14:paraId="000000A3">
      <w:pPr>
        <w:numPr>
          <w:ilvl w:val="0"/>
          <w:numId w:val="11"/>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0AA">
      <w:pPr>
        <w:numPr>
          <w:ilvl w:val="0"/>
          <w:numId w:val="11"/>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e39c38efnj2i" w:id="30"/>
      <w:bookmarkEnd w:id="30"/>
      <w:r w:rsidDel="00000000" w:rsidR="00000000" w:rsidRPr="00000000">
        <w:rPr>
          <w:b w:val="1"/>
          <w:bCs w:val="1"/>
          <w:sz w:val="34"/>
          <w:szCs w:val="34"/>
          <w:rtl w:val="0"/>
        </w:rPr>
        <w:t xml:space="preserve">Frequently Asked Questions About Buying Used Wyssmont Dryers</w:t>
      </w:r>
    </w:p>
    <w:p w:rsidR="00000000" w:rsidDel="00000000" w:rsidP="00000000" w:rsidRDefault="00000000" w:rsidRPr="00000000" w14:paraId="000000AD">
      <w:pPr>
        <w:spacing w:after="240" w:before="240" w:lineRule="auto"/>
        <w:rPr/>
      </w:pPr>
      <w:r w:rsidDel="00000000" w:rsidR="00000000" w:rsidRPr="00000000">
        <w:rPr>
          <w:rtl w:val="0"/>
        </w:rPr>
        <w:t xml:space="preserve">Answers to the most common questions from procurement and operations teams evaluating used wyssmont dryers.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Q: How many wyssmont dryers does IPP have in stock?</w:t>
        <w:br w:type="textWrapping"/>
      </w:r>
      <w:r w:rsidDel="00000000" w:rsidR="00000000" w:rsidRPr="00000000">
        <w:rPr>
          <w:rtl w:val="0"/>
        </w:rPr>
        <w:t xml:space="preserve">A: IPP stocks wyssmont dryers from Krauss Maffei, Wyssmont and other manufacturers. Available in Stainless Steel 316L, Stainless Steel 316, Stainless Steel Other, Stainless Steel 304 construction. Browse the IMS inventory for current availability.</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Q: What condition grades are available for used wyssmont dryers?</w:t>
        <w:br w:type="textWrapping"/>
      </w:r>
      <w:r w:rsidDel="00000000" w:rsidR="00000000" w:rsidRPr="00000000">
        <w:rPr>
          <w:rtl w:val="0"/>
        </w:rPr>
        <w:t xml:space="preserve">A: IPP stocks wyssmont dryers in multiple conditions: Used, Refurbished/Rebuilt. Browse the current inventory for available condition options.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Q: Does IPP sell new wyssmont dryers as well as used?</w:t>
        <w:br w:type="textWrapping"/>
      </w:r>
      <w:r w:rsidDel="00000000" w:rsidR="00000000" w:rsidRPr="00000000">
        <w:rPr>
          <w:rtl w:val="0"/>
        </w:rPr>
        <w:t xml:space="preserve">A: Yes. IPP stocks new wyssmont dryers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wyssmont dryers in Stainless Steel 316L, Stainless Steel 316, Stainless Steel Other, Stainless Steel 304 construction. Contact IPP to discuss material requirements for your application.</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Q: What manufacturers of wyssmont dryers does IPP stock?</w:t>
        <w:br w:type="textWrapping"/>
      </w:r>
      <w:r w:rsidDel="00000000" w:rsidR="00000000" w:rsidRPr="00000000">
        <w:rPr>
          <w:rtl w:val="0"/>
        </w:rPr>
        <w:t xml:space="preserve">A: IPP stocks wyssmont dryers from Krauss Maffei, Wyssmont and other manufacturers. Browse the current inventory to see available manufacturers.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Q: How much can I save buying used wyssmont dryers versus new?</w:t>
        <w:br w:type="textWrapping"/>
      </w:r>
      <w:r w:rsidDel="00000000" w:rsidR="00000000" w:rsidRPr="00000000">
        <w:rPr>
          <w:rtl w:val="0"/>
        </w:rPr>
        <w:t xml:space="preserve">A: Buying used wyssmont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Q: How long does it take to receive wyssmont dryers from IPP?</w:t>
        <w:br w:type="textWrapping"/>
      </w:r>
      <w:r w:rsidDel="00000000" w:rsidR="00000000" w:rsidRPr="00000000">
        <w:rPr>
          <w:rtl w:val="0"/>
        </w:rPr>
        <w:t xml:space="preserve">A: In-stock wyssmont dryers are ready to ship. IPP's GPS subsidiary provides new custom fabricated equipment with 12–16 week average delivery. IPP ships from offices in 15 countries worldwide.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jyfc2kuij0v" w:id="31"/>
      <w:bookmarkEnd w:id="31"/>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B8">
      <w:pPr>
        <w:spacing w:after="240" w:before="240" w:lineRule="auto"/>
        <w:rPr/>
      </w:pPr>
      <w:r w:rsidDel="00000000" w:rsidR="00000000" w:rsidRPr="00000000">
        <w:rPr>
          <w:rtl w:val="0"/>
        </w:rPr>
        <w:t xml:space="preserve">In addition to wyssmont dryers, IPP stocks equipment across multiple categories for complete process solutions.</w:t>
      </w:r>
    </w:p>
    <w:p w:rsidR="00000000" w:rsidDel="00000000" w:rsidP="00000000" w:rsidRDefault="00000000" w:rsidRPr="00000000" w14:paraId="000000B9">
      <w:pPr>
        <w:numPr>
          <w:ilvl w:val="0"/>
          <w:numId w:val="6"/>
        </w:numPr>
        <w:spacing w:after="0" w:afterAutospacing="0" w:before="240" w:lineRule="auto"/>
        <w:ind w:left="720" w:hanging="360"/>
      </w:pPr>
      <w:hyperlink r:id="rId58">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0BA">
      <w:pPr>
        <w:numPr>
          <w:ilvl w:val="0"/>
          <w:numId w:val="6"/>
        </w:numPr>
        <w:spacing w:after="0" w:afterAutospacing="0" w:before="0" w:beforeAutospacing="0" w:lineRule="auto"/>
        <w:ind w:left="720" w:hanging="360"/>
      </w:pPr>
      <w:hyperlink r:id="rId59">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0BB">
      <w:pPr>
        <w:numPr>
          <w:ilvl w:val="0"/>
          <w:numId w:val="6"/>
        </w:numPr>
        <w:spacing w:after="240" w:before="0" w:beforeAutospacing="0" w:lineRule="auto"/>
        <w:ind w:left="720" w:hanging="360"/>
      </w:pPr>
      <w:hyperlink r:id="rId60">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6kl7cju5xtj" w:id="32"/>
      <w:bookmarkEnd w:id="32"/>
      <w:r w:rsidDel="00000000" w:rsidR="00000000" w:rsidRPr="00000000">
        <w:rPr>
          <w:b w:val="1"/>
          <w:bCs w:val="1"/>
          <w:color w:val="000000"/>
          <w:sz w:val="26"/>
          <w:szCs w:val="26"/>
          <w:rtl w:val="0"/>
        </w:rPr>
        <w:t xml:space="preserve">Looking for New Wyssmont Dryers?</w:t>
      </w:r>
    </w:p>
    <w:p w:rsidR="00000000" w:rsidDel="00000000" w:rsidP="00000000" w:rsidRDefault="00000000" w:rsidRPr="00000000" w14:paraId="000000BE">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BF">
      <w:pPr>
        <w:spacing w:after="240" w:before="240" w:lineRule="auto"/>
        <w:rPr>
          <w:color w:val="1155cc"/>
          <w:u w:val="single"/>
        </w:rPr>
      </w:pPr>
      <w:hyperlink r:id="rId61">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zhs3a6aj4q4c" w:id="33"/>
      <w:bookmarkEnd w:id="33"/>
      <w:r w:rsidDel="00000000" w:rsidR="00000000" w:rsidRPr="00000000">
        <w:rPr>
          <w:b w:val="1"/>
          <w:bCs w:val="1"/>
          <w:sz w:val="34"/>
          <w:szCs w:val="34"/>
          <w:rtl w:val="0"/>
        </w:rPr>
        <w:t xml:space="preserve">Ready to Buy Wyssmont Dryers?</w:t>
      </w:r>
    </w:p>
    <w:p w:rsidR="00000000" w:rsidDel="00000000" w:rsidP="00000000" w:rsidRDefault="00000000" w:rsidRPr="00000000" w14:paraId="000000C2">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C3">
      <w:pPr>
        <w:spacing w:after="240" w:before="240" w:lineRule="auto"/>
        <w:rPr>
          <w:color w:val="1155cc"/>
          <w:u w:val="single"/>
        </w:rPr>
      </w:pPr>
      <w:hyperlink r:id="rId62">
        <w:r w:rsidDel="00000000" w:rsidR="00000000" w:rsidRPr="00000000">
          <w:rPr>
            <w:color w:val="1155cc"/>
            <w:u w:val="single"/>
            <w:rtl w:val="0"/>
          </w:rPr>
          <w:t xml:space="preserve">Talk to an Expert</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1T18:32:46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"Type" after Wyssmont on every reference this page. Wyssmont is also a Brand.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204573" TargetMode="External"/><Relationship Id="rId41" Type="http://schemas.openxmlformats.org/officeDocument/2006/relationships/hyperlink" Target="https://ims.internationalprocessplants.com/inventory/equipment/detail/204573" TargetMode="External"/><Relationship Id="rId44" Type="http://schemas.openxmlformats.org/officeDocument/2006/relationships/hyperlink" Target="https://markdowntotext.com/contact/" TargetMode="External"/><Relationship Id="rId43" Type="http://schemas.openxmlformats.org/officeDocument/2006/relationships/hyperlink" Target="https://ims.internationalprocessplants.com/inventory/equipment/detail/246765" TargetMode="External"/><Relationship Id="rId46" Type="http://schemas.openxmlformats.org/officeDocument/2006/relationships/hyperlink" Target="https://ims.internationalprocessplants.com/inventory/equipment/detail/246765" TargetMode="External"/><Relationship Id="rId45" Type="http://schemas.openxmlformats.org/officeDocument/2006/relationships/hyperlink" Target="https://ims.internationalprocessplants.com/inventory/equipment/detail/24676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wyssmont-dryer"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704709" TargetMode="External"/><Relationship Id="rId49" Type="http://schemas.openxmlformats.org/officeDocument/2006/relationships/hyperlink" Target="https://ims.internationalprocessplants.com/inventory/equipment/detail/70470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wyssmont-dryer" TargetMode="External"/><Relationship Id="rId31" Type="http://schemas.openxmlformats.org/officeDocument/2006/relationships/hyperlink" Target="https://ims.internationalprocessplants.com/inventory/equipment/detail/39544"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wyssmont-dryer" TargetMode="External"/><Relationship Id="rId32" Type="http://schemas.openxmlformats.org/officeDocument/2006/relationships/hyperlink" Target="https://ims.internationalprocessplants.com/inventory/equipment/detail/39544" TargetMode="External"/><Relationship Id="rId35" Type="http://schemas.openxmlformats.org/officeDocument/2006/relationships/hyperlink" Target="https://markdowntotext.com/contact/" TargetMode="External"/><Relationship Id="rId34" Type="http://schemas.openxmlformats.org/officeDocument/2006/relationships/hyperlink" Target="https://ims.internationalprocessplants.com/inventory/equipment/detail/246765" TargetMode="External"/><Relationship Id="rId37" Type="http://schemas.openxmlformats.org/officeDocument/2006/relationships/hyperlink" Target="https://ims.internationalprocessplants.com/inventory/equipment/detail/246765" TargetMode="External"/><Relationship Id="rId36" Type="http://schemas.openxmlformats.org/officeDocument/2006/relationships/hyperlink" Target="https://ims.internationalprocessplants.com/inventory/equipment/detail/246765" TargetMode="External"/><Relationship Id="rId39" Type="http://schemas.openxmlformats.org/officeDocument/2006/relationships/hyperlink" Target="https://ims.internationalprocessplants.com/inventory/equipment/detail/204573" TargetMode="External"/><Relationship Id="rId38" Type="http://schemas.openxmlformats.org/officeDocument/2006/relationships/hyperlink" Target="https://ims.internationalprocessplants.com/inventory/equipment/wyssmont-dryer" TargetMode="External"/><Relationship Id="rId62" Type="http://schemas.openxmlformats.org/officeDocument/2006/relationships/hyperlink" Target="https://markdowntotext.com/contact/" TargetMode="External"/><Relationship Id="rId61" Type="http://schemas.openxmlformats.org/officeDocument/2006/relationships/hyperlink" Target="https://markdowntotext.com/contact/" TargetMode="External"/><Relationship Id="rId20" Type="http://schemas.openxmlformats.org/officeDocument/2006/relationships/hyperlink" Target="https://ims.internationalprocessplants.com/inventory/equipment/wyssmont-dryer" TargetMode="External"/><Relationship Id="rId64" Type="http://schemas.openxmlformats.org/officeDocument/2006/relationships/hyperlink" Target="https://ims.internationalprocessplants.com/inventory/equipment/wyssmont-dryer" TargetMode="External"/><Relationship Id="rId63" Type="http://schemas.openxmlformats.org/officeDocument/2006/relationships/hyperlink" Target="https://ims.internationalprocessplants.com/inventory/equipment/wyssmont-dryer"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detail/204573" TargetMode="External"/><Relationship Id="rId24" Type="http://schemas.openxmlformats.org/officeDocument/2006/relationships/hyperlink" Target="https://ims.internationalprocessplants.com/inventory/equipment/detail/204573" TargetMode="External"/><Relationship Id="rId23" Type="http://schemas.openxmlformats.org/officeDocument/2006/relationships/hyperlink" Target="https://ims.internationalprocessplants.com/inventory/equipment/detail/204573" TargetMode="External"/><Relationship Id="rId60" Type="http://schemas.openxmlformats.org/officeDocument/2006/relationships/hyperlink" Target="https://markdowntotext.com/equipment/heat-exchanger/shell-and-tube/"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46422" TargetMode="External"/><Relationship Id="rId28" Type="http://schemas.openxmlformats.org/officeDocument/2006/relationships/hyperlink" Target="https://ims.internationalprocessplants.com/inventory/equipment/detail/246422" TargetMode="External"/><Relationship Id="rId27" Type="http://schemas.openxmlformats.org/officeDocument/2006/relationships/hyperlink" Target="https://ims.internationalprocessplants.com/inventory/equipment/detail/246422" TargetMode="External"/><Relationship Id="rId29" Type="http://schemas.openxmlformats.org/officeDocument/2006/relationships/hyperlink" Target="https://ims.internationalprocessplants.com/inventory/equipment/detail/39544" TargetMode="External"/><Relationship Id="rId51" Type="http://schemas.openxmlformats.org/officeDocument/2006/relationships/hyperlink" Target="https://ims.internationalprocessplants.com/inventory/equipment/wyssmont-dryer" TargetMode="External"/><Relationship Id="rId50" Type="http://schemas.openxmlformats.org/officeDocument/2006/relationships/hyperlink" Target="https://ims.internationalprocessplants.com/inventory/equipment/detail/704709"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89433" TargetMode="External"/><Relationship Id="rId11" Type="http://schemas.openxmlformats.org/officeDocument/2006/relationships/hyperlink" Target="https://ims.internationalprocessplants.com/inventory/equipment/detail/246422" TargetMode="External"/><Relationship Id="rId55" Type="http://schemas.openxmlformats.org/officeDocument/2006/relationships/hyperlink" Target="https://ims.internationalprocessplants.com/inventory/equipment/detail/89433" TargetMode="External"/><Relationship Id="rId10" Type="http://schemas.openxmlformats.org/officeDocument/2006/relationships/hyperlink" Target="https://ims.internationalprocessplants.com/inventory/equipment/detail/246765" TargetMode="External"/><Relationship Id="rId54" Type="http://schemas.openxmlformats.org/officeDocument/2006/relationships/hyperlink" Target="https://ims.internationalprocessplants.com/inventory/equipment/detail/89433" TargetMode="External"/><Relationship Id="rId13" Type="http://schemas.openxmlformats.org/officeDocument/2006/relationships/hyperlink" Target="https://markdowntotext.com/contact/" TargetMode="External"/><Relationship Id="rId57"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46765" TargetMode="External"/><Relationship Id="rId56" Type="http://schemas.openxmlformats.org/officeDocument/2006/relationships/hyperlink" Target="https://ims.internationalprocessplants.com/inventory/equipment/wyssmont-dryer" TargetMode="External"/><Relationship Id="rId15" Type="http://schemas.openxmlformats.org/officeDocument/2006/relationships/hyperlink" Target="https://ims.internationalprocessplants.com/inventory/equipment/detail/246765" TargetMode="External"/><Relationship Id="rId59" Type="http://schemas.openxmlformats.org/officeDocument/2006/relationships/hyperlink" Target="https://markdowntotext.com/equipment/centrifuge/" TargetMode="External"/><Relationship Id="rId14" Type="http://schemas.openxmlformats.org/officeDocument/2006/relationships/hyperlink" Target="https://ims.internationalprocessplants.com/inventory/equipment/detail/246765" TargetMode="External"/><Relationship Id="rId58" Type="http://schemas.openxmlformats.org/officeDocument/2006/relationships/hyperlink" Target="https://markdowntotext.com/equipment/filter/"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46422" TargetMode="External"/><Relationship Id="rId19" Type="http://schemas.openxmlformats.org/officeDocument/2006/relationships/hyperlink" Target="https://ims.internationalprocessplants.com/inventory/equipment/detail/246422" TargetMode="External"/><Relationship Id="rId18" Type="http://schemas.openxmlformats.org/officeDocument/2006/relationships/hyperlink" Target="https://ims.internationalprocessplants.com/inventory/equipment/detail/2464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