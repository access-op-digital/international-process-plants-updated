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8e75qgawmzz" w:id="0"/>
      <w:bookmarkEnd w:id="0"/>
      <w:r w:rsidDel="00000000" w:rsidR="00000000" w:rsidRPr="00000000">
        <w:rPr>
          <w:b w:val="1"/>
          <w:bCs w:val="1"/>
          <w:sz w:val="46"/>
          <w:szCs w:val="46"/>
          <w:rtl w:val="0"/>
        </w:rPr>
        <w:t xml:space="preserve">Buy Used Spray Dryers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spray dryers through International Process Plants gives pharmaceutical, food and dairy, chemical, </w:t>
      </w:r>
      <w:del w:author="Scott Phillips" w:id="0" w:date="2026-04-21T18:27:15Z">
        <w:r w:rsidDel="00000000" w:rsidR="00000000" w:rsidRPr="00000000">
          <w:rPr>
            <w:rtl w:val="0"/>
          </w:rPr>
          <w:delText xml:space="preserve">and ceramic</w:delText>
        </w:r>
      </w:del>
      <w:r w:rsidDel="00000000" w:rsidR="00000000" w:rsidRPr="00000000">
        <w:rPr>
          <w:rtl w:val="0"/>
        </w:rPr>
        <w:t xml:space="preserve">s manufacturers access to chamber dryers that atomize liquid feed into a hot gas stream for rapid powder production from Niro, Mazzoni, Bowen Engineering Inc, Tetre, and other OEM manufacturers.</w:t>
      </w:r>
    </w:p>
    <w:p w:rsidR="00000000" w:rsidDel="00000000" w:rsidP="00000000" w:rsidRDefault="00000000" w:rsidRPr="00000000" w14:paraId="00000003">
      <w:pPr>
        <w:spacing w:after="240" w:before="240" w:lineRule="auto"/>
        <w:rPr/>
      </w:pPr>
      <w:del w:author="Scott Phillips" w:id="1" w:date="2026-04-21T18:27:37Z">
        <w:r w:rsidDel="00000000" w:rsidR="00000000" w:rsidRPr="00000000">
          <w:rPr>
            <w:rtl w:val="0"/>
          </w:rPr>
          <w:delText xml:space="preserve">Bowl </w:delText>
        </w:r>
      </w:del>
      <w:r w:rsidDel="00000000" w:rsidR="00000000" w:rsidRPr="00000000">
        <w:rPr>
          <w:rtl w:val="0"/>
        </w:rPr>
        <w:t xml:space="preserve">materials of construction span Stainless Steel 304, Stainless Steel 316, and Stainless Steel Other grades. Drying chamber diameters range from 431.8 mm (17 in) on IPP# 222747 to 7,000 mm (275.6 in) on IPP# 220469. Atomizer types include rotary disc-wheel, single fluid pressure nozzle, two fluid atomizing nozzle, and inline mixing nozzle designs. IPP carries Niro inventory across the F10, F35H, F60, FSD, SD, and TS model families.</w:t>
      </w:r>
    </w:p>
    <w:p w:rsidR="00000000" w:rsidDel="00000000" w:rsidP="00000000" w:rsidRDefault="00000000" w:rsidRPr="00000000" w14:paraId="00000004">
      <w:pPr>
        <w:spacing w:after="240" w:before="240" w:lineRule="auto"/>
        <w:rPr/>
      </w:pPr>
      <w:r w:rsidDel="00000000" w:rsidR="00000000" w:rsidRPr="00000000">
        <w:rPr>
          <w:rtl w:val="0"/>
        </w:rPr>
        <w:t xml:space="preserve">Anhydro units in stock cover the III-A series, alongside Bowen Engineering BE-1410 and Type CC and Tetre Type 150 chambers. All current spray dryer listings are offered in used condition. Gas-fired heating is the dominant attested heat source across the listings that disclose a heating type. Buying used spray dryers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30+ Spray Dryers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3"/>
        </w:numPr>
        <w:spacing w:after="0" w:afterAutospacing="0" w:before="240" w:lineRule="auto"/>
        <w:ind w:left="720" w:hanging="360"/>
      </w:pPr>
      <w:hyperlink r:id="rId9">
        <w:r w:rsidDel="00000000" w:rsidR="00000000" w:rsidRPr="00000000">
          <w:rPr>
            <w:color w:val="1155cc"/>
            <w:u w:val="single"/>
            <w:rtl w:val="0"/>
          </w:rPr>
          <w:t xml:space="preserve">Niro Stainless Steel 316 -- Used</w:t>
        </w:r>
      </w:hyperlink>
      <w:r w:rsidDel="00000000" w:rsidR="00000000" w:rsidRPr="00000000">
        <w:rPr>
          <w:rtl w:val="0"/>
        </w:rPr>
      </w:r>
    </w:p>
    <w:p w:rsidR="00000000" w:rsidDel="00000000" w:rsidP="00000000" w:rsidRDefault="00000000" w:rsidRPr="00000000" w14:paraId="00000009">
      <w:pPr>
        <w:numPr>
          <w:ilvl w:val="0"/>
          <w:numId w:val="3"/>
        </w:numPr>
        <w:spacing w:after="0" w:afterAutospacing="0" w:before="0" w:beforeAutospacing="0" w:lineRule="auto"/>
        <w:ind w:left="720" w:hanging="360"/>
      </w:pPr>
      <w:hyperlink r:id="rId10">
        <w:r w:rsidDel="00000000" w:rsidR="00000000" w:rsidRPr="00000000">
          <w:rPr>
            <w:color w:val="1155cc"/>
            <w:u w:val="single"/>
            <w:rtl w:val="0"/>
          </w:rPr>
          <w:t xml:space="preserve">Niro Stainless Steel 304 -- Used</w:t>
        </w:r>
      </w:hyperlink>
      <w:r w:rsidDel="00000000" w:rsidR="00000000" w:rsidRPr="00000000">
        <w:rPr>
          <w:rtl w:val="0"/>
        </w:rPr>
      </w:r>
    </w:p>
    <w:p w:rsidR="00000000" w:rsidDel="00000000" w:rsidP="00000000" w:rsidRDefault="00000000" w:rsidRPr="00000000" w14:paraId="0000000A">
      <w:pPr>
        <w:numPr>
          <w:ilvl w:val="0"/>
          <w:numId w:val="3"/>
        </w:numPr>
        <w:spacing w:after="240" w:before="0" w:beforeAutospacing="0" w:lineRule="auto"/>
        <w:ind w:left="720" w:hanging="360"/>
      </w:pPr>
      <w:hyperlink r:id="rId11">
        <w:r w:rsidDel="00000000" w:rsidR="00000000" w:rsidRPr="00000000">
          <w:rPr>
            <w:color w:val="1155cc"/>
            <w:u w:val="single"/>
            <w:rtl w:val="0"/>
          </w:rPr>
          <w:t xml:space="preserve">Tetre Stainless Steel 304 -- Used</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orevytvbemz2" w:id="1"/>
      <w:bookmarkEnd w:id="1"/>
      <w:r w:rsidDel="00000000" w:rsidR="00000000" w:rsidRPr="00000000">
        <w:rPr>
          <w:b w:val="1"/>
          <w:bCs w:val="1"/>
          <w:sz w:val="34"/>
          <w:szCs w:val="34"/>
          <w:rtl w:val="0"/>
        </w:rPr>
        <w:t xml:space="preserve">Buy Used Spray Dryers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spray dryers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jh21f3g41qub" w:id="2"/>
      <w:bookmarkEnd w:id="2"/>
      <w:r w:rsidDel="00000000" w:rsidR="00000000" w:rsidRPr="00000000">
        <w:rPr>
          <w:b w:val="1"/>
          <w:bCs w:val="1"/>
          <w:color w:val="000000"/>
          <w:sz w:val="26"/>
          <w:szCs w:val="26"/>
          <w:rtl w:val="0"/>
        </w:rPr>
        <w:t xml:space="preserve">Buy Used Stainless Steel Spray Dryers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spray dryers in multiple grades, including Stainless Steel 304, Stainless Steel 316, and Stainless Steel Other. Available from Niro, Tetre, Anhydro, APV Anhydro,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cb6m6lbh7n6w" w:id="3"/>
      <w:bookmarkEnd w:id="3"/>
      <w:r w:rsidDel="00000000" w:rsidR="00000000" w:rsidRPr="00000000">
        <w:rPr>
          <w:b w:val="1"/>
          <w:bCs w:val="1"/>
          <w:color w:val="000000"/>
          <w:sz w:val="22"/>
          <w:szCs w:val="22"/>
          <w:rtl w:val="0"/>
        </w:rPr>
        <w:t xml:space="preserve">[Stainless Steel 316] Niro FSD-0050-N — 3,000 mm (118.1 in) chamber (</w:t>
      </w:r>
      <w:hyperlink r:id="rId12">
        <w:r w:rsidDel="00000000" w:rsidR="00000000" w:rsidRPr="00000000">
          <w:rPr>
            <w:b w:val="1"/>
            <w:bCs w:val="1"/>
            <w:color w:val="1155cc"/>
            <w:sz w:val="22"/>
            <w:szCs w:val="22"/>
            <w:u w:val="single"/>
            <w:rtl w:val="0"/>
          </w:rPr>
          <w:t xml:space="preserve">IPP# 706100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Niro FSD-0050-N stainless steel 316 spray dryer with 3,000 mm (118.1 in) drying chamber and 350 kg/h </w:t>
      </w:r>
      <w:r w:rsidDel="00000000" w:rsidR="00000000" w:rsidRPr="00000000">
        <w:rPr>
          <w:rtl w:val="0"/>
        </w:rPr>
        <w:t xml:space="preserve">(772 lb/h)</w:t>
      </w:r>
      <w:r w:rsidDel="00000000" w:rsidR="00000000" w:rsidRPr="00000000">
        <w:rPr>
          <w:rtl w:val="0"/>
        </w:rPr>
        <w:t xml:space="preserve"> evaporation rate.</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Manufacturer and Model: Niro FSD-0050-N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Diameter: 3,000 mm (118.1 in) chamber</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Atomizer Type: Single Fluid Pressure Nozzle</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Evaporation Rate: 350 kg/h (772 lb/h) evaporation</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706100</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m22odpta7u3w" w:id="4"/>
      <w:bookmarkEnd w:id="4"/>
      <w:r w:rsidDel="00000000" w:rsidR="00000000" w:rsidRPr="00000000">
        <w:rPr>
          <w:b w:val="1"/>
          <w:bCs w:val="1"/>
          <w:color w:val="000000"/>
          <w:sz w:val="22"/>
          <w:szCs w:val="22"/>
          <w:rtl w:val="0"/>
        </w:rPr>
        <w:t xml:space="preserve">Niro Stainless Steel 304 — 3,650 mm (143.7 in) chamber (</w:t>
      </w:r>
      <w:hyperlink r:id="rId16">
        <w:r w:rsidDel="00000000" w:rsidR="00000000" w:rsidRPr="00000000">
          <w:rPr>
            <w:b w:val="1"/>
            <w:bCs w:val="1"/>
            <w:color w:val="1155cc"/>
            <w:sz w:val="22"/>
            <w:szCs w:val="22"/>
            <w:u w:val="single"/>
            <w:rtl w:val="0"/>
          </w:rPr>
          <w:t xml:space="preserve">IPP# 203801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Used Niro stainless steel 304 spray dryer with 3,650 mm (143.7 in) drying chamber, rotary disc-wheel atomizer, and 544 kg/h </w:t>
      </w:r>
      <w:r w:rsidDel="00000000" w:rsidR="00000000" w:rsidRPr="00000000">
        <w:rPr>
          <w:rtl w:val="0"/>
        </w:rPr>
        <w:t xml:space="preserve">(1,200 lb/h)</w:t>
      </w:r>
      <w:r w:rsidDel="00000000" w:rsidR="00000000" w:rsidRPr="00000000">
        <w:rPr>
          <w:rtl w:val="0"/>
        </w:rPr>
        <w:t xml:space="preserve"> evaporation rate.</w:t>
      </w:r>
    </w:p>
    <w:p w:rsidR="00000000" w:rsidDel="00000000" w:rsidP="00000000" w:rsidRDefault="00000000" w:rsidRPr="00000000" w14:paraId="0000001A">
      <w:pPr>
        <w:numPr>
          <w:ilvl w:val="0"/>
          <w:numId w:val="14"/>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B">
      <w:pPr>
        <w:numPr>
          <w:ilvl w:val="0"/>
          <w:numId w:val="14"/>
        </w:numPr>
        <w:spacing w:after="0" w:afterAutospacing="0" w:before="0" w:beforeAutospacing="0" w:lineRule="auto"/>
        <w:ind w:left="720" w:hanging="360"/>
      </w:pPr>
      <w:r w:rsidDel="00000000" w:rsidR="00000000" w:rsidRPr="00000000">
        <w:rPr>
          <w:rtl w:val="0"/>
        </w:rPr>
        <w:t xml:space="preserve">Manufacturer: Niro</w:t>
      </w:r>
    </w:p>
    <w:p w:rsidR="00000000" w:rsidDel="00000000" w:rsidP="00000000" w:rsidRDefault="00000000" w:rsidRPr="00000000" w14:paraId="0000001C">
      <w:pPr>
        <w:numPr>
          <w:ilvl w:val="0"/>
          <w:numId w:val="14"/>
        </w:numPr>
        <w:spacing w:after="0" w:afterAutospacing="0" w:before="0" w:beforeAutospacing="0" w:lineRule="auto"/>
        <w:ind w:left="720" w:hanging="360"/>
      </w:pPr>
      <w:r w:rsidDel="00000000" w:rsidR="00000000" w:rsidRPr="00000000">
        <w:rPr>
          <w:rtl w:val="0"/>
        </w:rPr>
        <w:t xml:space="preserve">Diameter: 3,650 mm (144 in) chamber</w:t>
      </w:r>
    </w:p>
    <w:p w:rsidR="00000000" w:rsidDel="00000000" w:rsidP="00000000" w:rsidRDefault="00000000" w:rsidRPr="00000000" w14:paraId="0000001D">
      <w:pPr>
        <w:numPr>
          <w:ilvl w:val="0"/>
          <w:numId w:val="14"/>
        </w:numPr>
        <w:spacing w:after="0" w:afterAutospacing="0" w:before="0" w:beforeAutospacing="0" w:lineRule="auto"/>
        <w:ind w:left="720" w:hanging="360"/>
      </w:pPr>
      <w:r w:rsidDel="00000000" w:rsidR="00000000" w:rsidRPr="00000000">
        <w:rPr>
          <w:rtl w:val="0"/>
        </w:rPr>
        <w:t xml:space="preserve">Atomizer Type: Rotary Disc-Wheel</w:t>
      </w:r>
    </w:p>
    <w:p w:rsidR="00000000" w:rsidDel="00000000" w:rsidP="00000000" w:rsidRDefault="00000000" w:rsidRPr="00000000" w14:paraId="0000001E">
      <w:pPr>
        <w:numPr>
          <w:ilvl w:val="0"/>
          <w:numId w:val="14"/>
        </w:numPr>
        <w:spacing w:after="240" w:before="0" w:beforeAutospacing="0" w:lineRule="auto"/>
        <w:ind w:left="720" w:hanging="360"/>
      </w:pPr>
      <w:r w:rsidDel="00000000" w:rsidR="00000000" w:rsidRPr="00000000">
        <w:rPr>
          <w:rtl w:val="0"/>
        </w:rPr>
        <w:t xml:space="preserve">Evaporation Rate: 544 kg/h (1,200 lb/h) evaporation</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203801</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pcpcy5ifqx1u" w:id="5"/>
      <w:bookmarkEnd w:id="5"/>
      <w:r w:rsidDel="00000000" w:rsidR="00000000" w:rsidRPr="00000000">
        <w:rPr>
          <w:b w:val="1"/>
          <w:bCs w:val="1"/>
          <w:color w:val="000000"/>
          <w:sz w:val="22"/>
          <w:szCs w:val="22"/>
          <w:rtl w:val="0"/>
        </w:rPr>
        <w:t xml:space="preserve">Tetre Type 150 — 2,500 mm (98.4 in) chamber (</w:t>
      </w:r>
      <w:hyperlink r:id="rId20">
        <w:r w:rsidDel="00000000" w:rsidR="00000000" w:rsidRPr="00000000">
          <w:rPr>
            <w:b w:val="1"/>
            <w:bCs w:val="1"/>
            <w:color w:val="1155cc"/>
            <w:sz w:val="22"/>
            <w:szCs w:val="22"/>
            <w:u w:val="single"/>
            <w:rtl w:val="0"/>
          </w:rPr>
          <w:t xml:space="preserve">IPP# 706104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Tetre Type 150 stainless steel 304 spray dryer with 2,500 mm (98.4 in) drying chamber and 160 kg/h </w:t>
      </w:r>
      <w:r w:rsidDel="00000000" w:rsidR="00000000" w:rsidRPr="00000000">
        <w:rPr>
          <w:rtl w:val="0"/>
        </w:rPr>
        <w:t xml:space="preserve">(352.7 lb/h)</w:t>
      </w:r>
      <w:r w:rsidDel="00000000" w:rsidR="00000000" w:rsidRPr="00000000">
        <w:rPr>
          <w:rtl w:val="0"/>
        </w:rPr>
        <w:t xml:space="preserve"> evaporation rate.</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Manufacturer and Model: Tetre Type 150</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Diameter: 2,500 mm (98.4 in) chamber</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Atomizer Type: Single Fluid Pressure Nozzle</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rtl w:val="0"/>
        </w:rPr>
        <w:t xml:space="preserve">Evaporation Rate: 160 kg/h (352.7 lb/h) evaporation</w:t>
      </w:r>
    </w:p>
    <w:p w:rsidR="00000000" w:rsidDel="00000000" w:rsidP="00000000" w:rsidRDefault="00000000" w:rsidRPr="00000000" w14:paraId="00000027">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706104</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4">
        <w:r w:rsidDel="00000000" w:rsidR="00000000" w:rsidRPr="00000000">
          <w:rPr>
            <w:color w:val="1155cc"/>
            <w:u w:val="single"/>
            <w:rtl w:val="0"/>
          </w:rPr>
          <w:t xml:space="preserve">Browse All Stainless Steel Spray Dryers in Stock</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6jgtdjstyz8" w:id="6"/>
      <w:bookmarkEnd w:id="6"/>
      <w:r w:rsidDel="00000000" w:rsidR="00000000" w:rsidRPr="00000000">
        <w:rPr>
          <w:b w:val="1"/>
          <w:bCs w:val="1"/>
          <w:color w:val="000000"/>
          <w:sz w:val="26"/>
          <w:szCs w:val="26"/>
          <w:rtl w:val="0"/>
        </w:rPr>
        <w:t xml:space="preserve">Buy Used Other Spray Dryers for Sale</w:t>
      </w:r>
    </w:p>
    <w:p w:rsidR="00000000" w:rsidDel="00000000" w:rsidP="00000000" w:rsidRDefault="00000000" w:rsidRPr="00000000" w14:paraId="0000002A">
      <w:pPr>
        <w:spacing w:after="240" w:before="240" w:lineRule="auto"/>
        <w:rPr/>
      </w:pPr>
      <w:r w:rsidDel="00000000" w:rsidR="00000000" w:rsidRPr="00000000">
        <w:rPr>
          <w:rtl w:val="0"/>
        </w:rPr>
        <w:t xml:space="preserve">IPP stocks additional spray dryers where the chamber material is not separately specified in the product record. Available from Niro, Mazzoni, Bowen Engineering Inc, and other manufacturers.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bcdbt9ty8xle" w:id="7"/>
      <w:bookmarkEnd w:id="7"/>
      <w:r w:rsidDel="00000000" w:rsidR="00000000" w:rsidRPr="00000000">
        <w:rPr>
          <w:b w:val="1"/>
          <w:bCs w:val="1"/>
          <w:color w:val="000000"/>
          <w:sz w:val="22"/>
          <w:szCs w:val="22"/>
          <w:rtl w:val="0"/>
        </w:rPr>
        <w:t xml:space="preserve">[Other] Niro F10-FBC18 (</w:t>
      </w:r>
      <w:hyperlink r:id="rId25">
        <w:r w:rsidDel="00000000" w:rsidR="00000000" w:rsidRPr="00000000">
          <w:rPr>
            <w:b w:val="1"/>
            <w:bCs w:val="1"/>
            <w:color w:val="1155cc"/>
            <w:sz w:val="22"/>
            <w:szCs w:val="22"/>
            <w:u w:val="single"/>
            <w:rtl w:val="0"/>
          </w:rPr>
          <w:t xml:space="preserve">IPP# 706164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Niro F10-FBC18 spray dryer with rotary disc-wheel atomizer.</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Manufacturer and Model: Niro F10-FBC18</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Atomizer Type: Rotary Disc-Wheel</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Height: 980 mm (38.6 in) height</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1">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706164</w:t>
        </w:r>
      </w:hyperlink>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tpjw8u3sy4rj" w:id="8"/>
      <w:bookmarkEnd w:id="8"/>
      <w:r w:rsidDel="00000000" w:rsidR="00000000" w:rsidRPr="00000000">
        <w:rPr>
          <w:b w:val="1"/>
          <w:bCs w:val="1"/>
          <w:color w:val="000000"/>
          <w:sz w:val="22"/>
          <w:szCs w:val="22"/>
          <w:rtl w:val="0"/>
        </w:rPr>
        <w:t xml:space="preserve">Bowen Engineering Type CC — 431.8 mm (17 in) chamber (</w:t>
      </w:r>
      <w:hyperlink r:id="rId29">
        <w:r w:rsidDel="00000000" w:rsidR="00000000" w:rsidRPr="00000000">
          <w:rPr>
            <w:b w:val="1"/>
            <w:bCs w:val="1"/>
            <w:color w:val="1155cc"/>
            <w:sz w:val="22"/>
            <w:szCs w:val="22"/>
            <w:u w:val="single"/>
            <w:rtl w:val="0"/>
          </w:rPr>
          <w:t xml:space="preserve">IPP# 222747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Used Bowen Engineering Inc Type CC spray dryer with 431.8 mm (17 in) chamber and rotary disc-wheel atomizer.</w:t>
      </w:r>
    </w:p>
    <w:p w:rsidR="00000000" w:rsidDel="00000000" w:rsidP="00000000" w:rsidRDefault="00000000" w:rsidRPr="00000000" w14:paraId="00000034">
      <w:pPr>
        <w:numPr>
          <w:ilvl w:val="0"/>
          <w:numId w:val="13"/>
        </w:numPr>
        <w:spacing w:after="0" w:afterAutospacing="0" w:before="240" w:lineRule="auto"/>
        <w:ind w:left="720" w:hanging="360"/>
      </w:pPr>
      <w:r w:rsidDel="00000000" w:rsidR="00000000" w:rsidRPr="00000000">
        <w:rPr>
          <w:rtl w:val="0"/>
        </w:rPr>
        <w:t xml:space="preserve">Manufacturer and Model: Bowen Engineering Inc Type CC</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tl w:val="0"/>
        </w:rPr>
        <w:t xml:space="preserve">Diameter: 431.8 mm (17 in) chamber</w:t>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Atomizer Type: Rotary Disc-Wheel</w:t>
      </w:r>
    </w:p>
    <w:p w:rsidR="00000000" w:rsidDel="00000000" w:rsidP="00000000" w:rsidRDefault="00000000" w:rsidRPr="00000000" w14:paraId="00000037">
      <w:pPr>
        <w:numPr>
          <w:ilvl w:val="0"/>
          <w:numId w:val="1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8">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222747</w:t>
        </w:r>
      </w:hyperlink>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wpr8b6u77njj" w:id="9"/>
      <w:bookmarkEnd w:id="9"/>
      <w:r w:rsidDel="00000000" w:rsidR="00000000" w:rsidRPr="00000000">
        <w:rPr>
          <w:b w:val="1"/>
          <w:bCs w:val="1"/>
          <w:color w:val="000000"/>
          <w:sz w:val="22"/>
          <w:szCs w:val="22"/>
          <w:rtl w:val="0"/>
        </w:rPr>
        <w:t xml:space="preserve">Mazzoni Spray Dryer (</w:t>
      </w:r>
      <w:hyperlink r:id="rId33">
        <w:r w:rsidDel="00000000" w:rsidR="00000000" w:rsidRPr="00000000">
          <w:rPr>
            <w:b w:val="1"/>
            <w:bCs w:val="1"/>
            <w:color w:val="1155cc"/>
            <w:sz w:val="22"/>
            <w:szCs w:val="22"/>
            <w:u w:val="single"/>
            <w:rtl w:val="0"/>
          </w:rPr>
          <w:t xml:space="preserve">IPP# 237065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Used Mazzoni spray dryer offered in used condition.</w:t>
      </w:r>
    </w:p>
    <w:p w:rsidR="00000000" w:rsidDel="00000000" w:rsidP="00000000" w:rsidRDefault="00000000" w:rsidRPr="00000000" w14:paraId="0000003B">
      <w:pPr>
        <w:numPr>
          <w:ilvl w:val="0"/>
          <w:numId w:val="22"/>
        </w:numPr>
        <w:spacing w:after="0" w:afterAutospacing="0" w:before="240" w:lineRule="auto"/>
        <w:ind w:left="720" w:hanging="360"/>
      </w:pPr>
      <w:r w:rsidDel="00000000" w:rsidR="00000000" w:rsidRPr="00000000">
        <w:rPr>
          <w:rtl w:val="0"/>
        </w:rPr>
        <w:t xml:space="preserve">Manufacturer: Mazzoni</w:t>
      </w:r>
    </w:p>
    <w:p w:rsidR="00000000" w:rsidDel="00000000" w:rsidP="00000000" w:rsidRDefault="00000000" w:rsidRPr="00000000" w14:paraId="0000003C">
      <w:pPr>
        <w:numPr>
          <w:ilvl w:val="0"/>
          <w:numId w:val="22"/>
        </w:numPr>
        <w:spacing w:after="0" w:afterAutospacing="0" w:before="0" w:beforeAutospacing="0" w:lineRule="auto"/>
        <w:ind w:left="720" w:hanging="360"/>
      </w:pPr>
      <w:r w:rsidDel="00000000" w:rsidR="00000000" w:rsidRPr="00000000">
        <w:rPr>
          <w:rtl w:val="0"/>
        </w:rPr>
        <w:t xml:space="preserve">Type: Dryer-Spray</w:t>
      </w:r>
    </w:p>
    <w:p w:rsidR="00000000" w:rsidDel="00000000" w:rsidP="00000000" w:rsidRDefault="00000000" w:rsidRPr="00000000" w14:paraId="0000003D">
      <w:pPr>
        <w:numPr>
          <w:ilvl w:val="0"/>
          <w:numId w:val="2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E">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237065</w:t>
        </w:r>
      </w:hyperlink>
      <w:r w:rsidDel="00000000" w:rsidR="00000000" w:rsidRPr="00000000">
        <w:rPr>
          <w:rtl w:val="0"/>
        </w:rPr>
      </w:r>
    </w:p>
    <w:p w:rsidR="00000000" w:rsidDel="00000000" w:rsidP="00000000" w:rsidRDefault="00000000" w:rsidRPr="00000000" w14:paraId="0000003F">
      <w:pPr>
        <w:spacing w:after="240" w:before="240" w:lineRule="auto"/>
        <w:rPr>
          <w:color w:val="1155cc"/>
          <w:u w:val="single"/>
        </w:rPr>
      </w:pPr>
      <w:hyperlink r:id="rId37">
        <w:r w:rsidDel="00000000" w:rsidR="00000000" w:rsidRPr="00000000">
          <w:rPr>
            <w:color w:val="1155cc"/>
            <w:u w:val="single"/>
            <w:rtl w:val="0"/>
          </w:rPr>
          <w:t xml:space="preserve">Browse All Other Spray Dryers in Stock</w:t>
        </w:r>
      </w:hyperlink>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uxf0e7lne5zf" w:id="10"/>
      <w:bookmarkEnd w:id="10"/>
      <w:r w:rsidDel="00000000" w:rsidR="00000000" w:rsidRPr="00000000">
        <w:rPr>
          <w:b w:val="1"/>
          <w:bCs w:val="1"/>
          <w:sz w:val="34"/>
          <w:szCs w:val="34"/>
          <w:rtl w:val="0"/>
        </w:rPr>
        <w:t xml:space="preserve">Buy Used Spray Dryers for Sale by Manufacturer</w:t>
      </w:r>
    </w:p>
    <w:p w:rsidR="00000000" w:rsidDel="00000000" w:rsidP="00000000" w:rsidRDefault="00000000" w:rsidRPr="00000000" w14:paraId="00000042">
      <w:pPr>
        <w:spacing w:after="240" w:before="240" w:lineRule="auto"/>
        <w:rPr/>
      </w:pPr>
      <w:r w:rsidDel="00000000" w:rsidR="00000000" w:rsidRPr="00000000">
        <w:rPr>
          <w:rtl w:val="0"/>
        </w:rPr>
        <w:t xml:space="preserve">IPP stocks spray dryers from a wide range of manufacturers, with Niro and Mazzoni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k9e8zptig822" w:id="11"/>
      <w:bookmarkEnd w:id="11"/>
      <w:r w:rsidDel="00000000" w:rsidR="00000000" w:rsidRPr="00000000">
        <w:rPr>
          <w:b w:val="1"/>
          <w:bCs w:val="1"/>
          <w:color w:val="000000"/>
          <w:sz w:val="26"/>
          <w:szCs w:val="26"/>
          <w:rtl w:val="0"/>
        </w:rPr>
        <w:t xml:space="preserve">Buy Used Niro Spray Dryers for Sale</w:t>
      </w:r>
    </w:p>
    <w:p w:rsidR="00000000" w:rsidDel="00000000" w:rsidP="00000000" w:rsidRDefault="00000000" w:rsidRPr="00000000" w14:paraId="00000044">
      <w:pPr>
        <w:spacing w:after="240" w:before="240" w:lineRule="auto"/>
        <w:rPr/>
      </w:pPr>
      <w:r w:rsidDel="00000000" w:rsidR="00000000" w:rsidRPr="00000000">
        <w:rPr>
          <w:rtl w:val="0"/>
        </w:rPr>
        <w:t xml:space="preserve">Niro (GEA Niro) is the deepest single-manufacturer position in IPP's spray dryer inventory. Available model families include F10, F35H, F60, FSD, SD, TS, and Utility Unit chambers, all in used condition.</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4sdqu2lefhw6" w:id="12"/>
      <w:bookmarkEnd w:id="12"/>
      <w:r w:rsidDel="00000000" w:rsidR="00000000" w:rsidRPr="00000000">
        <w:rPr>
          <w:b w:val="1"/>
          <w:bCs w:val="1"/>
          <w:color w:val="000000"/>
          <w:sz w:val="22"/>
          <w:szCs w:val="22"/>
          <w:rtl w:val="0"/>
        </w:rPr>
        <w:t xml:space="preserve">[Niro FSD Series] Niro FSD-0050-N — 3,000 mm (118.1 in) chamber (</w:t>
      </w:r>
      <w:hyperlink r:id="rId38">
        <w:r w:rsidDel="00000000" w:rsidR="00000000" w:rsidRPr="00000000">
          <w:rPr>
            <w:b w:val="1"/>
            <w:bCs w:val="1"/>
            <w:color w:val="1155cc"/>
            <w:sz w:val="22"/>
            <w:szCs w:val="22"/>
            <w:u w:val="single"/>
            <w:rtl w:val="0"/>
          </w:rPr>
          <w:t xml:space="preserve">IPP# 706100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Used Niro FSD-0050-N stainless steel 316 spray dryer with 3,000 mm (118.1 in) chamber and 250 </w:t>
      </w: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(482 °F)</w:t>
      </w:r>
      <w:r w:rsidDel="00000000" w:rsidR="00000000" w:rsidRPr="00000000">
        <w:rPr>
          <w:rtl w:val="0"/>
        </w:rPr>
        <w:t xml:space="preserve"> inlet temperature.</w:t>
      </w:r>
    </w:p>
    <w:p w:rsidR="00000000" w:rsidDel="00000000" w:rsidP="00000000" w:rsidRDefault="00000000" w:rsidRPr="00000000" w14:paraId="00000047">
      <w:pPr>
        <w:numPr>
          <w:ilvl w:val="0"/>
          <w:numId w:val="18"/>
        </w:numPr>
        <w:spacing w:after="0" w:afterAutospacing="0" w:before="240" w:lineRule="auto"/>
        <w:ind w:left="720" w:hanging="360"/>
      </w:pPr>
      <w:r w:rsidDel="00000000" w:rsidR="00000000" w:rsidRPr="00000000">
        <w:rPr>
          <w:rtl w:val="0"/>
        </w:rPr>
        <w:t xml:space="preserve">Manufacturer and Model: Niro FSD-0050-N</w:t>
      </w:r>
    </w:p>
    <w:p w:rsidR="00000000" w:rsidDel="00000000" w:rsidP="00000000" w:rsidRDefault="00000000" w:rsidRPr="00000000" w14:paraId="00000048">
      <w:pPr>
        <w:numPr>
          <w:ilvl w:val="0"/>
          <w:numId w:val="18"/>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49">
      <w:pPr>
        <w:numPr>
          <w:ilvl w:val="0"/>
          <w:numId w:val="18"/>
        </w:numPr>
        <w:spacing w:after="0" w:afterAutospacing="0" w:before="0" w:beforeAutospacing="0" w:lineRule="auto"/>
        <w:ind w:left="720" w:hanging="360"/>
      </w:pPr>
      <w:r w:rsidDel="00000000" w:rsidR="00000000" w:rsidRPr="00000000">
        <w:rPr>
          <w:rtl w:val="0"/>
        </w:rPr>
        <w:t xml:space="preserve">Diameter: 3,000 mm (118.1 in) chamber</w:t>
      </w:r>
    </w:p>
    <w:p w:rsidR="00000000" w:rsidDel="00000000" w:rsidP="00000000" w:rsidRDefault="00000000" w:rsidRPr="00000000" w14:paraId="0000004A">
      <w:pPr>
        <w:numPr>
          <w:ilvl w:val="0"/>
          <w:numId w:val="18"/>
        </w:numPr>
        <w:spacing w:after="0" w:afterAutospacing="0" w:before="0" w:beforeAutospacing="0" w:lineRule="auto"/>
        <w:ind w:left="720" w:hanging="360"/>
      </w:pPr>
      <w:r w:rsidDel="00000000" w:rsidR="00000000" w:rsidRPr="00000000">
        <w:rPr>
          <w:rtl w:val="0"/>
        </w:rPr>
        <w:t xml:space="preserve">Inlet Temperature: 250 °C (482 °F) inlet</w:t>
      </w:r>
    </w:p>
    <w:p w:rsidR="00000000" w:rsidDel="00000000" w:rsidP="00000000" w:rsidRDefault="00000000" w:rsidRPr="00000000" w14:paraId="0000004B">
      <w:pPr>
        <w:numPr>
          <w:ilvl w:val="0"/>
          <w:numId w:val="18"/>
        </w:numPr>
        <w:spacing w:after="240" w:before="0" w:beforeAutospacing="0" w:lineRule="auto"/>
        <w:ind w:left="720" w:hanging="360"/>
      </w:pPr>
      <w:r w:rsidDel="00000000" w:rsidR="00000000" w:rsidRPr="00000000">
        <w:rPr>
          <w:rtl w:val="0"/>
        </w:rPr>
        <w:t xml:space="preserve">Evaporation Rate: 350 kg/h (772 lb/h) evaporation</w:t>
      </w:r>
    </w:p>
    <w:p w:rsidR="00000000" w:rsidDel="00000000" w:rsidP="00000000" w:rsidRDefault="00000000" w:rsidRPr="00000000" w14:paraId="0000004C">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706100</w:t>
        </w:r>
      </w:hyperlink>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x2smkzx4ugke" w:id="13"/>
      <w:bookmarkEnd w:id="13"/>
      <w:r w:rsidDel="00000000" w:rsidR="00000000" w:rsidRPr="00000000">
        <w:rPr>
          <w:b w:val="1"/>
          <w:bCs w:val="1"/>
          <w:color w:val="000000"/>
          <w:sz w:val="22"/>
          <w:szCs w:val="22"/>
          <w:rtl w:val="0"/>
        </w:rPr>
        <w:t xml:space="preserve">Niro SD-25 N-R — 3,400 mm (133.9 in) chamber (</w:t>
      </w:r>
      <w:hyperlink r:id="rId42">
        <w:r w:rsidDel="00000000" w:rsidR="00000000" w:rsidRPr="00000000">
          <w:rPr>
            <w:b w:val="1"/>
            <w:bCs w:val="1"/>
            <w:color w:val="1155cc"/>
            <w:sz w:val="22"/>
            <w:szCs w:val="22"/>
            <w:u w:val="single"/>
            <w:rtl w:val="0"/>
          </w:rPr>
          <w:t xml:space="preserve">IPP# 207374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Used Niro SD-25 N-R stainless steel 304 spray dryer with 3,400 mm (133.9 in) chamber and 435 </w:t>
      </w: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(815 °F)</w:t>
      </w:r>
      <w:r w:rsidDel="00000000" w:rsidR="00000000" w:rsidRPr="00000000">
        <w:rPr>
          <w:rtl w:val="0"/>
        </w:rPr>
        <w:t xml:space="preserve"> inlet temperature.</w:t>
      </w:r>
    </w:p>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rtl w:val="0"/>
        </w:rPr>
        <w:t xml:space="preserve">Manufacturer and Model: Niro SD-25 N-R</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Diameter: 3,400 mm (133.9 in) chamber</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Atomizer Type: Rotary Disc-Wheel</w:t>
      </w:r>
    </w:p>
    <w:p w:rsidR="00000000" w:rsidDel="00000000" w:rsidP="00000000" w:rsidRDefault="00000000" w:rsidRPr="00000000" w14:paraId="00000053">
      <w:pPr>
        <w:numPr>
          <w:ilvl w:val="0"/>
          <w:numId w:val="8"/>
        </w:numPr>
        <w:spacing w:after="240" w:before="0" w:beforeAutospacing="0" w:lineRule="auto"/>
        <w:ind w:left="720" w:hanging="360"/>
      </w:pPr>
      <w:r w:rsidDel="00000000" w:rsidR="00000000" w:rsidRPr="00000000">
        <w:rPr>
          <w:rtl w:val="0"/>
        </w:rPr>
        <w:t xml:space="preserve">Inlet Temperature: 435 °C (815 °F) inlet</w:t>
      </w:r>
    </w:p>
    <w:p w:rsidR="00000000" w:rsidDel="00000000" w:rsidP="00000000" w:rsidRDefault="00000000" w:rsidRPr="00000000" w14:paraId="00000054">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207374</w:t>
        </w:r>
      </w:hyperlink>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furdyh1kwptb" w:id="14"/>
      <w:bookmarkEnd w:id="14"/>
      <w:r w:rsidDel="00000000" w:rsidR="00000000" w:rsidRPr="00000000">
        <w:rPr>
          <w:b w:val="1"/>
          <w:bCs w:val="1"/>
          <w:color w:val="000000"/>
          <w:sz w:val="22"/>
          <w:szCs w:val="22"/>
          <w:rtl w:val="0"/>
        </w:rPr>
        <w:t xml:space="preserve">Niro Utility Unit — 1,200 mm (47.2 in) chamber (</w:t>
      </w:r>
      <w:hyperlink r:id="rId46">
        <w:r w:rsidDel="00000000" w:rsidR="00000000" w:rsidRPr="00000000">
          <w:rPr>
            <w:b w:val="1"/>
            <w:bCs w:val="1"/>
            <w:color w:val="1155cc"/>
            <w:sz w:val="22"/>
            <w:szCs w:val="22"/>
            <w:u w:val="single"/>
            <w:rtl w:val="0"/>
          </w:rPr>
          <w:t xml:space="preserve">IPP# 232742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Used Niro Utility Unit stainless steel 304 spray dryer with 1,200 mm (47.2 in) chamber and single fluid pressure nozzle atomizer.</w:t>
      </w:r>
    </w:p>
    <w:p w:rsidR="00000000" w:rsidDel="00000000" w:rsidP="00000000" w:rsidRDefault="00000000" w:rsidRPr="00000000" w14:paraId="00000057">
      <w:pPr>
        <w:numPr>
          <w:ilvl w:val="0"/>
          <w:numId w:val="7"/>
        </w:numPr>
        <w:spacing w:after="0" w:afterAutospacing="0" w:before="240" w:lineRule="auto"/>
        <w:ind w:left="720" w:hanging="360"/>
      </w:pPr>
      <w:r w:rsidDel="00000000" w:rsidR="00000000" w:rsidRPr="00000000">
        <w:rPr>
          <w:rtl w:val="0"/>
        </w:rPr>
        <w:t xml:space="preserve">Manufacturer and Model: Niro Utility Unit</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Diameter: 1,200 mm (48 in) chamber</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Atomizer Type: Single Fluid Pressure Nozzle</w:t>
      </w:r>
    </w:p>
    <w:p w:rsidR="00000000" w:rsidDel="00000000" w:rsidP="00000000" w:rsidRDefault="00000000" w:rsidRPr="00000000" w14:paraId="0000005B">
      <w:pPr>
        <w:numPr>
          <w:ilvl w:val="0"/>
          <w:numId w:val="7"/>
        </w:numPr>
        <w:spacing w:after="240" w:before="0" w:beforeAutospacing="0" w:lineRule="auto"/>
        <w:ind w:left="720" w:hanging="360"/>
      </w:pPr>
      <w:r w:rsidDel="00000000" w:rsidR="00000000" w:rsidRPr="00000000">
        <w:rPr>
          <w:rtl w:val="0"/>
        </w:rPr>
        <w:t xml:space="preserve">Evaporation Rate: 9.1 kg/h (20 lb/h) evaporation</w:t>
      </w:r>
    </w:p>
    <w:p w:rsidR="00000000" w:rsidDel="00000000" w:rsidP="00000000" w:rsidRDefault="00000000" w:rsidRPr="00000000" w14:paraId="0000005C">
      <w:pPr>
        <w:spacing w:after="240" w:before="240" w:lineRule="auto"/>
        <w:rPr>
          <w:color w:val="1155cc"/>
          <w:u w:val="single"/>
        </w:rPr>
      </w:pPr>
      <w:hyperlink r:id="rId47">
        <w:r w:rsidDel="00000000" w:rsidR="00000000" w:rsidRPr="00000000">
          <w:rPr>
            <w:color w:val="1155cc"/>
            <w:u w:val="single"/>
            <w:rtl w:val="0"/>
          </w:rPr>
          <w:t xml:space="preserve">Request Specs</w:t>
        </w:r>
      </w:hyperlink>
      <w:r w:rsidDel="00000000" w:rsidR="00000000" w:rsidRPr="00000000">
        <w:rPr>
          <w:rtl w:val="0"/>
        </w:rPr>
        <w:t xml:space="preserve"> |</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View IPP# 232742</w:t>
        </w:r>
      </w:hyperlink>
      <w:r w:rsidDel="00000000" w:rsidR="00000000" w:rsidRPr="00000000">
        <w:rPr>
          <w:rtl w:val="0"/>
        </w:rPr>
      </w:r>
    </w:p>
    <w:p w:rsidR="00000000" w:rsidDel="00000000" w:rsidP="00000000" w:rsidRDefault="00000000" w:rsidRPr="00000000" w14:paraId="0000005D">
      <w:pPr>
        <w:spacing w:after="240" w:before="240" w:lineRule="auto"/>
        <w:rPr>
          <w:color w:val="1155cc"/>
          <w:u w:val="single"/>
        </w:rPr>
      </w:pPr>
      <w:hyperlink r:id="rId50">
        <w:r w:rsidDel="00000000" w:rsidR="00000000" w:rsidRPr="00000000">
          <w:rPr>
            <w:color w:val="1155cc"/>
            <w:u w:val="single"/>
            <w:rtl w:val="0"/>
          </w:rPr>
          <w:t xml:space="preserve">Browse All Niro Spray Dryers in Stock</w:t>
        </w:r>
      </w:hyperlink>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axwcolyo7z54" w:id="15"/>
      <w:bookmarkEnd w:id="15"/>
      <w:r w:rsidDel="00000000" w:rsidR="00000000" w:rsidRPr="00000000">
        <w:rPr>
          <w:b w:val="1"/>
          <w:bCs w:val="1"/>
          <w:color w:val="000000"/>
          <w:sz w:val="26"/>
          <w:szCs w:val="26"/>
          <w:rtl w:val="0"/>
        </w:rPr>
        <w:t xml:space="preserve">Buy Used Mazzoni Spray Dryers for Sale</w:t>
      </w:r>
    </w:p>
    <w:p w:rsidR="00000000" w:rsidDel="00000000" w:rsidP="00000000" w:rsidRDefault="00000000" w:rsidRPr="00000000" w14:paraId="0000005F">
      <w:pPr>
        <w:spacing w:after="240" w:before="240" w:lineRule="auto"/>
        <w:rPr/>
      </w:pPr>
      <w:r w:rsidDel="00000000" w:rsidR="00000000" w:rsidRPr="00000000">
        <w:rPr>
          <w:rtl w:val="0"/>
        </w:rPr>
        <w:t xml:space="preserve">Mazzoni is a recurring OEM position in IPP's spray dryer inventory, with multiple units available in used condition. Mazzoni is well known to soap and oleochemical processors and is offered here on a quote basis.</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z0vxezhd5ub4" w:id="16"/>
      <w:bookmarkEnd w:id="16"/>
      <w:r w:rsidDel="00000000" w:rsidR="00000000" w:rsidRPr="00000000">
        <w:rPr>
          <w:b w:val="1"/>
          <w:bCs w:val="1"/>
          <w:color w:val="000000"/>
          <w:sz w:val="22"/>
          <w:szCs w:val="22"/>
          <w:rtl w:val="0"/>
        </w:rPr>
        <w:t xml:space="preserve">[Mazzoni] Mazzoni Spray Dryer (IPP# 237065) (</w:t>
      </w:r>
      <w:hyperlink r:id="rId51">
        <w:r w:rsidDel="00000000" w:rsidR="00000000" w:rsidRPr="00000000">
          <w:rPr>
            <w:b w:val="1"/>
            <w:bCs w:val="1"/>
            <w:color w:val="1155cc"/>
            <w:sz w:val="22"/>
            <w:szCs w:val="22"/>
            <w:u w:val="single"/>
            <w:rtl w:val="0"/>
          </w:rPr>
          <w:t xml:space="preserve">IPP# 237065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Used Mazzoni spray dryer offered in used condition.</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tl w:val="0"/>
        </w:rPr>
        <w:t xml:space="preserve">Manufacturer: Mazzoni</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Type: Dryer-Spray</w:t>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5">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237065</w:t>
        </w:r>
      </w:hyperlink>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d4rkakjeyxax" w:id="17"/>
      <w:bookmarkEnd w:id="17"/>
      <w:r w:rsidDel="00000000" w:rsidR="00000000" w:rsidRPr="00000000">
        <w:rPr>
          <w:b w:val="1"/>
          <w:bCs w:val="1"/>
          <w:color w:val="000000"/>
          <w:sz w:val="22"/>
          <w:szCs w:val="22"/>
          <w:rtl w:val="0"/>
        </w:rPr>
        <w:t xml:space="preserve">Mazzoni Spray Dryer (IPP# 237066) (</w:t>
      </w:r>
      <w:hyperlink r:id="rId55">
        <w:r w:rsidDel="00000000" w:rsidR="00000000" w:rsidRPr="00000000">
          <w:rPr>
            <w:b w:val="1"/>
            <w:bCs w:val="1"/>
            <w:color w:val="1155cc"/>
            <w:sz w:val="22"/>
            <w:szCs w:val="22"/>
            <w:u w:val="single"/>
            <w:rtl w:val="0"/>
          </w:rPr>
          <w:t xml:space="preserve">IPP# 237066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Used Mazzoni spray dryer offered in used condition.</w:t>
      </w:r>
    </w:p>
    <w:p w:rsidR="00000000" w:rsidDel="00000000" w:rsidP="00000000" w:rsidRDefault="00000000" w:rsidRPr="00000000" w14:paraId="00000068">
      <w:pPr>
        <w:numPr>
          <w:ilvl w:val="0"/>
          <w:numId w:val="16"/>
        </w:numPr>
        <w:spacing w:after="0" w:afterAutospacing="0" w:before="240" w:lineRule="auto"/>
        <w:ind w:left="720" w:hanging="360"/>
      </w:pPr>
      <w:r w:rsidDel="00000000" w:rsidR="00000000" w:rsidRPr="00000000">
        <w:rPr>
          <w:rtl w:val="0"/>
        </w:rPr>
        <w:t xml:space="preserve">Manufacturer: Mazzoni</w:t>
      </w:r>
    </w:p>
    <w:p w:rsidR="00000000" w:rsidDel="00000000" w:rsidP="00000000" w:rsidRDefault="00000000" w:rsidRPr="00000000" w14:paraId="00000069">
      <w:pPr>
        <w:numPr>
          <w:ilvl w:val="0"/>
          <w:numId w:val="16"/>
        </w:numPr>
        <w:spacing w:after="0" w:afterAutospacing="0" w:before="0" w:beforeAutospacing="0" w:lineRule="auto"/>
        <w:ind w:left="720" w:hanging="360"/>
      </w:pPr>
      <w:r w:rsidDel="00000000" w:rsidR="00000000" w:rsidRPr="00000000">
        <w:rPr>
          <w:rtl w:val="0"/>
        </w:rPr>
        <w:t xml:space="preserve">Type: Dryer-Spray</w:t>
      </w:r>
    </w:p>
    <w:p w:rsidR="00000000" w:rsidDel="00000000" w:rsidP="00000000" w:rsidRDefault="00000000" w:rsidRPr="00000000" w14:paraId="0000006A">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B">
      <w:pPr>
        <w:spacing w:after="240" w:before="240" w:lineRule="auto"/>
        <w:rPr>
          <w:color w:val="1155cc"/>
          <w:u w:val="single"/>
        </w:rPr>
      </w:pPr>
      <w:hyperlink r:id="rId56">
        <w:r w:rsidDel="00000000" w:rsidR="00000000" w:rsidRPr="00000000">
          <w:rPr>
            <w:color w:val="1155cc"/>
            <w:u w:val="single"/>
            <w:rtl w:val="0"/>
          </w:rPr>
          <w:t xml:space="preserve">Request Specs</w:t>
        </w:r>
      </w:hyperlink>
      <w:r w:rsidDel="00000000" w:rsidR="00000000" w:rsidRPr="00000000">
        <w:rPr>
          <w:rtl w:val="0"/>
        </w:rPr>
        <w:t xml:space="preserve"> |</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View IPP# 237066</w:t>
        </w:r>
      </w:hyperlink>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mseo8ie6fwf5" w:id="18"/>
      <w:bookmarkEnd w:id="18"/>
      <w:r w:rsidDel="00000000" w:rsidR="00000000" w:rsidRPr="00000000">
        <w:rPr>
          <w:b w:val="1"/>
          <w:bCs w:val="1"/>
          <w:color w:val="000000"/>
          <w:sz w:val="22"/>
          <w:szCs w:val="22"/>
          <w:rtl w:val="0"/>
        </w:rPr>
        <w:t xml:space="preserve">Mazzoni Spray Dryer (IPP# 237067) (</w:t>
      </w:r>
      <w:hyperlink r:id="rId59">
        <w:r w:rsidDel="00000000" w:rsidR="00000000" w:rsidRPr="00000000">
          <w:rPr>
            <w:b w:val="1"/>
            <w:bCs w:val="1"/>
            <w:color w:val="1155cc"/>
            <w:sz w:val="22"/>
            <w:szCs w:val="22"/>
            <w:u w:val="single"/>
            <w:rtl w:val="0"/>
          </w:rPr>
          <w:t xml:space="preserve">IPP# 237067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Used Mazzoni spray dryer offered in used condition.</w:t>
      </w:r>
    </w:p>
    <w:p w:rsidR="00000000" w:rsidDel="00000000" w:rsidP="00000000" w:rsidRDefault="00000000" w:rsidRPr="00000000" w14:paraId="0000006E">
      <w:pPr>
        <w:numPr>
          <w:ilvl w:val="0"/>
          <w:numId w:val="21"/>
        </w:numPr>
        <w:spacing w:after="0" w:afterAutospacing="0" w:before="240" w:lineRule="auto"/>
        <w:ind w:left="720" w:hanging="360"/>
      </w:pPr>
      <w:r w:rsidDel="00000000" w:rsidR="00000000" w:rsidRPr="00000000">
        <w:rPr>
          <w:rtl w:val="0"/>
        </w:rPr>
        <w:t xml:space="preserve">Manufacturer: Mazzoni</w:t>
      </w:r>
    </w:p>
    <w:p w:rsidR="00000000" w:rsidDel="00000000" w:rsidP="00000000" w:rsidRDefault="00000000" w:rsidRPr="00000000" w14:paraId="0000006F">
      <w:pPr>
        <w:numPr>
          <w:ilvl w:val="0"/>
          <w:numId w:val="21"/>
        </w:numPr>
        <w:spacing w:after="0" w:afterAutospacing="0" w:before="0" w:beforeAutospacing="0" w:lineRule="auto"/>
        <w:ind w:left="720" w:hanging="360"/>
      </w:pPr>
      <w:r w:rsidDel="00000000" w:rsidR="00000000" w:rsidRPr="00000000">
        <w:rPr>
          <w:rtl w:val="0"/>
        </w:rPr>
        <w:t xml:space="preserve">Type: Dryer-Spray</w:t>
      </w:r>
    </w:p>
    <w:p w:rsidR="00000000" w:rsidDel="00000000" w:rsidP="00000000" w:rsidRDefault="00000000" w:rsidRPr="00000000" w14:paraId="00000070">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1">
      <w:pPr>
        <w:spacing w:after="240" w:before="240" w:lineRule="auto"/>
        <w:rPr>
          <w:color w:val="1155cc"/>
          <w:u w:val="single"/>
        </w:rPr>
      </w:pPr>
      <w:hyperlink r:id="rId60">
        <w:r w:rsidDel="00000000" w:rsidR="00000000" w:rsidRPr="00000000">
          <w:rPr>
            <w:color w:val="1155cc"/>
            <w:u w:val="single"/>
            <w:rtl w:val="0"/>
          </w:rPr>
          <w:t xml:space="preserve">Request Specs</w:t>
        </w:r>
      </w:hyperlink>
      <w:r w:rsidDel="00000000" w:rsidR="00000000" w:rsidRPr="00000000">
        <w:rPr>
          <w:rtl w:val="0"/>
        </w:rPr>
        <w:t xml:space="preserve"> |</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View IPP# 237067</w:t>
        </w:r>
      </w:hyperlink>
      <w:r w:rsidDel="00000000" w:rsidR="00000000" w:rsidRPr="00000000">
        <w:rPr>
          <w:rtl w:val="0"/>
        </w:rPr>
      </w:r>
    </w:p>
    <w:p w:rsidR="00000000" w:rsidDel="00000000" w:rsidP="00000000" w:rsidRDefault="00000000" w:rsidRPr="00000000" w14:paraId="00000072">
      <w:pPr>
        <w:spacing w:after="240" w:before="240" w:lineRule="auto"/>
        <w:rPr>
          <w:color w:val="1155cc"/>
          <w:u w:val="single"/>
        </w:rPr>
      </w:pPr>
      <w:hyperlink r:id="rId63">
        <w:r w:rsidDel="00000000" w:rsidR="00000000" w:rsidRPr="00000000">
          <w:rPr>
            <w:color w:val="1155cc"/>
            <w:u w:val="single"/>
            <w:rtl w:val="0"/>
          </w:rPr>
          <w:t xml:space="preserve">Browse All Mazzoni Spray Dryers in Stock</w:t>
        </w:r>
      </w:hyperlink>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feul5ue96nhu" w:id="19"/>
      <w:bookmarkEnd w:id="19"/>
      <w:r w:rsidDel="00000000" w:rsidR="00000000" w:rsidRPr="00000000">
        <w:rPr>
          <w:b w:val="1"/>
          <w:bCs w:val="1"/>
          <w:color w:val="000000"/>
          <w:sz w:val="26"/>
          <w:szCs w:val="26"/>
          <w:rtl w:val="0"/>
        </w:rPr>
        <w:t xml:space="preserve">Buy Used Spray Dryers from Other Manufacturers for Sale</w:t>
      </w:r>
    </w:p>
    <w:p w:rsidR="00000000" w:rsidDel="00000000" w:rsidP="00000000" w:rsidRDefault="00000000" w:rsidRPr="00000000" w14:paraId="00000074">
      <w:pPr>
        <w:spacing w:after="240" w:before="240" w:lineRule="auto"/>
        <w:rPr/>
      </w:pPr>
      <w:r w:rsidDel="00000000" w:rsidR="00000000" w:rsidRPr="00000000">
        <w:rPr>
          <w:rtl w:val="0"/>
        </w:rPr>
        <w:t xml:space="preserve">IPP also stocks spray dryers from Tetre, Anhydro, APV Anhydro, and Bowen Engineering Inc. These OEMs cover sanitary food, dairy, flavor, and pharmaceutical drying duties.</w:t>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xz9mxg23l2n1" w:id="20"/>
      <w:bookmarkEnd w:id="20"/>
      <w:r w:rsidDel="00000000" w:rsidR="00000000" w:rsidRPr="00000000">
        <w:rPr>
          <w:b w:val="1"/>
          <w:bCs w:val="1"/>
          <w:color w:val="000000"/>
          <w:sz w:val="22"/>
          <w:szCs w:val="22"/>
          <w:rtl w:val="0"/>
        </w:rPr>
        <w:t xml:space="preserve">[Tetre Type 150] Tetre Type 150 — 2,500 mm (98.4 in) chamber (</w:t>
      </w:r>
      <w:hyperlink r:id="rId64">
        <w:r w:rsidDel="00000000" w:rsidR="00000000" w:rsidRPr="00000000">
          <w:rPr>
            <w:b w:val="1"/>
            <w:bCs w:val="1"/>
            <w:color w:val="1155cc"/>
            <w:sz w:val="22"/>
            <w:szCs w:val="22"/>
            <w:u w:val="single"/>
            <w:rtl w:val="0"/>
          </w:rPr>
          <w:t xml:space="preserve">IPP# 706104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Used Tetre Type 150 stainless steel 304 spray dryer with 2,500 mm (98.4 in) chamber and 8,000 m3/h </w:t>
      </w:r>
      <w:r w:rsidDel="00000000" w:rsidR="00000000" w:rsidRPr="00000000">
        <w:rPr>
          <w:rtl w:val="0"/>
        </w:rPr>
        <w:t xml:space="preserve">(4,700 CFM)</w:t>
      </w:r>
      <w:r w:rsidDel="00000000" w:rsidR="00000000" w:rsidRPr="00000000">
        <w:rPr>
          <w:rtl w:val="0"/>
        </w:rPr>
        <w:t xml:space="preserve"> air flow rate.</w:t>
      </w:r>
    </w:p>
    <w:p w:rsidR="00000000" w:rsidDel="00000000" w:rsidP="00000000" w:rsidRDefault="00000000" w:rsidRPr="00000000" w14:paraId="00000077">
      <w:pPr>
        <w:numPr>
          <w:ilvl w:val="0"/>
          <w:numId w:val="10"/>
        </w:numPr>
        <w:spacing w:after="0" w:afterAutospacing="0" w:before="240" w:lineRule="auto"/>
        <w:ind w:left="720" w:hanging="360"/>
      </w:pPr>
      <w:r w:rsidDel="00000000" w:rsidR="00000000" w:rsidRPr="00000000">
        <w:rPr>
          <w:rtl w:val="0"/>
        </w:rPr>
        <w:t xml:space="preserve">Manufacturer and Model: Tetre Type 150</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Diameter: 2,500 mm (98.4 in) chamber</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Atomizer Type: Single Fluid Pressure Nozzle</w:t>
      </w:r>
    </w:p>
    <w:p w:rsidR="00000000" w:rsidDel="00000000" w:rsidP="00000000" w:rsidRDefault="00000000" w:rsidRPr="00000000" w14:paraId="0000007B">
      <w:pPr>
        <w:numPr>
          <w:ilvl w:val="0"/>
          <w:numId w:val="10"/>
        </w:numPr>
        <w:spacing w:after="240" w:before="0" w:beforeAutospacing="0" w:lineRule="auto"/>
        <w:ind w:left="720" w:hanging="360"/>
      </w:pPr>
      <w:r w:rsidDel="00000000" w:rsidR="00000000" w:rsidRPr="00000000">
        <w:rPr>
          <w:rtl w:val="0"/>
        </w:rPr>
        <w:t xml:space="preserve">Air Flow Rate: 8,000 m3/h (4,700 CFM) air flow</w:t>
      </w:r>
    </w:p>
    <w:p w:rsidR="00000000" w:rsidDel="00000000" w:rsidP="00000000" w:rsidRDefault="00000000" w:rsidRPr="00000000" w14:paraId="0000007C">
      <w:pPr>
        <w:spacing w:after="240" w:before="240" w:lineRule="auto"/>
        <w:rPr>
          <w:color w:val="1155cc"/>
          <w:u w:val="single"/>
        </w:rPr>
      </w:pPr>
      <w:hyperlink r:id="rId65">
        <w:r w:rsidDel="00000000" w:rsidR="00000000" w:rsidRPr="00000000">
          <w:rPr>
            <w:color w:val="1155cc"/>
            <w:u w:val="single"/>
            <w:rtl w:val="0"/>
          </w:rPr>
          <w:t xml:space="preserve">Request Specs</w:t>
        </w:r>
      </w:hyperlink>
      <w:r w:rsidDel="00000000" w:rsidR="00000000" w:rsidRPr="00000000">
        <w:rPr>
          <w:rtl w:val="0"/>
        </w:rPr>
        <w:t xml:space="preserve"> |</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View IPP# 706104</w:t>
        </w:r>
      </w:hyperlink>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2wxp83c7ltgl" w:id="21"/>
      <w:bookmarkEnd w:id="21"/>
      <w:r w:rsidDel="00000000" w:rsidR="00000000" w:rsidRPr="00000000">
        <w:rPr>
          <w:b w:val="1"/>
          <w:bCs w:val="1"/>
          <w:color w:val="000000"/>
          <w:sz w:val="22"/>
          <w:szCs w:val="22"/>
          <w:rtl w:val="0"/>
        </w:rPr>
        <w:t xml:space="preserve">Anhydro III-A size #2 — 2,400 mm (94.5 in) chamber (</w:t>
      </w:r>
      <w:hyperlink r:id="rId68">
        <w:r w:rsidDel="00000000" w:rsidR="00000000" w:rsidRPr="00000000">
          <w:rPr>
            <w:b w:val="1"/>
            <w:bCs w:val="1"/>
            <w:color w:val="1155cc"/>
            <w:sz w:val="22"/>
            <w:szCs w:val="22"/>
            <w:u w:val="single"/>
            <w:rtl w:val="0"/>
          </w:rPr>
          <w:t xml:space="preserve">IPP# 222441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Used Anhydro III-A size #2 stainless steel 304 spray dryer with 2,400 mm (94.5 in) chamber and rotary disc-wheel atomizer.</w:t>
      </w:r>
    </w:p>
    <w:p w:rsidR="00000000" w:rsidDel="00000000" w:rsidP="00000000" w:rsidRDefault="00000000" w:rsidRPr="00000000" w14:paraId="0000007F">
      <w:pPr>
        <w:numPr>
          <w:ilvl w:val="0"/>
          <w:numId w:val="19"/>
        </w:numPr>
        <w:spacing w:after="0" w:afterAutospacing="0" w:before="240" w:lineRule="auto"/>
        <w:ind w:left="720" w:hanging="360"/>
      </w:pPr>
      <w:r w:rsidDel="00000000" w:rsidR="00000000" w:rsidRPr="00000000">
        <w:rPr>
          <w:rtl w:val="0"/>
        </w:rPr>
        <w:t xml:space="preserve">Manufacturer and Model: Anhydro III-A size #2</w:t>
      </w:r>
    </w:p>
    <w:p w:rsidR="00000000" w:rsidDel="00000000" w:rsidP="00000000" w:rsidRDefault="00000000" w:rsidRPr="00000000" w14:paraId="00000080">
      <w:pPr>
        <w:numPr>
          <w:ilvl w:val="0"/>
          <w:numId w:val="19"/>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1">
      <w:pPr>
        <w:numPr>
          <w:ilvl w:val="0"/>
          <w:numId w:val="19"/>
        </w:numPr>
        <w:spacing w:after="0" w:afterAutospacing="0" w:before="0" w:beforeAutospacing="0" w:lineRule="auto"/>
        <w:ind w:left="720" w:hanging="360"/>
      </w:pPr>
      <w:r w:rsidDel="00000000" w:rsidR="00000000" w:rsidRPr="00000000">
        <w:rPr>
          <w:rtl w:val="0"/>
        </w:rPr>
        <w:t xml:space="preserve">Diameter: 2,400 mm (94.3 in) chamber</w:t>
      </w:r>
    </w:p>
    <w:p w:rsidR="00000000" w:rsidDel="00000000" w:rsidP="00000000" w:rsidRDefault="00000000" w:rsidRPr="00000000" w14:paraId="00000082">
      <w:pPr>
        <w:numPr>
          <w:ilvl w:val="0"/>
          <w:numId w:val="19"/>
        </w:numPr>
        <w:spacing w:after="0" w:afterAutospacing="0" w:before="0" w:beforeAutospacing="0" w:lineRule="auto"/>
        <w:ind w:left="720" w:hanging="360"/>
      </w:pPr>
      <w:r w:rsidDel="00000000" w:rsidR="00000000" w:rsidRPr="00000000">
        <w:rPr>
          <w:rtl w:val="0"/>
        </w:rPr>
        <w:t xml:space="preserve">Atomizer Type: Rotary Disc-Wheel</w:t>
      </w:r>
    </w:p>
    <w:p w:rsidR="00000000" w:rsidDel="00000000" w:rsidP="00000000" w:rsidRDefault="00000000" w:rsidRPr="00000000" w14:paraId="00000083">
      <w:pPr>
        <w:numPr>
          <w:ilvl w:val="0"/>
          <w:numId w:val="19"/>
        </w:numPr>
        <w:spacing w:after="240" w:before="0" w:beforeAutospacing="0" w:lineRule="auto"/>
        <w:ind w:left="720" w:hanging="360"/>
      </w:pPr>
      <w:r w:rsidDel="00000000" w:rsidR="00000000" w:rsidRPr="00000000">
        <w:rPr>
          <w:rtl w:val="0"/>
        </w:rPr>
        <w:t xml:space="preserve">Evaporation Rate: 40.8 kg/h (90 lb/h) evaporation</w:t>
      </w:r>
    </w:p>
    <w:p w:rsidR="00000000" w:rsidDel="00000000" w:rsidP="00000000" w:rsidRDefault="00000000" w:rsidRPr="00000000" w14:paraId="00000084">
      <w:pPr>
        <w:spacing w:after="240" w:before="240" w:lineRule="auto"/>
        <w:rPr>
          <w:color w:val="1155cc"/>
          <w:u w:val="single"/>
        </w:rPr>
      </w:pPr>
      <w:hyperlink r:id="rId69">
        <w:r w:rsidDel="00000000" w:rsidR="00000000" w:rsidRPr="00000000">
          <w:rPr>
            <w:color w:val="1155cc"/>
            <w:u w:val="single"/>
            <w:rtl w:val="0"/>
          </w:rPr>
          <w:t xml:space="preserve">Request Specs</w:t>
        </w:r>
      </w:hyperlink>
      <w:r w:rsidDel="00000000" w:rsidR="00000000" w:rsidRPr="00000000">
        <w:rPr>
          <w:rtl w:val="0"/>
        </w:rPr>
        <w:t xml:space="preserve"> |</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View IPP# 222441</w:t>
        </w:r>
      </w:hyperlink>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pawbq4jkxg85" w:id="22"/>
      <w:bookmarkEnd w:id="22"/>
      <w:r w:rsidDel="00000000" w:rsidR="00000000" w:rsidRPr="00000000">
        <w:rPr>
          <w:b w:val="1"/>
          <w:bCs w:val="1"/>
          <w:color w:val="000000"/>
          <w:sz w:val="22"/>
          <w:szCs w:val="22"/>
          <w:rtl w:val="0"/>
        </w:rPr>
        <w:t xml:space="preserve">Bowen Engineering BE-1410 — 800 mm (31.5 in) chamber (</w:t>
      </w:r>
      <w:hyperlink r:id="rId72">
        <w:r w:rsidDel="00000000" w:rsidR="00000000" w:rsidRPr="00000000">
          <w:rPr>
            <w:b w:val="1"/>
            <w:bCs w:val="1"/>
            <w:color w:val="1155cc"/>
            <w:sz w:val="22"/>
            <w:szCs w:val="22"/>
            <w:u w:val="single"/>
            <w:rtl w:val="0"/>
          </w:rPr>
          <w:t xml:space="preserve">IPP# 207376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Used Bowen Engineering Inc BE-1410 spray dryer with 800 mm (31.5 in) chamber, single fluid pressure nozzle, and 500 </w:t>
      </w: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(932 °F)</w:t>
      </w:r>
      <w:r w:rsidDel="00000000" w:rsidR="00000000" w:rsidRPr="00000000">
        <w:rPr>
          <w:rtl w:val="0"/>
        </w:rPr>
        <w:t xml:space="preserve"> inlet temperature.</w:t>
      </w:r>
    </w:p>
    <w:p w:rsidR="00000000" w:rsidDel="00000000" w:rsidP="00000000" w:rsidRDefault="00000000" w:rsidRPr="00000000" w14:paraId="00000087">
      <w:pPr>
        <w:numPr>
          <w:ilvl w:val="0"/>
          <w:numId w:val="17"/>
        </w:numPr>
        <w:spacing w:after="0" w:afterAutospacing="0" w:before="240" w:lineRule="auto"/>
        <w:ind w:left="720" w:hanging="360"/>
      </w:pPr>
      <w:r w:rsidDel="00000000" w:rsidR="00000000" w:rsidRPr="00000000">
        <w:rPr>
          <w:rtl w:val="0"/>
        </w:rPr>
        <w:t xml:space="preserve">Manufacturer and Model: Bowen Engineering Inc BE-1410</w:t>
      </w:r>
    </w:p>
    <w:p w:rsidR="00000000" w:rsidDel="00000000" w:rsidP="00000000" w:rsidRDefault="00000000" w:rsidRPr="00000000" w14:paraId="00000088">
      <w:pPr>
        <w:numPr>
          <w:ilvl w:val="0"/>
          <w:numId w:val="17"/>
        </w:numPr>
        <w:spacing w:after="0" w:afterAutospacing="0" w:before="0" w:beforeAutospacing="0" w:lineRule="auto"/>
        <w:ind w:left="720" w:hanging="360"/>
      </w:pPr>
      <w:r w:rsidDel="00000000" w:rsidR="00000000" w:rsidRPr="00000000">
        <w:rPr>
          <w:rtl w:val="0"/>
        </w:rPr>
        <w:t xml:space="preserve">Material: Stainless Steel Other</w:t>
      </w:r>
    </w:p>
    <w:p w:rsidR="00000000" w:rsidDel="00000000" w:rsidP="00000000" w:rsidRDefault="00000000" w:rsidRPr="00000000" w14:paraId="00000089">
      <w:pPr>
        <w:numPr>
          <w:ilvl w:val="0"/>
          <w:numId w:val="17"/>
        </w:numPr>
        <w:spacing w:after="0" w:afterAutospacing="0" w:before="0" w:beforeAutospacing="0" w:lineRule="auto"/>
        <w:ind w:left="720" w:hanging="360"/>
      </w:pPr>
      <w:r w:rsidDel="00000000" w:rsidR="00000000" w:rsidRPr="00000000">
        <w:rPr>
          <w:rtl w:val="0"/>
        </w:rPr>
        <w:t xml:space="preserve">Diameter: 800 mm (31.5 in) chamber</w:t>
      </w:r>
    </w:p>
    <w:p w:rsidR="00000000" w:rsidDel="00000000" w:rsidP="00000000" w:rsidRDefault="00000000" w:rsidRPr="00000000" w14:paraId="0000008A">
      <w:pPr>
        <w:numPr>
          <w:ilvl w:val="0"/>
          <w:numId w:val="17"/>
        </w:numPr>
        <w:spacing w:after="0" w:afterAutospacing="0" w:before="0" w:beforeAutospacing="0" w:lineRule="auto"/>
        <w:ind w:left="720" w:hanging="360"/>
      </w:pPr>
      <w:r w:rsidDel="00000000" w:rsidR="00000000" w:rsidRPr="00000000">
        <w:rPr>
          <w:rtl w:val="0"/>
        </w:rPr>
        <w:t xml:space="preserve">Atomizer Type: Single Fluid Pressure Nozzle</w:t>
      </w:r>
    </w:p>
    <w:p w:rsidR="00000000" w:rsidDel="00000000" w:rsidP="00000000" w:rsidRDefault="00000000" w:rsidRPr="00000000" w14:paraId="0000008B">
      <w:pPr>
        <w:numPr>
          <w:ilvl w:val="0"/>
          <w:numId w:val="17"/>
        </w:numPr>
        <w:spacing w:after="240" w:before="0" w:beforeAutospacing="0" w:lineRule="auto"/>
        <w:ind w:left="720" w:hanging="360"/>
      </w:pPr>
      <w:r w:rsidDel="00000000" w:rsidR="00000000" w:rsidRPr="00000000">
        <w:rPr>
          <w:rtl w:val="0"/>
        </w:rPr>
        <w:t xml:space="preserve">Inlet Temperature: 500 °C (932 °F) inlet</w:t>
      </w:r>
    </w:p>
    <w:p w:rsidR="00000000" w:rsidDel="00000000" w:rsidP="00000000" w:rsidRDefault="00000000" w:rsidRPr="00000000" w14:paraId="0000008C">
      <w:pPr>
        <w:spacing w:after="240" w:before="240" w:lineRule="auto"/>
        <w:rPr>
          <w:color w:val="1155cc"/>
          <w:u w:val="single"/>
        </w:rPr>
      </w:pPr>
      <w:hyperlink r:id="rId73">
        <w:r w:rsidDel="00000000" w:rsidR="00000000" w:rsidRPr="00000000">
          <w:rPr>
            <w:color w:val="1155cc"/>
            <w:u w:val="single"/>
            <w:rtl w:val="0"/>
          </w:rPr>
          <w:t xml:space="preserve">Request Specs</w:t>
        </w:r>
      </w:hyperlink>
      <w:r w:rsidDel="00000000" w:rsidR="00000000" w:rsidRPr="00000000">
        <w:rPr>
          <w:rtl w:val="0"/>
        </w:rPr>
        <w:t xml:space="preserve"> |</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View IPP# 207376</w:t>
        </w:r>
      </w:hyperlink>
      <w:r w:rsidDel="00000000" w:rsidR="00000000" w:rsidRPr="00000000">
        <w:rPr>
          <w:rtl w:val="0"/>
        </w:rPr>
      </w:r>
    </w:p>
    <w:p w:rsidR="00000000" w:rsidDel="00000000" w:rsidP="00000000" w:rsidRDefault="00000000" w:rsidRPr="00000000" w14:paraId="0000008D">
      <w:pPr>
        <w:spacing w:after="240" w:before="240" w:lineRule="auto"/>
        <w:rPr>
          <w:color w:val="1155cc"/>
          <w:u w:val="single"/>
        </w:rPr>
      </w:pPr>
      <w:hyperlink r:id="rId76">
        <w:r w:rsidDel="00000000" w:rsidR="00000000" w:rsidRPr="00000000">
          <w:rPr>
            <w:color w:val="1155cc"/>
            <w:u w:val="single"/>
            <w:rtl w:val="0"/>
          </w:rPr>
          <w:t xml:space="preserve">Browse All Other Manufacturer Spray Dryers in Stock</w:t>
        </w:r>
      </w:hyperlink>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jmgurhbn0uoz" w:id="23"/>
      <w:bookmarkEnd w:id="23"/>
      <w:r w:rsidDel="00000000" w:rsidR="00000000" w:rsidRPr="00000000">
        <w:rPr>
          <w:b w:val="1"/>
          <w:bCs w:val="1"/>
          <w:sz w:val="34"/>
          <w:szCs w:val="34"/>
          <w:rtl w:val="0"/>
        </w:rPr>
        <w:t xml:space="preserve">Buy Used Spray Dryers by Condition</w:t>
      </w:r>
    </w:p>
    <w:p w:rsidR="00000000" w:rsidDel="00000000" w:rsidP="00000000" w:rsidRDefault="00000000" w:rsidRPr="00000000" w14:paraId="00000090">
      <w:pPr>
        <w:spacing w:after="240" w:before="240" w:lineRule="auto"/>
        <w:rPr/>
      </w:pPr>
      <w:r w:rsidDel="00000000" w:rsidR="00000000" w:rsidRPr="00000000">
        <w:rPr>
          <w:rtl w:val="0"/>
        </w:rPr>
        <w:t xml:space="preserve">Every spray dryer currently listed in IPP's inventory is offered in used condition. Refurbishment, inspection, and rebuild scopes can be quoted on request through the IPP team.</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9j6noibxun1n" w:id="24"/>
      <w:bookmarkEnd w:id="24"/>
      <w:r w:rsidDel="00000000" w:rsidR="00000000" w:rsidRPr="00000000">
        <w:rPr>
          <w:b w:val="1"/>
          <w:bCs w:val="1"/>
          <w:color w:val="000000"/>
          <w:sz w:val="26"/>
          <w:szCs w:val="26"/>
          <w:rtl w:val="0"/>
        </w:rPr>
        <w:t xml:space="preserve">Buy Used Spray Dryers in Used Condition for Sale</w:t>
      </w:r>
    </w:p>
    <w:p w:rsidR="00000000" w:rsidDel="00000000" w:rsidP="00000000" w:rsidRDefault="00000000" w:rsidRPr="00000000" w14:paraId="00000092">
      <w:pPr>
        <w:spacing w:after="240" w:before="240" w:lineRule="auto"/>
        <w:rPr/>
      </w:pPr>
      <w:r w:rsidDel="00000000" w:rsidR="00000000" w:rsidRPr="00000000">
        <w:rPr>
          <w:rtl w:val="0"/>
        </w:rPr>
        <w:t xml:space="preserve">All spray dryer listings on IPP's inventory carry the Used condition label. Used units are available from Niro, Anhydro, APV Anhydro, Tetre, Bowen Engineering Inc, and Mazzoni.</w:t>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tywv2vatsnv" w:id="25"/>
      <w:bookmarkEnd w:id="25"/>
      <w:r w:rsidDel="00000000" w:rsidR="00000000" w:rsidRPr="00000000">
        <w:rPr>
          <w:b w:val="1"/>
          <w:bCs w:val="1"/>
          <w:color w:val="000000"/>
          <w:sz w:val="22"/>
          <w:szCs w:val="22"/>
          <w:rtl w:val="0"/>
        </w:rPr>
        <w:t xml:space="preserve">[Used] APV Anhydro — 1,250 mm (49.2 in) chamber (</w:t>
      </w:r>
      <w:hyperlink r:id="rId77">
        <w:r w:rsidDel="00000000" w:rsidR="00000000" w:rsidRPr="00000000">
          <w:rPr>
            <w:b w:val="1"/>
            <w:bCs w:val="1"/>
            <w:color w:val="1155cc"/>
            <w:sz w:val="22"/>
            <w:szCs w:val="22"/>
            <w:u w:val="single"/>
            <w:rtl w:val="0"/>
          </w:rPr>
          <w:t xml:space="preserve">IPP# 238212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Used APV Anhydro stainless steel 316 spray dryer with 1,250 mm (49.2 in) chamber, two fluid atomizing nozzle, and 354 </w:t>
      </w: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(670 °F)</w:t>
      </w:r>
      <w:r w:rsidDel="00000000" w:rsidR="00000000" w:rsidRPr="00000000">
        <w:rPr>
          <w:rtl w:val="0"/>
        </w:rPr>
        <w:t xml:space="preserve"> inlet temperature.</w:t>
      </w:r>
    </w:p>
    <w:p w:rsidR="00000000" w:rsidDel="00000000" w:rsidP="00000000" w:rsidRDefault="00000000" w:rsidRPr="00000000" w14:paraId="00000095">
      <w:pPr>
        <w:numPr>
          <w:ilvl w:val="0"/>
          <w:numId w:val="11"/>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6">
      <w:pPr>
        <w:numPr>
          <w:ilvl w:val="0"/>
          <w:numId w:val="11"/>
        </w:numPr>
        <w:spacing w:after="0" w:afterAutospacing="0" w:before="0" w:beforeAutospacing="0" w:lineRule="auto"/>
        <w:ind w:left="720" w:hanging="360"/>
      </w:pPr>
      <w:r w:rsidDel="00000000" w:rsidR="00000000" w:rsidRPr="00000000">
        <w:rPr>
          <w:rtl w:val="0"/>
        </w:rPr>
        <w:t xml:space="preserve">Manufacturer: APV Anhydro</w:t>
      </w:r>
    </w:p>
    <w:p w:rsidR="00000000" w:rsidDel="00000000" w:rsidP="00000000" w:rsidRDefault="00000000" w:rsidRPr="00000000" w14:paraId="00000097">
      <w:pPr>
        <w:numPr>
          <w:ilvl w:val="0"/>
          <w:numId w:val="1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8">
      <w:pPr>
        <w:numPr>
          <w:ilvl w:val="0"/>
          <w:numId w:val="11"/>
        </w:numPr>
        <w:spacing w:after="0" w:afterAutospacing="0" w:before="0" w:beforeAutospacing="0" w:lineRule="auto"/>
        <w:ind w:left="720" w:hanging="360"/>
      </w:pPr>
      <w:r w:rsidDel="00000000" w:rsidR="00000000" w:rsidRPr="00000000">
        <w:rPr>
          <w:rtl w:val="0"/>
        </w:rPr>
        <w:t xml:space="preserve">Diameter: 1,250 mm (49 in) chamber</w:t>
      </w:r>
    </w:p>
    <w:p w:rsidR="00000000" w:rsidDel="00000000" w:rsidP="00000000" w:rsidRDefault="00000000" w:rsidRPr="00000000" w14:paraId="00000099">
      <w:pPr>
        <w:numPr>
          <w:ilvl w:val="0"/>
          <w:numId w:val="11"/>
        </w:numPr>
        <w:spacing w:after="240" w:before="0" w:beforeAutospacing="0" w:lineRule="auto"/>
        <w:ind w:left="720" w:hanging="360"/>
      </w:pPr>
      <w:r w:rsidDel="00000000" w:rsidR="00000000" w:rsidRPr="00000000">
        <w:rPr>
          <w:rtl w:val="0"/>
        </w:rPr>
        <w:t xml:space="preserve">Atomizer Type: Two Fluid Atomizing Nozzle</w:t>
      </w:r>
    </w:p>
    <w:p w:rsidR="00000000" w:rsidDel="00000000" w:rsidP="00000000" w:rsidRDefault="00000000" w:rsidRPr="00000000" w14:paraId="0000009A">
      <w:pPr>
        <w:spacing w:after="240" w:before="240" w:lineRule="auto"/>
        <w:rPr>
          <w:color w:val="1155cc"/>
          <w:u w:val="single"/>
        </w:rPr>
      </w:pPr>
      <w:hyperlink r:id="rId78">
        <w:r w:rsidDel="00000000" w:rsidR="00000000" w:rsidRPr="00000000">
          <w:rPr>
            <w:color w:val="1155cc"/>
            <w:u w:val="single"/>
            <w:rtl w:val="0"/>
          </w:rPr>
          <w:t xml:space="preserve">Request Specs</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View IPP# 238212</w:t>
        </w:r>
      </w:hyperlink>
      <w:r w:rsidDel="00000000" w:rsidR="00000000" w:rsidRPr="00000000">
        <w:rPr>
          <w:rtl w:val="0"/>
        </w:rPr>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hprhv68045m" w:id="26"/>
      <w:bookmarkEnd w:id="26"/>
      <w:r w:rsidDel="00000000" w:rsidR="00000000" w:rsidRPr="00000000">
        <w:rPr>
          <w:b w:val="1"/>
          <w:bCs w:val="1"/>
          <w:color w:val="000000"/>
          <w:sz w:val="22"/>
          <w:szCs w:val="22"/>
          <w:rtl w:val="0"/>
        </w:rPr>
        <w:t xml:space="preserve">Niro Stainless Steel 304 — 7,000 mm (275.6 in) chamber (</w:t>
      </w:r>
      <w:hyperlink r:id="rId81">
        <w:r w:rsidDel="00000000" w:rsidR="00000000" w:rsidRPr="00000000">
          <w:rPr>
            <w:b w:val="1"/>
            <w:bCs w:val="1"/>
            <w:color w:val="1155cc"/>
            <w:sz w:val="22"/>
            <w:szCs w:val="22"/>
            <w:u w:val="single"/>
            <w:rtl w:val="0"/>
          </w:rPr>
          <w:t xml:space="preserve">IPP# 220469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Used Niro stainless steel 304 spray dryer with 7,000 mm (275.6 in) chamber and 1,800 kg/h </w:t>
      </w:r>
      <w:r w:rsidDel="00000000" w:rsidR="00000000" w:rsidRPr="00000000">
        <w:rPr>
          <w:rtl w:val="0"/>
        </w:rPr>
        <w:t xml:space="preserve">(3,950 lb/h)</w:t>
      </w:r>
      <w:r w:rsidDel="00000000" w:rsidR="00000000" w:rsidRPr="00000000">
        <w:rPr>
          <w:rtl w:val="0"/>
        </w:rPr>
        <w:t xml:space="preserve"> evaporation rate.</w:t>
      </w:r>
    </w:p>
    <w:p w:rsidR="00000000" w:rsidDel="00000000" w:rsidP="00000000" w:rsidRDefault="00000000" w:rsidRPr="00000000" w14:paraId="0000009D">
      <w:pPr>
        <w:numPr>
          <w:ilvl w:val="0"/>
          <w:numId w:val="9"/>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E">
      <w:pPr>
        <w:numPr>
          <w:ilvl w:val="0"/>
          <w:numId w:val="9"/>
        </w:numPr>
        <w:spacing w:after="0" w:afterAutospacing="0" w:before="0" w:beforeAutospacing="0" w:lineRule="auto"/>
        <w:ind w:left="720" w:hanging="360"/>
      </w:pPr>
      <w:r w:rsidDel="00000000" w:rsidR="00000000" w:rsidRPr="00000000">
        <w:rPr>
          <w:rtl w:val="0"/>
        </w:rPr>
        <w:t xml:space="preserve">Manufacturer: Niro</w:t>
      </w:r>
    </w:p>
    <w:p w:rsidR="00000000" w:rsidDel="00000000" w:rsidP="00000000" w:rsidRDefault="00000000" w:rsidRPr="00000000" w14:paraId="0000009F">
      <w:pPr>
        <w:numPr>
          <w:ilvl w:val="0"/>
          <w:numId w:val="9"/>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A0">
      <w:pPr>
        <w:numPr>
          <w:ilvl w:val="0"/>
          <w:numId w:val="9"/>
        </w:numPr>
        <w:spacing w:after="0" w:afterAutospacing="0" w:before="0" w:beforeAutospacing="0" w:lineRule="auto"/>
        <w:ind w:left="720" w:hanging="360"/>
      </w:pPr>
      <w:r w:rsidDel="00000000" w:rsidR="00000000" w:rsidRPr="00000000">
        <w:rPr>
          <w:rtl w:val="0"/>
        </w:rPr>
        <w:t xml:space="preserve">Diameter: 7,000 mm (275.6 in) chamber</w:t>
      </w:r>
    </w:p>
    <w:p w:rsidR="00000000" w:rsidDel="00000000" w:rsidP="00000000" w:rsidRDefault="00000000" w:rsidRPr="00000000" w14:paraId="000000A1">
      <w:pPr>
        <w:numPr>
          <w:ilvl w:val="0"/>
          <w:numId w:val="9"/>
        </w:numPr>
        <w:spacing w:after="240" w:before="0" w:beforeAutospacing="0" w:lineRule="auto"/>
        <w:ind w:left="720" w:hanging="360"/>
      </w:pPr>
      <w:r w:rsidDel="00000000" w:rsidR="00000000" w:rsidRPr="00000000">
        <w:rPr>
          <w:rtl w:val="0"/>
        </w:rPr>
        <w:t xml:space="preserve">Evaporation Rate: 1,800 kg/h (3,950 lb/h) evaporation</w:t>
      </w:r>
    </w:p>
    <w:p w:rsidR="00000000" w:rsidDel="00000000" w:rsidP="00000000" w:rsidRDefault="00000000" w:rsidRPr="00000000" w14:paraId="000000A2">
      <w:pPr>
        <w:spacing w:after="240" w:before="240" w:lineRule="auto"/>
        <w:rPr>
          <w:color w:val="1155cc"/>
          <w:u w:val="single"/>
        </w:rPr>
      </w:pPr>
      <w:hyperlink r:id="rId82">
        <w:r w:rsidDel="00000000" w:rsidR="00000000" w:rsidRPr="00000000">
          <w:rPr>
            <w:color w:val="1155cc"/>
            <w:u w:val="single"/>
            <w:rtl w:val="0"/>
          </w:rPr>
          <w:t xml:space="preserve">Request Specs</w:t>
        </w:r>
      </w:hyperlink>
      <w:r w:rsidDel="00000000" w:rsidR="00000000" w:rsidRPr="00000000">
        <w:rPr>
          <w:rtl w:val="0"/>
        </w:rPr>
        <w:t xml:space="preserve"> |</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View IPP# 220469</w:t>
        </w:r>
      </w:hyperlink>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lkf1zx5e2t55" w:id="27"/>
      <w:bookmarkEnd w:id="27"/>
      <w:r w:rsidDel="00000000" w:rsidR="00000000" w:rsidRPr="00000000">
        <w:rPr>
          <w:b w:val="1"/>
          <w:bCs w:val="1"/>
          <w:color w:val="000000"/>
          <w:sz w:val="22"/>
          <w:szCs w:val="22"/>
          <w:rtl w:val="0"/>
        </w:rPr>
        <w:t xml:space="preserve">Anhydro III-A no.4 — 2,600 mm (102.4 in) chamber (</w:t>
      </w:r>
      <w:hyperlink r:id="rId85">
        <w:r w:rsidDel="00000000" w:rsidR="00000000" w:rsidRPr="00000000">
          <w:rPr>
            <w:b w:val="1"/>
            <w:bCs w:val="1"/>
            <w:color w:val="1155cc"/>
            <w:sz w:val="22"/>
            <w:szCs w:val="22"/>
            <w:u w:val="single"/>
            <w:rtl w:val="0"/>
          </w:rPr>
          <w:t xml:space="preserve">IPP# 223648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Used Anhydro type III-A no.4 stainless steel 304 spray dryer with 2,600 mm </w:t>
      </w:r>
      <w:r w:rsidDel="00000000" w:rsidR="00000000" w:rsidRPr="00000000">
        <w:rPr>
          <w:rtl w:val="0"/>
        </w:rPr>
        <w:t xml:space="preserve">(102 in)</w:t>
      </w:r>
      <w:r w:rsidDel="00000000" w:rsidR="00000000" w:rsidRPr="00000000">
        <w:rPr>
          <w:rtl w:val="0"/>
        </w:rPr>
        <w:t xml:space="preserve"> chamber and rotary disc-wheel atomizer.</w:t>
      </w:r>
    </w:p>
    <w:p w:rsidR="00000000" w:rsidDel="00000000" w:rsidP="00000000" w:rsidRDefault="00000000" w:rsidRPr="00000000" w14:paraId="000000A5">
      <w:pPr>
        <w:numPr>
          <w:ilvl w:val="0"/>
          <w:numId w:val="1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6">
      <w:pPr>
        <w:numPr>
          <w:ilvl w:val="0"/>
          <w:numId w:val="12"/>
        </w:numPr>
        <w:spacing w:after="0" w:afterAutospacing="0" w:before="0" w:beforeAutospacing="0" w:lineRule="auto"/>
        <w:ind w:left="720" w:hanging="360"/>
      </w:pPr>
      <w:r w:rsidDel="00000000" w:rsidR="00000000" w:rsidRPr="00000000">
        <w:rPr>
          <w:rtl w:val="0"/>
        </w:rPr>
        <w:t xml:space="preserve">Manufacturer and Model: Anhydro type III-A no.4</w:t>
      </w:r>
    </w:p>
    <w:p w:rsidR="00000000" w:rsidDel="00000000" w:rsidP="00000000" w:rsidRDefault="00000000" w:rsidRPr="00000000" w14:paraId="000000A7">
      <w:pPr>
        <w:numPr>
          <w:ilvl w:val="0"/>
          <w:numId w:val="12"/>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A8">
      <w:pPr>
        <w:numPr>
          <w:ilvl w:val="0"/>
          <w:numId w:val="12"/>
        </w:numPr>
        <w:spacing w:after="0" w:afterAutospacing="0" w:before="0" w:beforeAutospacing="0" w:lineRule="auto"/>
        <w:ind w:left="720" w:hanging="360"/>
      </w:pPr>
      <w:r w:rsidDel="00000000" w:rsidR="00000000" w:rsidRPr="00000000">
        <w:rPr>
          <w:rtl w:val="0"/>
        </w:rPr>
        <w:t xml:space="preserve">Diameter: 2,600 mm (102 in) chamber</w:t>
      </w:r>
    </w:p>
    <w:p w:rsidR="00000000" w:rsidDel="00000000" w:rsidP="00000000" w:rsidRDefault="00000000" w:rsidRPr="00000000" w14:paraId="000000A9">
      <w:pPr>
        <w:numPr>
          <w:ilvl w:val="0"/>
          <w:numId w:val="12"/>
        </w:numPr>
        <w:spacing w:after="240" w:before="0" w:beforeAutospacing="0" w:lineRule="auto"/>
        <w:ind w:left="720" w:hanging="360"/>
      </w:pPr>
      <w:r w:rsidDel="00000000" w:rsidR="00000000" w:rsidRPr="00000000">
        <w:rPr>
          <w:rtl w:val="0"/>
        </w:rPr>
        <w:t xml:space="preserve">Atomizer Type: Rotary Disc-Wheel</w:t>
      </w:r>
    </w:p>
    <w:p w:rsidR="00000000" w:rsidDel="00000000" w:rsidP="00000000" w:rsidRDefault="00000000" w:rsidRPr="00000000" w14:paraId="000000AA">
      <w:pPr>
        <w:spacing w:after="240" w:before="240" w:lineRule="auto"/>
        <w:rPr>
          <w:color w:val="1155cc"/>
          <w:u w:val="single"/>
        </w:rPr>
      </w:pPr>
      <w:hyperlink r:id="rId86">
        <w:r w:rsidDel="00000000" w:rsidR="00000000" w:rsidRPr="00000000">
          <w:rPr>
            <w:color w:val="1155cc"/>
            <w:u w:val="single"/>
            <w:rtl w:val="0"/>
          </w:rPr>
          <w:t xml:space="preserve">Request Specs</w:t>
        </w:r>
      </w:hyperlink>
      <w:r w:rsidDel="00000000" w:rsidR="00000000" w:rsidRPr="00000000">
        <w:rPr>
          <w:rtl w:val="0"/>
        </w:rPr>
        <w:t xml:space="preserve"> |</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View IPP# 223648</w:t>
        </w:r>
      </w:hyperlink>
      <w:r w:rsidDel="00000000" w:rsidR="00000000" w:rsidRPr="00000000">
        <w:rPr>
          <w:rtl w:val="0"/>
        </w:rPr>
      </w:r>
    </w:p>
    <w:p w:rsidR="00000000" w:rsidDel="00000000" w:rsidP="00000000" w:rsidRDefault="00000000" w:rsidRPr="00000000" w14:paraId="000000AB">
      <w:pPr>
        <w:spacing w:after="240" w:before="240" w:lineRule="auto"/>
        <w:rPr>
          <w:color w:val="1155cc"/>
          <w:u w:val="single"/>
        </w:rPr>
      </w:pPr>
      <w:hyperlink r:id="rId89">
        <w:r w:rsidDel="00000000" w:rsidR="00000000" w:rsidRPr="00000000">
          <w:rPr>
            <w:color w:val="1155cc"/>
            <w:u w:val="single"/>
            <w:rtl w:val="0"/>
          </w:rPr>
          <w:t xml:space="preserve">Browse All Used Spray Dryers in Stock</w:t>
        </w:r>
      </w:hyperlink>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2zyrl38esp6s" w:id="28"/>
      <w:bookmarkEnd w:id="28"/>
      <w:r w:rsidDel="00000000" w:rsidR="00000000" w:rsidRPr="00000000">
        <w:rPr>
          <w:b w:val="1"/>
          <w:bCs w:val="1"/>
          <w:sz w:val="34"/>
          <w:szCs w:val="34"/>
          <w:rtl w:val="0"/>
        </w:rPr>
        <w:t xml:space="preserve">Ready to Buy a Used Spray Dryer?</w:t>
      </w:r>
    </w:p>
    <w:p w:rsidR="00000000" w:rsidDel="00000000" w:rsidP="00000000" w:rsidRDefault="00000000" w:rsidRPr="00000000" w14:paraId="000000AE">
      <w:pPr>
        <w:spacing w:after="240" w:before="240" w:lineRule="auto"/>
        <w:rPr/>
      </w:pPr>
      <w:r w:rsidDel="00000000" w:rsidR="00000000" w:rsidRPr="00000000">
        <w:rPr>
          <w:rtl w:val="0"/>
        </w:rPr>
        <w:t xml:space="preserve">Tell us your specifications and requirements. Our team will match your needs against current spray dryers inventory and provide a detailed quote.</w:t>
      </w:r>
    </w:p>
    <w:p w:rsidR="00000000" w:rsidDel="00000000" w:rsidP="00000000" w:rsidRDefault="00000000" w:rsidRPr="00000000" w14:paraId="000000AF">
      <w:pPr>
        <w:spacing w:after="240" w:before="240" w:lineRule="auto"/>
        <w:rPr>
          <w:color w:val="1155cc"/>
          <w:u w:val="single"/>
        </w:rPr>
      </w:pPr>
      <w:hyperlink r:id="rId90">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c7lcytv40cdb" w:id="29"/>
      <w:bookmarkEnd w:id="29"/>
      <w:r w:rsidDel="00000000" w:rsidR="00000000" w:rsidRPr="00000000">
        <w:rPr>
          <w:b w:val="1"/>
          <w:bCs w:val="1"/>
          <w:sz w:val="34"/>
          <w:szCs w:val="34"/>
          <w:rtl w:val="0"/>
        </w:rPr>
        <w:t xml:space="preserve">Buying Used Spray Dryers vs Buying New</w:t>
      </w:r>
    </w:p>
    <w:p w:rsidR="00000000" w:rsidDel="00000000" w:rsidP="00000000" w:rsidRDefault="00000000" w:rsidRPr="00000000" w14:paraId="000000B2">
      <w:pPr>
        <w:spacing w:after="240" w:before="240" w:lineRule="auto"/>
        <w:rPr/>
      </w:pPr>
      <w:r w:rsidDel="00000000" w:rsidR="00000000" w:rsidRPr="00000000">
        <w:rPr>
          <w:rtl w:val="0"/>
        </w:rPr>
        <w:t xml:space="preserve">Buying used spray dryers from IPP can save up to 50% of capital and 90% of lead time versus buying new. Here is how used and new spray dryers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274760383387"/>
        <w:gridCol w:w="4296.230031948881"/>
        <w:gridCol w:w="2965.4952076677314"/>
        <w:tblGridChange w:id="0">
          <w:tblGrid>
            <w:gridCol w:w="2098.274760383387"/>
            <w:gridCol w:w="4296.230031948881"/>
            <w:gridCol w:w="2965.49520766773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Stainless Steel 304, Stainless Steel 316, Stainless Steel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1.3 bar (18.9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Niro, Mazzoni, Bowen Engineering Inc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New raw material consumption</w:t>
            </w:r>
          </w:p>
        </w:tc>
      </w:tr>
    </w:tbl>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of7961xlhod3" w:id="30"/>
      <w:bookmarkEnd w:id="30"/>
      <w:r w:rsidDel="00000000" w:rsidR="00000000" w:rsidRPr="00000000">
        <w:rPr>
          <w:b w:val="1"/>
          <w:bCs w:val="1"/>
          <w:sz w:val="34"/>
          <w:szCs w:val="34"/>
          <w:rtl w:val="0"/>
        </w:rPr>
        <w:t xml:space="preserve">Advantages of Buying Used Spray Dryers from IPP</w:t>
      </w:r>
    </w:p>
    <w:p w:rsidR="00000000" w:rsidDel="00000000" w:rsidP="00000000" w:rsidRDefault="00000000" w:rsidRPr="00000000" w14:paraId="000000CA">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spray dryers ready for your process.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svl2huepn2e8" w:id="31"/>
      <w:bookmarkEnd w:id="31"/>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CC">
      <w:pPr>
        <w:spacing w:after="240" w:before="240" w:lineRule="auto"/>
        <w:rPr/>
      </w:pPr>
      <w:r w:rsidDel="00000000" w:rsidR="00000000" w:rsidRPr="00000000">
        <w:rPr>
          <w:rtl w:val="0"/>
        </w:rPr>
        <w:t xml:space="preserve">Buying used spray dryers from IPP can save up to 50% of capital and 90% of lead time versus buying new.</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h6b38uzbmq65" w:id="32"/>
      <w:bookmarkEnd w:id="32"/>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CE">
      <w:pPr>
        <w:spacing w:after="240" w:before="240" w:lineRule="auto"/>
        <w:rPr/>
      </w:pPr>
      <w:r w:rsidDel="00000000" w:rsidR="00000000" w:rsidRPr="00000000">
        <w:rPr>
          <w:rtl w:val="0"/>
        </w:rPr>
        <w:t xml:space="preserve">In-stock spray dryers from IPP are ready to ship. IPP's GPS subsidiary also provides custom fabricated new equipment with 12–16 week average delivery.</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u3it90oenv4b" w:id="33"/>
      <w:bookmarkEnd w:id="33"/>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D0">
      <w:pPr>
        <w:spacing w:after="240" w:before="240" w:lineRule="auto"/>
        <w:rPr/>
      </w:pPr>
      <w:r w:rsidDel="00000000" w:rsidR="00000000" w:rsidRPr="00000000">
        <w:rPr>
          <w:rtl w:val="0"/>
        </w:rPr>
        <w:t xml:space="preserve">IPP stocks spray dryers from Niro, Mazzoni, Bowen Engineering Inc, Tetre and other manufacturers. Every unit is an original OEM product with traceable provenance.</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8z2h7rtljvbm" w:id="34"/>
      <w:bookmarkEnd w:id="34"/>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D2">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ecqxl8qrcj5c" w:id="35"/>
      <w:bookmarkEnd w:id="35"/>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D4">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1iyvqzmg3rdw" w:id="36"/>
      <w:bookmarkEnd w:id="36"/>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D6">
      <w:pPr>
        <w:spacing w:after="240" w:before="240" w:lineRule="auto"/>
        <w:rPr/>
      </w:pPr>
      <w:r w:rsidDel="00000000" w:rsidR="00000000" w:rsidRPr="00000000">
        <w:rPr>
          <w:rtl w:val="0"/>
        </w:rPr>
        <w:t xml:space="preserve">IPP stocks spray dryers across a wide range of specifications to match your process requirements.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q10rc73jmru3" w:id="37"/>
      <w:bookmarkEnd w:id="37"/>
      <w:r w:rsidDel="00000000" w:rsidR="00000000" w:rsidRPr="00000000">
        <w:rPr>
          <w:b w:val="1"/>
          <w:bCs w:val="1"/>
          <w:sz w:val="34"/>
          <w:szCs w:val="34"/>
          <w:rtl w:val="0"/>
        </w:rPr>
        <w:t xml:space="preserve">How Buying a Used Spray Dryer Works</w:t>
      </w:r>
    </w:p>
    <w:p w:rsidR="00000000" w:rsidDel="00000000" w:rsidP="00000000" w:rsidRDefault="00000000" w:rsidRPr="00000000" w14:paraId="000000D9">
      <w:pPr>
        <w:spacing w:after="240" w:before="240" w:lineRule="auto"/>
        <w:rPr/>
      </w:pPr>
      <w:r w:rsidDel="00000000" w:rsidR="00000000" w:rsidRPr="00000000">
        <w:rPr>
          <w:rtl w:val="0"/>
        </w:rPr>
        <w:t xml:space="preserve">The process of purchasing used spray dryers from IPP follows five steps, from specification to delivery.</w:t>
      </w:r>
    </w:p>
    <w:p w:rsidR="00000000" w:rsidDel="00000000" w:rsidP="00000000" w:rsidRDefault="00000000" w:rsidRPr="00000000" w14:paraId="000000DA">
      <w:pPr>
        <w:numPr>
          <w:ilvl w:val="0"/>
          <w:numId w:val="6"/>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DB">
      <w:pPr>
        <w:numPr>
          <w:ilvl w:val="0"/>
          <w:numId w:val="6"/>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DC">
      <w:pPr>
        <w:numPr>
          <w:ilvl w:val="0"/>
          <w:numId w:val="6"/>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DD">
      <w:pPr>
        <w:numPr>
          <w:ilvl w:val="0"/>
          <w:numId w:val="6"/>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DE">
      <w:pPr>
        <w:numPr>
          <w:ilvl w:val="0"/>
          <w:numId w:val="6"/>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1qc10wbvlm8x" w:id="38"/>
      <w:bookmarkEnd w:id="38"/>
      <w:r w:rsidDel="00000000" w:rsidR="00000000" w:rsidRPr="00000000">
        <w:rPr>
          <w:b w:val="1"/>
          <w:bCs w:val="1"/>
          <w:sz w:val="34"/>
          <w:szCs w:val="34"/>
          <w:rtl w:val="0"/>
        </w:rPr>
        <w:t xml:space="preserve">Industries That Buy Used Spray Dryers</w:t>
      </w:r>
    </w:p>
    <w:p w:rsidR="00000000" w:rsidDel="00000000" w:rsidP="00000000" w:rsidRDefault="00000000" w:rsidRPr="00000000" w14:paraId="000000E1">
      <w:pPr>
        <w:spacing w:after="240" w:before="240" w:lineRule="auto"/>
        <w:rPr/>
      </w:pPr>
      <w:r w:rsidDel="00000000" w:rsidR="00000000" w:rsidRPr="00000000">
        <w:rPr>
          <w:rtl w:val="0"/>
        </w:rPr>
        <w:t xml:space="preserve">IPP supplies used spray dryers to manufacturers across multiple process industries worldwide.</w:t>
      </w:r>
    </w:p>
    <w:p w:rsidR="00000000" w:rsidDel="00000000" w:rsidP="00000000" w:rsidRDefault="00000000" w:rsidRPr="00000000" w14:paraId="000000E2">
      <w:pPr>
        <w:numPr>
          <w:ilvl w:val="0"/>
          <w:numId w:val="15"/>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E3">
      <w:pPr>
        <w:numPr>
          <w:ilvl w:val="0"/>
          <w:numId w:val="15"/>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E4">
      <w:pPr>
        <w:numPr>
          <w:ilvl w:val="0"/>
          <w:numId w:val="15"/>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E5">
      <w:pPr>
        <w:numPr>
          <w:ilvl w:val="0"/>
          <w:numId w:val="15"/>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E6">
      <w:pPr>
        <w:numPr>
          <w:ilvl w:val="0"/>
          <w:numId w:val="15"/>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E7">
      <w:pPr>
        <w:numPr>
          <w:ilvl w:val="0"/>
          <w:numId w:val="15"/>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E8">
      <w:pPr>
        <w:numPr>
          <w:ilvl w:val="0"/>
          <w:numId w:val="15"/>
        </w:numPr>
        <w:spacing w:after="0" w:afterAutospacing="0" w:before="0" w:beforeAutospacing="0" w:lineRule="auto"/>
        <w:ind w:left="720" w:hanging="360"/>
      </w:pPr>
      <w:r w:rsidDel="00000000" w:rsidR="00000000" w:rsidRPr="00000000">
        <w:rPr>
          <w:rtl w:val="0"/>
        </w:rPr>
        <w:t xml:space="preserve">Mining &amp; Minerals</w:t>
      </w:r>
    </w:p>
    <w:p w:rsidR="00000000" w:rsidDel="00000000" w:rsidP="00000000" w:rsidRDefault="00000000" w:rsidRPr="00000000" w14:paraId="000000E9">
      <w:pPr>
        <w:numPr>
          <w:ilvl w:val="0"/>
          <w:numId w:val="15"/>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jcbyvz6lrya0" w:id="39"/>
      <w:bookmarkEnd w:id="39"/>
      <w:r w:rsidDel="00000000" w:rsidR="00000000" w:rsidRPr="00000000">
        <w:rPr>
          <w:b w:val="1"/>
          <w:bCs w:val="1"/>
          <w:sz w:val="34"/>
          <w:szCs w:val="34"/>
          <w:rtl w:val="0"/>
        </w:rPr>
        <w:t xml:space="preserve">Frequently Asked Questions About Buying Used Spray Dryers</w:t>
      </w:r>
    </w:p>
    <w:p w:rsidR="00000000" w:rsidDel="00000000" w:rsidP="00000000" w:rsidRDefault="00000000" w:rsidRPr="00000000" w14:paraId="000000EC">
      <w:pPr>
        <w:spacing w:after="240" w:before="240" w:lineRule="auto"/>
        <w:rPr/>
      </w:pPr>
      <w:r w:rsidDel="00000000" w:rsidR="00000000" w:rsidRPr="00000000">
        <w:rPr>
          <w:rtl w:val="0"/>
        </w:rPr>
        <w:t xml:space="preserve">Answers to the most common questions from procurement and operations teams evaluating used spray dryers.</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Q: How many spray dryers does IPP have in stock?</w:t>
        <w:br w:type="textWrapping"/>
      </w:r>
      <w:r w:rsidDel="00000000" w:rsidR="00000000" w:rsidRPr="00000000">
        <w:rPr>
          <w:rtl w:val="0"/>
        </w:rPr>
        <w:t xml:space="preserve">A: IPP stocks spray dryers from Niro, Mazzoni, Bowen Engineering Inc, Tetre, Anhydro and other manufacturers. Available in Stainless Steel 304, Stainless Steel 316, Stainless Steel Other construction. Browse the IMS inventory for current availability.</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Q: What condition grades are available for used spray dryers?</w:t>
        <w:br w:type="textWrapping"/>
      </w:r>
      <w:r w:rsidDel="00000000" w:rsidR="00000000" w:rsidRPr="00000000">
        <w:rPr>
          <w:rtl w:val="0"/>
        </w:rPr>
        <w:t xml:space="preserve">A: </w:t>
      </w:r>
      <w:r w:rsidDel="00000000" w:rsidR="00000000" w:rsidRPr="00000000">
        <w:rPr>
          <w:rtl w:val="0"/>
        </w:rPr>
        <w:t xml:space="preserve">IPP stocks spray dryers in one condition: Used.</w:t>
      </w:r>
      <w:r w:rsidDel="00000000" w:rsidR="00000000" w:rsidRPr="00000000">
        <w:rPr>
          <w:rtl w:val="0"/>
        </w:rPr>
        <w:t xml:space="preserve"> Browse the current inventory for available condition options.</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Q: Does IPP sell new spray dryers as well as used?</w:t>
        <w:br w:type="textWrapping"/>
      </w:r>
      <w:r w:rsidDel="00000000" w:rsidR="00000000" w:rsidRPr="00000000">
        <w:rPr>
          <w:rtl w:val="0"/>
        </w:rPr>
        <w:t xml:space="preserve">A: Yes. IPP stocks new spray dryers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spray dryers in Stainless Steel 304, Stainless Steel 316, Stainless Steel Other construction. Contact IPP to discuss material requirements for your application.</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Q: What manufacturers of spray dryers does IPP stock?</w:t>
        <w:br w:type="textWrapping"/>
      </w:r>
      <w:r w:rsidDel="00000000" w:rsidR="00000000" w:rsidRPr="00000000">
        <w:rPr>
          <w:rtl w:val="0"/>
        </w:rPr>
        <w:t xml:space="preserve">A: IPP stocks spray dryers from Niro, Mazzoni, Bowen Engineering Inc, Tetre, Anhydro and other manufacturers. Browse the current inventory to see available manufacturers.</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Q: How much can I save buying used spray dryers versus new?</w:t>
        <w:br w:type="textWrapping"/>
      </w:r>
      <w:r w:rsidDel="00000000" w:rsidR="00000000" w:rsidRPr="00000000">
        <w:rPr>
          <w:rtl w:val="0"/>
        </w:rPr>
        <w:t xml:space="preserve">A: Buying used spray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Q: How long does it take to receive spray dryers from IPP?</w:t>
        <w:br w:type="textWrapping"/>
      </w:r>
      <w:r w:rsidDel="00000000" w:rsidR="00000000" w:rsidRPr="00000000">
        <w:rPr>
          <w:rtl w:val="0"/>
        </w:rPr>
        <w:t xml:space="preserve">A: In-stock spray dryers are ready to ship. IPP's GPS subsidiary provides new custom fabricated equipment with 12–16 week average delivery. IPP ships from offices in 15 countries worldwide.</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u0fkgutv1knm" w:id="40"/>
      <w:bookmarkEnd w:id="40"/>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F7">
      <w:pPr>
        <w:spacing w:after="240" w:before="240" w:lineRule="auto"/>
        <w:rPr/>
      </w:pPr>
      <w:r w:rsidDel="00000000" w:rsidR="00000000" w:rsidRPr="00000000">
        <w:rPr>
          <w:rtl w:val="0"/>
        </w:rPr>
        <w:t xml:space="preserve">In addition to spray dryers, IPP stocks equipment across multiple categories for complete process solutions.</w:t>
      </w:r>
    </w:p>
    <w:p w:rsidR="00000000" w:rsidDel="00000000" w:rsidP="00000000" w:rsidRDefault="00000000" w:rsidRPr="00000000" w14:paraId="000000F8">
      <w:pPr>
        <w:numPr>
          <w:ilvl w:val="0"/>
          <w:numId w:val="20"/>
        </w:numPr>
        <w:spacing w:after="0" w:afterAutospacing="0" w:before="240" w:lineRule="auto"/>
        <w:ind w:left="720" w:hanging="360"/>
      </w:pPr>
      <w:hyperlink r:id="rId91">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0F9">
      <w:pPr>
        <w:numPr>
          <w:ilvl w:val="0"/>
          <w:numId w:val="20"/>
        </w:numPr>
        <w:spacing w:after="0" w:afterAutospacing="0" w:before="0" w:beforeAutospacing="0" w:lineRule="auto"/>
        <w:ind w:left="720" w:hanging="360"/>
      </w:pPr>
      <w:hyperlink r:id="rId92">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0FA">
      <w:pPr>
        <w:numPr>
          <w:ilvl w:val="0"/>
          <w:numId w:val="20"/>
        </w:numPr>
        <w:spacing w:after="240" w:before="0" w:beforeAutospacing="0" w:lineRule="auto"/>
        <w:ind w:left="720" w:hanging="360"/>
      </w:pPr>
      <w:hyperlink r:id="rId93">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klswo670dq22" w:id="41"/>
      <w:bookmarkEnd w:id="41"/>
      <w:r w:rsidDel="00000000" w:rsidR="00000000" w:rsidRPr="00000000">
        <w:rPr>
          <w:b w:val="1"/>
          <w:bCs w:val="1"/>
          <w:color w:val="000000"/>
          <w:sz w:val="26"/>
          <w:szCs w:val="26"/>
          <w:rtl w:val="0"/>
        </w:rPr>
        <w:t xml:space="preserve">Looking for New Spray Dryers?</w:t>
      </w:r>
    </w:p>
    <w:p w:rsidR="00000000" w:rsidDel="00000000" w:rsidP="00000000" w:rsidRDefault="00000000" w:rsidRPr="00000000" w14:paraId="000000FD">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FE">
      <w:pPr>
        <w:spacing w:after="240" w:before="240" w:lineRule="auto"/>
        <w:rPr>
          <w:color w:val="1155cc"/>
          <w:u w:val="single"/>
        </w:rPr>
      </w:pPr>
      <w:hyperlink r:id="rId94">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mracbggmjmbl" w:id="42"/>
      <w:bookmarkEnd w:id="42"/>
      <w:r w:rsidDel="00000000" w:rsidR="00000000" w:rsidRPr="00000000">
        <w:rPr>
          <w:b w:val="1"/>
          <w:bCs w:val="1"/>
          <w:sz w:val="34"/>
          <w:szCs w:val="34"/>
          <w:rtl w:val="0"/>
        </w:rPr>
        <w:t xml:space="preserve">Ready to Buy Spray Dryers?</w:t>
      </w:r>
    </w:p>
    <w:p w:rsidR="00000000" w:rsidDel="00000000" w:rsidP="00000000" w:rsidRDefault="00000000" w:rsidRPr="00000000" w14:paraId="00000101">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02">
      <w:pPr>
        <w:spacing w:after="240" w:before="240" w:lineRule="auto"/>
        <w:rPr>
          <w:color w:val="1155cc"/>
          <w:u w:val="single"/>
        </w:rPr>
      </w:pPr>
      <w:hyperlink r:id="rId95">
        <w:r w:rsidDel="00000000" w:rsidR="00000000" w:rsidRPr="00000000">
          <w:rPr>
            <w:color w:val="1155cc"/>
            <w:u w:val="single"/>
            <w:rtl w:val="0"/>
          </w:rPr>
          <w:t xml:space="preserve">Talk to an Expert</w:t>
        </w:r>
      </w:hyperlink>
      <w:r w:rsidDel="00000000" w:rsidR="00000000" w:rsidRPr="00000000">
        <w:rPr>
          <w:rtl w:val="0"/>
        </w:rPr>
        <w:t xml:space="preserve"> |</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706100" TargetMode="External"/><Relationship Id="rId42" Type="http://schemas.openxmlformats.org/officeDocument/2006/relationships/hyperlink" Target="https://ims.internationalprocessplants.com/inventory/equipment/detail/207374" TargetMode="External"/><Relationship Id="rId41" Type="http://schemas.openxmlformats.org/officeDocument/2006/relationships/hyperlink" Target="https://ims.internationalprocessplants.com/inventory/equipment/detail/706100" TargetMode="External"/><Relationship Id="rId44" Type="http://schemas.openxmlformats.org/officeDocument/2006/relationships/hyperlink" Target="https://ims.internationalprocessplants.com/inventory/equipment/detail/207374" TargetMode="External"/><Relationship Id="rId43" Type="http://schemas.openxmlformats.org/officeDocument/2006/relationships/hyperlink" Target="https://markdowntotext.com/contact/" TargetMode="External"/><Relationship Id="rId46" Type="http://schemas.openxmlformats.org/officeDocument/2006/relationships/hyperlink" Target="https://ims.internationalprocessplants.com/inventory/equipment/detail/232742" TargetMode="External"/><Relationship Id="rId45" Type="http://schemas.openxmlformats.org/officeDocument/2006/relationships/hyperlink" Target="https://ims.internationalprocessplants.com/inventory/equipment/detail/207374" TargetMode="External"/><Relationship Id="rId48" Type="http://schemas.openxmlformats.org/officeDocument/2006/relationships/hyperlink" Target="https://ims.internationalprocessplants.com/inventory/equipment/detail/232742" TargetMode="External"/><Relationship Id="rId47" Type="http://schemas.openxmlformats.org/officeDocument/2006/relationships/hyperlink" Target="https://markdowntotext.com/contact/" TargetMode="External"/><Relationship Id="rId49" Type="http://schemas.openxmlformats.org/officeDocument/2006/relationships/hyperlink" Target="https://ims.internationalprocessplants.com/inventory/equipment/detail/232742" TargetMode="External"/><Relationship Id="rId31" Type="http://schemas.openxmlformats.org/officeDocument/2006/relationships/hyperlink" Target="https://ims.internationalprocessplants.com/inventory/equipment/detail/222747"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237065" TargetMode="External"/><Relationship Id="rId32" Type="http://schemas.openxmlformats.org/officeDocument/2006/relationships/hyperlink" Target="https://ims.internationalprocessplants.com/inventory/equipment/detail/222747" TargetMode="External"/><Relationship Id="rId35" Type="http://schemas.openxmlformats.org/officeDocument/2006/relationships/hyperlink" Target="https://ims.internationalprocessplants.com/inventory/equipment/detail/237065" TargetMode="External"/><Relationship Id="rId34" Type="http://schemas.openxmlformats.org/officeDocument/2006/relationships/hyperlink" Target="https://markdowntotext.com/contact/" TargetMode="External"/><Relationship Id="rId37" Type="http://schemas.openxmlformats.org/officeDocument/2006/relationships/hyperlink" Target="https://ims.internationalprocessplants.com/inventory/equipment/spray-dryer" TargetMode="External"/><Relationship Id="rId36" Type="http://schemas.openxmlformats.org/officeDocument/2006/relationships/hyperlink" Target="https://ims.internationalprocessplants.com/inventory/equipment/detail/237065"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706100" TargetMode="External"/><Relationship Id="rId20" Type="http://schemas.openxmlformats.org/officeDocument/2006/relationships/hyperlink" Target="https://ims.internationalprocessplants.com/inventory/equipment/detail/706104" TargetMode="External"/><Relationship Id="rId22" Type="http://schemas.openxmlformats.org/officeDocument/2006/relationships/hyperlink" Target="https://ims.internationalprocessplants.com/inventory/equipment/detail/706104" TargetMode="External"/><Relationship Id="rId21" Type="http://schemas.openxmlformats.org/officeDocument/2006/relationships/hyperlink" Target="https://markdowntotext.com/contact/" TargetMode="External"/><Relationship Id="rId24" Type="http://schemas.openxmlformats.org/officeDocument/2006/relationships/hyperlink" Target="https://ims.internationalprocessplants.com/inventory/equipment/spray-dryer" TargetMode="External"/><Relationship Id="rId23" Type="http://schemas.openxmlformats.org/officeDocument/2006/relationships/hyperlink" Target="https://ims.internationalprocessplants.com/inventory/equipment/detail/706104"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706164" TargetMode="External"/><Relationship Id="rId28" Type="http://schemas.openxmlformats.org/officeDocument/2006/relationships/hyperlink" Target="https://ims.internationalprocessplants.com/inventory/equipment/detail/706164" TargetMode="External"/><Relationship Id="rId27" Type="http://schemas.openxmlformats.org/officeDocument/2006/relationships/hyperlink" Target="https://ims.internationalprocessplants.com/inventory/equipment/detail/706164" TargetMode="External"/><Relationship Id="rId29" Type="http://schemas.openxmlformats.org/officeDocument/2006/relationships/hyperlink" Target="https://ims.internationalprocessplants.com/inventory/equipment/detail/222747" TargetMode="External"/><Relationship Id="rId95" Type="http://schemas.openxmlformats.org/officeDocument/2006/relationships/hyperlink" Target="https://markdowntotext.com/contact/" TargetMode="External"/><Relationship Id="rId94" Type="http://schemas.openxmlformats.org/officeDocument/2006/relationships/hyperlink" Target="https://markdowntotext.com/contact/" TargetMode="External"/><Relationship Id="rId97" Type="http://schemas.openxmlformats.org/officeDocument/2006/relationships/hyperlink" Target="https://ims.internationalprocessplants.com/inventory/equipment/spray-dryer" TargetMode="External"/><Relationship Id="rId96" Type="http://schemas.openxmlformats.org/officeDocument/2006/relationships/hyperlink" Target="https://ims.internationalprocessplants.com/inventory/equipment/spray-dryer" TargetMode="External"/><Relationship Id="rId11" Type="http://schemas.openxmlformats.org/officeDocument/2006/relationships/hyperlink" Target="https://ims.internationalprocessplants.com/inventory/equipment/detail/706104" TargetMode="External"/><Relationship Id="rId10" Type="http://schemas.openxmlformats.org/officeDocument/2006/relationships/hyperlink" Target="https://ims.internationalprocessplants.com/inventory/equipment/detail/203801"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706100" TargetMode="External"/><Relationship Id="rId91" Type="http://schemas.openxmlformats.org/officeDocument/2006/relationships/hyperlink" Target="https://markdowntotext.com/equipment/filter/" TargetMode="External"/><Relationship Id="rId90" Type="http://schemas.openxmlformats.org/officeDocument/2006/relationships/hyperlink" Target="https://markdowntotext.com/contact/" TargetMode="External"/><Relationship Id="rId93" Type="http://schemas.openxmlformats.org/officeDocument/2006/relationships/hyperlink" Target="https://markdowntotext.com/equipment/heat-exchanger/shell-and-tube/" TargetMode="External"/><Relationship Id="rId92" Type="http://schemas.openxmlformats.org/officeDocument/2006/relationships/hyperlink" Target="https://markdowntotext.com/equipment/centrifuge/" TargetMode="External"/><Relationship Id="rId15" Type="http://schemas.openxmlformats.org/officeDocument/2006/relationships/hyperlink" Target="https://ims.internationalprocessplants.com/inventory/equipment/detail/706100" TargetMode="External"/><Relationship Id="rId14" Type="http://schemas.openxmlformats.org/officeDocument/2006/relationships/hyperlink" Target="https://ims.internationalprocessplants.com/inventory/equipment/detail/706100"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03801" TargetMode="External"/><Relationship Id="rId19" Type="http://schemas.openxmlformats.org/officeDocument/2006/relationships/hyperlink" Target="https://ims.internationalprocessplants.com/inventory/equipment/detail/203801" TargetMode="External"/><Relationship Id="rId18" Type="http://schemas.openxmlformats.org/officeDocument/2006/relationships/hyperlink" Target="https://ims.internationalprocessplants.com/inventory/equipment/detail/203801" TargetMode="External"/><Relationship Id="rId84" Type="http://schemas.openxmlformats.org/officeDocument/2006/relationships/hyperlink" Target="https://ims.internationalprocessplants.com/inventory/equipment/detail/220469" TargetMode="External"/><Relationship Id="rId83" Type="http://schemas.openxmlformats.org/officeDocument/2006/relationships/hyperlink" Target="https://ims.internationalprocessplants.com/inventory/equipment/detail/220469" TargetMode="External"/><Relationship Id="rId86" Type="http://schemas.openxmlformats.org/officeDocument/2006/relationships/hyperlink" Target="https://markdowntotext.com/contact/" TargetMode="External"/><Relationship Id="rId85" Type="http://schemas.openxmlformats.org/officeDocument/2006/relationships/hyperlink" Target="https://ims.internationalprocessplants.com/inventory/equipment/detail/223648" TargetMode="External"/><Relationship Id="rId88" Type="http://schemas.openxmlformats.org/officeDocument/2006/relationships/hyperlink" Target="https://ims.internationalprocessplants.com/inventory/equipment/detail/223648" TargetMode="External"/><Relationship Id="rId87" Type="http://schemas.openxmlformats.org/officeDocument/2006/relationships/hyperlink" Target="https://ims.internationalprocessplants.com/inventory/equipment/detail/223648" TargetMode="External"/><Relationship Id="rId89" Type="http://schemas.openxmlformats.org/officeDocument/2006/relationships/hyperlink" Target="https://ims.internationalprocessplants.com/inventory/equipment/spray-dryer" TargetMode="External"/><Relationship Id="rId80" Type="http://schemas.openxmlformats.org/officeDocument/2006/relationships/hyperlink" Target="https://ims.internationalprocessplants.com/inventory/equipment/detail/238212" TargetMode="External"/><Relationship Id="rId82" Type="http://schemas.openxmlformats.org/officeDocument/2006/relationships/hyperlink" Target="https://markdowntotext.com/contact/" TargetMode="External"/><Relationship Id="rId81" Type="http://schemas.openxmlformats.org/officeDocument/2006/relationships/hyperlink" Target="https://ims.internationalprocessplants.com/inventory/equipment/detail/2204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706100"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spray-dryer" TargetMode="External"/><Relationship Id="rId8" Type="http://schemas.openxmlformats.org/officeDocument/2006/relationships/hyperlink" Target="https://ims.internationalprocessplants.com/inventory/equipment/spray-dryer" TargetMode="External"/><Relationship Id="rId73" Type="http://schemas.openxmlformats.org/officeDocument/2006/relationships/hyperlink" Target="https://markdowntotext.com/contact/" TargetMode="External"/><Relationship Id="rId72" Type="http://schemas.openxmlformats.org/officeDocument/2006/relationships/hyperlink" Target="https://ims.internationalprocessplants.com/inventory/equipment/detail/207376" TargetMode="External"/><Relationship Id="rId75" Type="http://schemas.openxmlformats.org/officeDocument/2006/relationships/hyperlink" Target="https://ims.internationalprocessplants.com/inventory/equipment/detail/207376" TargetMode="External"/><Relationship Id="rId74" Type="http://schemas.openxmlformats.org/officeDocument/2006/relationships/hyperlink" Target="https://ims.internationalprocessplants.com/inventory/equipment/detail/207376" TargetMode="External"/><Relationship Id="rId77" Type="http://schemas.openxmlformats.org/officeDocument/2006/relationships/hyperlink" Target="https://ims.internationalprocessplants.com/inventory/equipment/detail/238212" TargetMode="External"/><Relationship Id="rId76" Type="http://schemas.openxmlformats.org/officeDocument/2006/relationships/hyperlink" Target="https://ims.internationalprocessplants.com/inventory/equipment/spray-dryer" TargetMode="External"/><Relationship Id="rId79" Type="http://schemas.openxmlformats.org/officeDocument/2006/relationships/hyperlink" Target="https://ims.internationalprocessplants.com/inventory/equipment/detail/238212" TargetMode="External"/><Relationship Id="rId78" Type="http://schemas.openxmlformats.org/officeDocument/2006/relationships/hyperlink" Target="https://markdowntotext.com/contact/" TargetMode="External"/><Relationship Id="rId71" Type="http://schemas.openxmlformats.org/officeDocument/2006/relationships/hyperlink" Target="https://ims.internationalprocessplants.com/inventory/equipment/detail/222441" TargetMode="External"/><Relationship Id="rId70" Type="http://schemas.openxmlformats.org/officeDocument/2006/relationships/hyperlink" Target="https://ims.internationalprocessplants.com/inventory/equipment/detail/222441" TargetMode="External"/><Relationship Id="rId62" Type="http://schemas.openxmlformats.org/officeDocument/2006/relationships/hyperlink" Target="https://ims.internationalprocessplants.com/inventory/equipment/detail/237067" TargetMode="External"/><Relationship Id="rId61" Type="http://schemas.openxmlformats.org/officeDocument/2006/relationships/hyperlink" Target="https://ims.internationalprocessplants.com/inventory/equipment/detail/237067" TargetMode="External"/><Relationship Id="rId64" Type="http://schemas.openxmlformats.org/officeDocument/2006/relationships/hyperlink" Target="https://ims.internationalprocessplants.com/inventory/equipment/detail/706104" TargetMode="External"/><Relationship Id="rId63" Type="http://schemas.openxmlformats.org/officeDocument/2006/relationships/hyperlink" Target="https://ims.internationalprocessplants.com/inventory/equipment/spray-dryer" TargetMode="External"/><Relationship Id="rId66" Type="http://schemas.openxmlformats.org/officeDocument/2006/relationships/hyperlink" Target="https://ims.internationalprocessplants.com/inventory/equipment/detail/706104" TargetMode="External"/><Relationship Id="rId65" Type="http://schemas.openxmlformats.org/officeDocument/2006/relationships/hyperlink" Target="https://markdowntotext.com/contact/" TargetMode="External"/><Relationship Id="rId68" Type="http://schemas.openxmlformats.org/officeDocument/2006/relationships/hyperlink" Target="https://ims.internationalprocessplants.com/inventory/equipment/detail/222441" TargetMode="External"/><Relationship Id="rId67" Type="http://schemas.openxmlformats.org/officeDocument/2006/relationships/hyperlink" Target="https://ims.internationalprocessplants.com/inventory/equipment/detail/706104" TargetMode="External"/><Relationship Id="rId60" Type="http://schemas.openxmlformats.org/officeDocument/2006/relationships/hyperlink" Target="https://markdowntotext.com/contact/" TargetMode="External"/><Relationship Id="rId69" Type="http://schemas.openxmlformats.org/officeDocument/2006/relationships/hyperlink" Target="https://markdowntotext.com/contact/" TargetMode="External"/><Relationship Id="rId51" Type="http://schemas.openxmlformats.org/officeDocument/2006/relationships/hyperlink" Target="https://ims.internationalprocessplants.com/inventory/equipment/detail/237065" TargetMode="External"/><Relationship Id="rId50" Type="http://schemas.openxmlformats.org/officeDocument/2006/relationships/hyperlink" Target="https://ims.internationalprocessplants.com/inventory/equipment/spray-dryer" TargetMode="External"/><Relationship Id="rId53" Type="http://schemas.openxmlformats.org/officeDocument/2006/relationships/hyperlink" Target="https://ims.internationalprocessplants.com/inventory/equipment/detail/237065" TargetMode="External"/><Relationship Id="rId52" Type="http://schemas.openxmlformats.org/officeDocument/2006/relationships/hyperlink" Target="https://markdowntotext.com/contact/" TargetMode="External"/><Relationship Id="rId55" Type="http://schemas.openxmlformats.org/officeDocument/2006/relationships/hyperlink" Target="https://ims.internationalprocessplants.com/inventory/equipment/detail/237066" TargetMode="External"/><Relationship Id="rId54" Type="http://schemas.openxmlformats.org/officeDocument/2006/relationships/hyperlink" Target="https://ims.internationalprocessplants.com/inventory/equipment/detail/237065" TargetMode="External"/><Relationship Id="rId57" Type="http://schemas.openxmlformats.org/officeDocument/2006/relationships/hyperlink" Target="https://ims.internationalprocessplants.com/inventory/equipment/detail/237066" TargetMode="External"/><Relationship Id="rId56" Type="http://schemas.openxmlformats.org/officeDocument/2006/relationships/hyperlink" Target="https://markdowntotext.com/contact/" TargetMode="External"/><Relationship Id="rId59" Type="http://schemas.openxmlformats.org/officeDocument/2006/relationships/hyperlink" Target="https://ims.internationalprocessplants.com/inventory/equipment/detail/237067" TargetMode="External"/><Relationship Id="rId58" Type="http://schemas.openxmlformats.org/officeDocument/2006/relationships/hyperlink" Target="https://ims.internationalprocessplants.com/inventory/equipment/detail/2370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