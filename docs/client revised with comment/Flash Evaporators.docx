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3rxpqi756xn" w:id="0"/>
      <w:bookmarkEnd w:id="0"/>
      <w:r w:rsidDel="00000000" w:rsidR="00000000" w:rsidRPr="00000000">
        <w:rPr>
          <w:b w:val="1"/>
          <w:bCs w:val="1"/>
          <w:sz w:val="46"/>
          <w:szCs w:val="46"/>
          <w:rtl w:val="0"/>
        </w:rPr>
        <w:t xml:space="preserve">Buy Used Flash Evaporators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flash evaporators through International Process Plants gives chemical, pharmaceutical, food and beverage, and wastewater treatment buyers access to thermal separation systems that concentrate solutions, recover solvents, and reduce waste volume through rapid pressure-drop vaporization.</w:t>
      </w:r>
    </w:p>
    <w:p w:rsidR="00000000" w:rsidDel="00000000" w:rsidP="00000000" w:rsidRDefault="00000000" w:rsidRPr="00000000" w14:paraId="00000003">
      <w:pPr>
        <w:spacing w:after="240" w:before="240" w:lineRule="auto"/>
        <w:rPr/>
      </w:pPr>
      <w:del w:author="Scott Phillips" w:id="0" w:date="2026-04-22T14:46:59Z">
        <w:r w:rsidDel="00000000" w:rsidR="00000000" w:rsidRPr="00000000">
          <w:rPr>
            <w:rtl w:val="0"/>
          </w:rPr>
          <w:delText xml:space="preserve">Flash evaporators are not currently in stock at </w:delText>
        </w:r>
        <w:commentRangeStart w:id="0"/>
        <w:r w:rsidDel="00000000" w:rsidR="00000000" w:rsidRPr="00000000">
          <w:rPr>
            <w:rtl w:val="0"/>
          </w:rPr>
          <w:delText xml:space="preserve">IPP</w:delText>
        </w:r>
        <w:commentRangeEnd w:id="0"/>
        <w:r w:rsidDel="00000000" w:rsidR="00000000" w:rsidRPr="00000000">
          <w:commentReference w:id="0"/>
        </w:r>
        <w:r w:rsidDel="00000000" w:rsidR="00000000" w:rsidRPr="00000000">
          <w:rPr>
            <w:rtl w:val="0"/>
          </w:rPr>
          <w:delText xml:space="preserve">. </w:delText>
        </w:r>
      </w:del>
      <w:r w:rsidDel="00000000" w:rsidR="00000000" w:rsidRPr="00000000">
        <w:rPr>
          <w:rtl w:val="0"/>
        </w:rPr>
        <w:t xml:space="preserve">With a global network of 20 complete plant sites and an inventory of over 15,000 process systems, IPP can source flash evaporators to match your capacity, material, and throughput requirements. Available configurations across the evaporator family include falling film, rising film, forced circulation, wiped film, and multiple-effect systems—each suited for specific viscosity, temperature sensitivity, and throughput needs. Buying used flash evaporators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15,000+ Process Systems in IPP Inventory | 1980 Established Since | 15 Countries with Offices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7">
      <w:pPr>
        <w:numPr>
          <w:ilvl w:val="0"/>
          <w:numId w:val="3"/>
        </w:numPr>
        <w:spacing w:after="0" w:afterAutospacing="0" w:before="240" w:lineRule="auto"/>
        <w:ind w:left="720" w:hanging="360"/>
      </w:pPr>
      <w:hyperlink r:id="rId10">
        <w:r w:rsidDel="00000000" w:rsidR="00000000" w:rsidRPr="00000000">
          <w:rPr>
            <w:color w:val="1155cc"/>
            <w:u w:val="single"/>
            <w:rtl w:val="0"/>
          </w:rPr>
          <w:t xml:space="preserve">Search Flash Evaporators on IMS -- Browse available evaporator inventory</w:t>
        </w:r>
      </w:hyperlink>
      <w:r w:rsidDel="00000000" w:rsidR="00000000" w:rsidRPr="00000000">
        <w:rPr>
          <w:rtl w:val="0"/>
        </w:rPr>
      </w:r>
    </w:p>
    <w:p w:rsidR="00000000" w:rsidDel="00000000" w:rsidP="00000000" w:rsidRDefault="00000000" w:rsidRPr="00000000" w14:paraId="00000008">
      <w:pPr>
        <w:numPr>
          <w:ilvl w:val="0"/>
          <w:numId w:val="3"/>
        </w:numPr>
        <w:spacing w:after="0" w:afterAutospacing="0" w:before="0" w:beforeAutospacing="0" w:lineRule="auto"/>
        <w:ind w:left="720" w:hanging="360"/>
      </w:pPr>
      <w:hyperlink r:id="rId11">
        <w:r w:rsidDel="00000000" w:rsidR="00000000" w:rsidRPr="00000000">
          <w:rPr>
            <w:color w:val="1155cc"/>
            <w:u w:val="single"/>
            <w:rtl w:val="0"/>
          </w:rPr>
          <w:t xml:space="preserve">Contact IPP About Sourcing -- Tell us your flash evaporator requirements</w:t>
        </w:r>
      </w:hyperlink>
      <w:r w:rsidDel="00000000" w:rsidR="00000000" w:rsidRPr="00000000">
        <w:rPr>
          <w:rtl w:val="0"/>
        </w:rPr>
      </w:r>
    </w:p>
    <w:p w:rsidR="00000000" w:rsidDel="00000000" w:rsidP="00000000" w:rsidRDefault="00000000" w:rsidRPr="00000000" w14:paraId="00000009">
      <w:pPr>
        <w:numPr>
          <w:ilvl w:val="0"/>
          <w:numId w:val="3"/>
        </w:numPr>
        <w:spacing w:after="240" w:before="0" w:beforeAutospacing="0" w:lineRule="auto"/>
        <w:ind w:left="720" w:hanging="360"/>
      </w:pPr>
      <w:hyperlink r:id="rId12">
        <w:r w:rsidDel="00000000" w:rsidR="00000000" w:rsidRPr="00000000">
          <w:rPr>
            <w:color w:val="1155cc"/>
            <w:u w:val="single"/>
            <w:rtl w:val="0"/>
          </w:rPr>
          <w:t xml:space="preserve">Browse All Evaporators -- View other evaporator types in stock</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lv9rmc8933y" w:id="1"/>
      <w:bookmarkEnd w:id="1"/>
      <w:r w:rsidDel="00000000" w:rsidR="00000000" w:rsidRPr="00000000">
        <w:rPr>
          <w:b w:val="1"/>
          <w:bCs w:val="1"/>
          <w:sz w:val="34"/>
          <w:szCs w:val="34"/>
          <w:rtl w:val="0"/>
        </w:rPr>
        <w:t xml:space="preserve">Buy Used Flash Evaporators by Material</w:t>
      </w:r>
    </w:p>
    <w:p w:rsidR="00000000" w:rsidDel="00000000" w:rsidP="00000000" w:rsidRDefault="00000000" w:rsidRPr="00000000" w14:paraId="0000000C">
      <w:pPr>
        <w:spacing w:after="240" w:before="240" w:lineRule="auto"/>
        <w:rPr/>
      </w:pPr>
      <w:r w:rsidDel="00000000" w:rsidR="00000000" w:rsidRPr="00000000">
        <w:rPr>
          <w:rtl w:val="0"/>
        </w:rPr>
        <w:t xml:space="preserve">Flash evaporators are commonly built in stainless steel, Hastelloy and other alloys, and glass-lined steel. Contact IPP to discuss sourcing a flash evaporator in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3xu7h89z3i5h" w:id="2"/>
      <w:bookmarkEnd w:id="2"/>
      <w:r w:rsidDel="00000000" w:rsidR="00000000" w:rsidRPr="00000000">
        <w:rPr>
          <w:b w:val="1"/>
          <w:bCs w:val="1"/>
          <w:color w:val="000000"/>
          <w:sz w:val="26"/>
          <w:szCs w:val="26"/>
          <w:rtl w:val="0"/>
        </w:rPr>
        <w:t xml:space="preserve">Buy Used Stainless Steel Flash Evaporators for Sale</w:t>
      </w:r>
    </w:p>
    <w:p w:rsidR="00000000" w:rsidDel="00000000" w:rsidP="00000000" w:rsidRDefault="00000000" w:rsidRPr="00000000" w14:paraId="0000000E">
      <w:pPr>
        <w:spacing w:after="240" w:before="240" w:lineRule="auto"/>
        <w:rPr/>
      </w:pPr>
      <w:r w:rsidDel="00000000" w:rsidR="00000000" w:rsidRPr="00000000">
        <w:rPr>
          <w:rtl w:val="0"/>
        </w:rPr>
        <w:t xml:space="preserve">Stainless steel is the most common material of construction for flash evaporators, providing sanitary surfaces and corrosion resistance for pharmaceutical, food, and chemical applications. IPP does not currently have stainless steel flash evaporators listed. Contact IPP to discuss sourcing options.</w:t>
      </w:r>
    </w:p>
    <w:p w:rsidR="00000000" w:rsidDel="00000000" w:rsidP="00000000" w:rsidRDefault="00000000" w:rsidRPr="00000000" w14:paraId="0000000F">
      <w:pPr>
        <w:spacing w:after="240" w:before="240" w:lineRule="auto"/>
        <w:rPr>
          <w:color w:val="1155cc"/>
          <w:u w:val="single"/>
        </w:rPr>
      </w:pPr>
      <w:hyperlink r:id="rId13">
        <w:r w:rsidDel="00000000" w:rsidR="00000000" w:rsidRPr="00000000">
          <w:rPr>
            <w:color w:val="1155cc"/>
            <w:u w:val="single"/>
            <w:rtl w:val="0"/>
          </w:rPr>
          <w:t xml:space="preserve">Browse All Flash Evaporators on IMS</w:t>
        </w:r>
      </w:hyperlink>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rv7dh2w775x" w:id="3"/>
      <w:bookmarkEnd w:id="3"/>
      <w:r w:rsidDel="00000000" w:rsidR="00000000" w:rsidRPr="00000000">
        <w:rPr>
          <w:b w:val="1"/>
          <w:bCs w:val="1"/>
          <w:color w:val="000000"/>
          <w:sz w:val="26"/>
          <w:szCs w:val="26"/>
          <w:rtl w:val="0"/>
        </w:rPr>
        <w:t xml:space="preserve">Buy Used Hastelloy &amp; Alloy Flash Evaporators for Sale</w:t>
      </w:r>
    </w:p>
    <w:p w:rsidR="00000000" w:rsidDel="00000000" w:rsidP="00000000" w:rsidRDefault="00000000" w:rsidRPr="00000000" w14:paraId="00000011">
      <w:pPr>
        <w:spacing w:after="240" w:before="240" w:lineRule="auto"/>
        <w:rPr/>
      </w:pPr>
      <w:r w:rsidDel="00000000" w:rsidR="00000000" w:rsidRPr="00000000">
        <w:rPr>
          <w:rtl w:val="0"/>
        </w:rPr>
        <w:t xml:space="preserve">Hastelloy and other high-performance alloys are specified for flash evaporators handling aggressive chemicals where standard stainless steel cannot provide adequate corrosion resistance. Contact IPP to discuss sourcing Hastelloy flash evaporators.</w:t>
      </w:r>
    </w:p>
    <w:p w:rsidR="00000000" w:rsidDel="00000000" w:rsidP="00000000" w:rsidRDefault="00000000" w:rsidRPr="00000000" w14:paraId="00000012">
      <w:pPr>
        <w:spacing w:after="240" w:before="240" w:lineRule="auto"/>
        <w:rPr>
          <w:color w:val="1155cc"/>
          <w:u w:val="single"/>
        </w:rPr>
      </w:pPr>
      <w:hyperlink r:id="rId14">
        <w:r w:rsidDel="00000000" w:rsidR="00000000" w:rsidRPr="00000000">
          <w:rPr>
            <w:color w:val="1155cc"/>
            <w:u w:val="single"/>
            <w:rtl w:val="0"/>
          </w:rPr>
          <w:t xml:space="preserve">Browse All Flash Evaporators on IMS</w:t>
        </w:r>
      </w:hyperlink>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k1d504bnhhc" w:id="4"/>
      <w:bookmarkEnd w:id="4"/>
      <w:r w:rsidDel="00000000" w:rsidR="00000000" w:rsidRPr="00000000">
        <w:rPr>
          <w:b w:val="1"/>
          <w:bCs w:val="1"/>
          <w:color w:val="000000"/>
          <w:sz w:val="26"/>
          <w:szCs w:val="26"/>
          <w:rtl w:val="0"/>
        </w:rPr>
        <w:t xml:space="preserve">Buy Used Glass-Lined Steel Flash Evaporators for Sale</w:t>
      </w:r>
    </w:p>
    <w:p w:rsidR="00000000" w:rsidDel="00000000" w:rsidP="00000000" w:rsidRDefault="00000000" w:rsidRPr="00000000" w14:paraId="00000014">
      <w:pPr>
        <w:spacing w:after="240" w:before="240" w:lineRule="auto"/>
        <w:rPr/>
      </w:pPr>
      <w:r w:rsidDel="00000000" w:rsidR="00000000" w:rsidRPr="00000000">
        <w:rPr>
          <w:rtl w:val="0"/>
        </w:rPr>
        <w:t xml:space="preserve">Glass-lined steel flash evaporators are used for ultra-pure or reactive materials where both corrosion resistance and product purity are critical. IPP offers glass-lined equipment through its UGE (Universal Glasteel Equipment) division, which stocks 700+ vessels and 2,700+ parts. Contact IPP for glass-lined flash evaporator sourcing.</w:t>
      </w:r>
    </w:p>
    <w:p w:rsidR="00000000" w:rsidDel="00000000" w:rsidP="00000000" w:rsidRDefault="00000000" w:rsidRPr="00000000" w14:paraId="00000015">
      <w:pPr>
        <w:spacing w:after="240" w:before="240" w:lineRule="auto"/>
        <w:rPr>
          <w:color w:val="1155cc"/>
          <w:u w:val="single"/>
        </w:rPr>
      </w:pPr>
      <w:hyperlink r:id="rId15">
        <w:r w:rsidDel="00000000" w:rsidR="00000000" w:rsidRPr="00000000">
          <w:rPr>
            <w:color w:val="1155cc"/>
            <w:u w:val="single"/>
            <w:rtl w:val="0"/>
          </w:rPr>
          <w:t xml:space="preserve">Browse All Flash Evaporators on IMS</w:t>
        </w:r>
      </w:hyperlink>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h75fug4enmo" w:id="5"/>
      <w:bookmarkEnd w:id="5"/>
      <w:r w:rsidDel="00000000" w:rsidR="00000000" w:rsidRPr="00000000">
        <w:rPr>
          <w:b w:val="1"/>
          <w:bCs w:val="1"/>
          <w:sz w:val="34"/>
          <w:szCs w:val="34"/>
          <w:rtl w:val="0"/>
        </w:rPr>
        <w:t xml:space="preserve">Buy Used Flash Evaporators for Sale by Manufacturer</w:t>
      </w:r>
    </w:p>
    <w:p w:rsidR="00000000" w:rsidDel="00000000" w:rsidP="00000000" w:rsidRDefault="00000000" w:rsidRPr="00000000" w14:paraId="00000018">
      <w:pPr>
        <w:spacing w:after="240" w:before="240" w:lineRule="auto"/>
        <w:rPr/>
      </w:pPr>
      <w:r w:rsidDel="00000000" w:rsidR="00000000" w:rsidRPr="00000000">
        <w:rPr>
          <w:rtl w:val="0"/>
        </w:rPr>
        <w:t xml:space="preserve">Flash evaporators are produced by process equipment manufacturers worldwide. IPP sources from the original equipment manufacturer to help ensure compatibility with existing plant infrastructure, replacement parts, and operator familiarity. Contact IPP to discuss your preferred OEM.</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3d99vma79j7" w:id="6"/>
      <w:bookmarkEnd w:id="6"/>
      <w:r w:rsidDel="00000000" w:rsidR="00000000" w:rsidRPr="00000000">
        <w:rPr>
          <w:b w:val="1"/>
          <w:bCs w:val="1"/>
          <w:color w:val="000000"/>
          <w:sz w:val="26"/>
          <w:szCs w:val="26"/>
          <w:rtl w:val="0"/>
        </w:rPr>
        <w:t xml:space="preserve">Buy Used Flash Evaporators from Major OEMs</w:t>
      </w:r>
    </w:p>
    <w:p w:rsidR="00000000" w:rsidDel="00000000" w:rsidP="00000000" w:rsidRDefault="00000000" w:rsidRPr="00000000" w14:paraId="0000001A">
      <w:pPr>
        <w:spacing w:after="240" w:before="240" w:lineRule="auto"/>
        <w:rPr/>
      </w:pPr>
      <w:r w:rsidDel="00000000" w:rsidR="00000000" w:rsidRPr="00000000">
        <w:rPr>
          <w:rtl w:val="0"/>
        </w:rPr>
        <w:t xml:space="preserve">Flash evaporators are manufactured by leading process equipment companies including GEA, Alfa Laval, Swenson, and Buss-SMS-Canzler. IPP does not currently stock flash evaporators from these manufacturers but can source units through its global network.</w:t>
      </w:r>
    </w:p>
    <w:p w:rsidR="00000000" w:rsidDel="00000000" w:rsidP="00000000" w:rsidRDefault="00000000" w:rsidRPr="00000000" w14:paraId="0000001B">
      <w:pPr>
        <w:spacing w:after="240" w:before="240" w:lineRule="auto"/>
        <w:rPr>
          <w:color w:val="1155cc"/>
          <w:u w:val="single"/>
        </w:rPr>
      </w:pPr>
      <w:hyperlink r:id="rId16">
        <w:r w:rsidDel="00000000" w:rsidR="00000000" w:rsidRPr="00000000">
          <w:rPr>
            <w:color w:val="1155cc"/>
            <w:u w:val="single"/>
            <w:rtl w:val="0"/>
          </w:rPr>
          <w:t xml:space="preserve">Browse All Flash Evaporators on IMS</w:t>
        </w:r>
      </w:hyperlink>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vhep6r4qmjfv" w:id="7"/>
      <w:bookmarkEnd w:id="7"/>
      <w:r w:rsidDel="00000000" w:rsidR="00000000" w:rsidRPr="00000000">
        <w:rPr>
          <w:b w:val="1"/>
          <w:bCs w:val="1"/>
          <w:color w:val="000000"/>
          <w:sz w:val="26"/>
          <w:szCs w:val="26"/>
          <w:rtl w:val="0"/>
        </w:rPr>
        <w:t xml:space="preserve">Buy Used Flash Evaporators from Other Manufacturers</w:t>
      </w:r>
    </w:p>
    <w:p w:rsidR="00000000" w:rsidDel="00000000" w:rsidP="00000000" w:rsidRDefault="00000000" w:rsidRPr="00000000" w14:paraId="0000001D">
      <w:pPr>
        <w:spacing w:after="240" w:before="240" w:lineRule="auto"/>
        <w:rPr/>
      </w:pPr>
      <w:r w:rsidDel="00000000" w:rsidR="00000000" w:rsidRPr="00000000">
        <w:rPr>
          <w:rtl w:val="0"/>
        </w:rPr>
        <w:t xml:space="preserve">Beyond major OEMs, IPP's inventory of over 15,000 process systems spans equipment from dozens of manufacturers across multiple categories. Contact IPP if you need a flash evaporator from a specific manufacturer not listed above.</w:t>
      </w:r>
    </w:p>
    <w:p w:rsidR="00000000" w:rsidDel="00000000" w:rsidP="00000000" w:rsidRDefault="00000000" w:rsidRPr="00000000" w14:paraId="0000001E">
      <w:pPr>
        <w:spacing w:after="240" w:before="240" w:lineRule="auto"/>
        <w:rPr>
          <w:color w:val="1155cc"/>
          <w:u w:val="single"/>
        </w:rPr>
      </w:pPr>
      <w:hyperlink r:id="rId17">
        <w:r w:rsidDel="00000000" w:rsidR="00000000" w:rsidRPr="00000000">
          <w:rPr>
            <w:color w:val="1155cc"/>
            <w:u w:val="single"/>
            <w:rtl w:val="0"/>
          </w:rPr>
          <w:t xml:space="preserve">Browse All Flash Evaporators on IMS</w:t>
        </w:r>
      </w:hyperlink>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7gnh9new0hgs" w:id="8"/>
      <w:bookmarkEnd w:id="8"/>
      <w:r w:rsidDel="00000000" w:rsidR="00000000" w:rsidRPr="00000000">
        <w:rPr>
          <w:b w:val="1"/>
          <w:bCs w:val="1"/>
          <w:sz w:val="34"/>
          <w:szCs w:val="34"/>
          <w:rtl w:val="0"/>
        </w:rPr>
        <w:t xml:space="preserve">Buy Used Flash Evaporators for Sale by Condition</w:t>
      </w:r>
    </w:p>
    <w:p w:rsidR="00000000" w:rsidDel="00000000" w:rsidP="00000000" w:rsidRDefault="00000000" w:rsidRPr="00000000" w14:paraId="00000021">
      <w:pPr>
        <w:spacing w:after="240" w:before="240" w:lineRule="auto"/>
        <w:rPr/>
      </w:pPr>
      <w:r w:rsidDel="00000000" w:rsidR="00000000" w:rsidRPr="00000000">
        <w:rPr>
          <w:rtl w:val="0"/>
        </w:rPr>
        <w:t xml:space="preserve">IPP sources flash evaporators in used, refurbished/rebuilt, unused, and new condition grades. Choose the condition that matches your budget, timeline, and performance requirements.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qq4yhaqlsi6h" w:id="9"/>
      <w:bookmarkEnd w:id="9"/>
      <w:r w:rsidDel="00000000" w:rsidR="00000000" w:rsidRPr="00000000">
        <w:rPr>
          <w:b w:val="1"/>
          <w:bCs w:val="1"/>
          <w:color w:val="000000"/>
          <w:sz w:val="26"/>
          <w:szCs w:val="26"/>
          <w:rtl w:val="0"/>
        </w:rPr>
        <w:t xml:space="preserve">Buy Used Flash Evaporators for Sale</w:t>
      </w:r>
    </w:p>
    <w:p w:rsidR="00000000" w:rsidDel="00000000" w:rsidP="00000000" w:rsidRDefault="00000000" w:rsidRPr="00000000" w14:paraId="00000023">
      <w:pPr>
        <w:spacing w:after="240" w:before="240" w:lineRule="auto"/>
        <w:rPr/>
      </w:pPr>
      <w:r w:rsidDel="00000000" w:rsidR="00000000" w:rsidRPr="00000000">
        <w:rPr>
          <w:rtl w:val="0"/>
        </w:rPr>
        <w:t xml:space="preserve">Good used flash evaporators were previously installed in production service, inspected on intake, and are offered as-is at the lowest price point while retaining OEM components. IPP does not currently have used flash evaporators listed but can source them from its global network.</w:t>
      </w:r>
    </w:p>
    <w:p w:rsidR="00000000" w:rsidDel="00000000" w:rsidP="00000000" w:rsidRDefault="00000000" w:rsidRPr="00000000" w14:paraId="00000024">
      <w:pPr>
        <w:spacing w:after="240" w:before="240" w:lineRule="auto"/>
        <w:rPr>
          <w:color w:val="1155cc"/>
          <w:u w:val="single"/>
        </w:rPr>
      </w:pPr>
      <w:hyperlink r:id="rId18">
        <w:r w:rsidDel="00000000" w:rsidR="00000000" w:rsidRPr="00000000">
          <w:rPr>
            <w:color w:val="1155cc"/>
            <w:u w:val="single"/>
            <w:rtl w:val="0"/>
          </w:rPr>
          <w:t xml:space="preserve">Browse All Flash Evaporators on IMS</w:t>
        </w:r>
      </w:hyperlink>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d5809c5svn7" w:id="10"/>
      <w:bookmarkEnd w:id="10"/>
      <w:r w:rsidDel="00000000" w:rsidR="00000000" w:rsidRPr="00000000">
        <w:rPr>
          <w:b w:val="1"/>
          <w:bCs w:val="1"/>
          <w:color w:val="000000"/>
          <w:sz w:val="26"/>
          <w:szCs w:val="26"/>
          <w:rtl w:val="0"/>
        </w:rPr>
        <w:t xml:space="preserve">Buy Refurbished/Rebuilt Flash Evaporators for Sale</w:t>
      </w:r>
    </w:p>
    <w:p w:rsidR="00000000" w:rsidDel="00000000" w:rsidP="00000000" w:rsidRDefault="00000000" w:rsidRPr="00000000" w14:paraId="00000026">
      <w:pPr>
        <w:spacing w:after="240" w:before="240" w:lineRule="auto"/>
        <w:rPr/>
      </w:pPr>
      <w:r w:rsidDel="00000000" w:rsidR="00000000" w:rsidRPr="00000000">
        <w:rPr>
          <w:rtl w:val="0"/>
        </w:rPr>
        <w:t xml:space="preserve">Refurbished/rebuilt flash evaporators have been disassembled, inspected, and restored with worn parts replaced before resale. These units offer closer-to-new performance at a meaningful discount compared to factory-new equipment while retaining original OEM components.</w:t>
      </w:r>
    </w:p>
    <w:p w:rsidR="00000000" w:rsidDel="00000000" w:rsidP="00000000" w:rsidRDefault="00000000" w:rsidRPr="00000000" w14:paraId="00000027">
      <w:pPr>
        <w:spacing w:after="240" w:before="240" w:lineRule="auto"/>
        <w:rPr>
          <w:color w:val="1155cc"/>
          <w:u w:val="single"/>
        </w:rPr>
      </w:pPr>
      <w:hyperlink r:id="rId19">
        <w:r w:rsidDel="00000000" w:rsidR="00000000" w:rsidRPr="00000000">
          <w:rPr>
            <w:color w:val="1155cc"/>
            <w:u w:val="single"/>
            <w:rtl w:val="0"/>
          </w:rPr>
          <w:t xml:space="preserve">Browse All Flash Evaporators on IMS</w:t>
        </w:r>
      </w:hyperlink>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znuvymhoarq" w:id="11"/>
      <w:bookmarkEnd w:id="11"/>
      <w:r w:rsidDel="00000000" w:rsidR="00000000" w:rsidRPr="00000000">
        <w:rPr>
          <w:b w:val="1"/>
          <w:bCs w:val="1"/>
          <w:color w:val="000000"/>
          <w:sz w:val="26"/>
          <w:szCs w:val="26"/>
          <w:rtl w:val="0"/>
        </w:rPr>
        <w:t xml:space="preserve">Buy Unused Flash Evaporators for Sale</w:t>
      </w:r>
    </w:p>
    <w:p w:rsidR="00000000" w:rsidDel="00000000" w:rsidP="00000000" w:rsidRDefault="00000000" w:rsidRPr="00000000" w14:paraId="00000029">
      <w:pPr>
        <w:spacing w:after="240" w:before="240" w:lineRule="auto"/>
        <w:rPr/>
      </w:pPr>
      <w:r w:rsidDel="00000000" w:rsidR="00000000" w:rsidRPr="00000000">
        <w:rPr>
          <w:rtl w:val="0"/>
        </w:rPr>
        <w:t xml:space="preserve">Unused flash evaporators were manufactured and delivered but never placed into service. These surplus units deliver new-equipment performance with immediate availability, typically at a discount versus ordering the same machine factory-fresh from the OEM.</w:t>
      </w:r>
    </w:p>
    <w:p w:rsidR="00000000" w:rsidDel="00000000" w:rsidP="00000000" w:rsidRDefault="00000000" w:rsidRPr="00000000" w14:paraId="0000002A">
      <w:pPr>
        <w:spacing w:after="240" w:before="240" w:lineRule="auto"/>
        <w:rPr>
          <w:color w:val="1155cc"/>
          <w:u w:val="single"/>
        </w:rPr>
      </w:pPr>
      <w:hyperlink r:id="rId20">
        <w:r w:rsidDel="00000000" w:rsidR="00000000" w:rsidRPr="00000000">
          <w:rPr>
            <w:color w:val="1155cc"/>
            <w:u w:val="single"/>
            <w:rtl w:val="0"/>
          </w:rPr>
          <w:t xml:space="preserve">Browse All Flash Evaporators on IMS</w:t>
        </w:r>
      </w:hyperlink>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d24arvzg9kgx" w:id="12"/>
      <w:bookmarkEnd w:id="12"/>
      <w:r w:rsidDel="00000000" w:rsidR="00000000" w:rsidRPr="00000000">
        <w:rPr>
          <w:b w:val="1"/>
          <w:bCs w:val="1"/>
          <w:color w:val="000000"/>
          <w:sz w:val="26"/>
          <w:szCs w:val="26"/>
          <w:rtl w:val="0"/>
        </w:rPr>
        <w:t xml:space="preserve">Buy New Flash Evaporators for Sale</w:t>
      </w:r>
    </w:p>
    <w:p w:rsidR="00000000" w:rsidDel="00000000" w:rsidP="00000000" w:rsidRDefault="00000000" w:rsidRPr="00000000" w14:paraId="0000002C">
      <w:pPr>
        <w:spacing w:after="240" w:before="240" w:lineRule="auto"/>
        <w:rPr/>
      </w:pPr>
      <w:r w:rsidDel="00000000" w:rsidR="00000000" w:rsidRPr="00000000">
        <w:rPr>
          <w:rtl w:val="0"/>
        </w:rPr>
        <w:t xml:space="preserve">IPP Group supplies new flash evaporators through its Gale Process Solutions (GPS) subsidiary, which provides custom fabricated equipment with 12–16 week average delivery. New units offer full manufacturer warranty with no prior service history.</w:t>
      </w:r>
    </w:p>
    <w:p w:rsidR="00000000" w:rsidDel="00000000" w:rsidP="00000000" w:rsidRDefault="00000000" w:rsidRPr="00000000" w14:paraId="0000002D">
      <w:pPr>
        <w:spacing w:after="240" w:before="240" w:lineRule="auto"/>
        <w:rPr>
          <w:color w:val="1155cc"/>
          <w:u w:val="single"/>
        </w:rPr>
      </w:pPr>
      <w:hyperlink r:id="rId21">
        <w:r w:rsidDel="00000000" w:rsidR="00000000" w:rsidRPr="00000000">
          <w:rPr>
            <w:color w:val="1155cc"/>
            <w:u w:val="single"/>
            <w:rtl w:val="0"/>
          </w:rPr>
          <w:t xml:space="preserve">Browse All Flash Evaporators on IMS</w:t>
        </w:r>
      </w:hyperlink>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l8y31jdbpmop" w:id="13"/>
      <w:bookmarkEnd w:id="13"/>
      <w:r w:rsidDel="00000000" w:rsidR="00000000" w:rsidRPr="00000000">
        <w:rPr>
          <w:b w:val="1"/>
          <w:bCs w:val="1"/>
          <w:sz w:val="34"/>
          <w:szCs w:val="34"/>
          <w:rtl w:val="0"/>
        </w:rPr>
        <w:t xml:space="preserve">Ready to Buy a Used Flash Evaporator?</w:t>
      </w:r>
    </w:p>
    <w:p w:rsidR="00000000" w:rsidDel="00000000" w:rsidP="00000000" w:rsidRDefault="00000000" w:rsidRPr="00000000" w14:paraId="00000030">
      <w:pPr>
        <w:spacing w:after="240" w:before="240" w:lineRule="auto"/>
        <w:rPr/>
      </w:pPr>
      <w:r w:rsidDel="00000000" w:rsidR="00000000" w:rsidRPr="00000000">
        <w:rPr>
          <w:rtl w:val="0"/>
        </w:rPr>
        <w:t xml:space="preserve">Tell us your specifications and requirements. Our team will match your needs against current flash evaporators inventory and provide a detailed quote.</w:t>
      </w:r>
    </w:p>
    <w:p w:rsidR="00000000" w:rsidDel="00000000" w:rsidP="00000000" w:rsidRDefault="00000000" w:rsidRPr="00000000" w14:paraId="00000031">
      <w:pPr>
        <w:spacing w:after="240" w:before="240" w:lineRule="auto"/>
        <w:rPr>
          <w:color w:val="1155cc"/>
          <w:u w:val="single"/>
        </w:rPr>
      </w:pPr>
      <w:hyperlink r:id="rId22">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9i8jpr1pc7n1" w:id="14"/>
      <w:bookmarkEnd w:id="14"/>
      <w:r w:rsidDel="00000000" w:rsidR="00000000" w:rsidRPr="00000000">
        <w:rPr>
          <w:b w:val="1"/>
          <w:bCs w:val="1"/>
          <w:sz w:val="34"/>
          <w:szCs w:val="34"/>
          <w:rtl w:val="0"/>
        </w:rPr>
        <w:t xml:space="preserve">Buying Used Flash Evaporators vs Buying New</w:t>
      </w:r>
    </w:p>
    <w:p w:rsidR="00000000" w:rsidDel="00000000" w:rsidP="00000000" w:rsidRDefault="00000000" w:rsidRPr="00000000" w14:paraId="00000034">
      <w:pPr>
        <w:spacing w:after="240" w:before="240" w:lineRule="auto"/>
        <w:rPr/>
      </w:pPr>
      <w:r w:rsidDel="00000000" w:rsidR="00000000" w:rsidRPr="00000000">
        <w:rPr>
          <w:rtl w:val="0"/>
        </w:rPr>
        <w:t xml:space="preserve">Buying used flash evaporators from IPP can save up to 50% of capital and 90% of lead time versus buying new. Here is how used and new flash evaporators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5.0717703349283"/>
        <w:gridCol w:w="4483.444976076555"/>
        <w:gridCol w:w="2811.4832535885166"/>
        <w:tblGridChange w:id="0">
          <w:tblGrid>
            <w:gridCol w:w="2065.0717703349283"/>
            <w:gridCol w:w="4483.444976076555"/>
            <w:gridCol w:w="2811.48325358851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In-stock units ready to ship when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Stainless steel, Hastelloy &amp; alloys, glass-lined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Configurations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Falling film, rising film, forced circulation, wiped film, multiple-effect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Custom-built to specification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Sourcing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15,000+ systems across 20 plant 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New raw material consumption</w:t>
            </w:r>
          </w:p>
        </w:tc>
      </w:tr>
    </w:tbl>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has57jkey8qv" w:id="15"/>
      <w:bookmarkEnd w:id="15"/>
      <w:r w:rsidDel="00000000" w:rsidR="00000000" w:rsidRPr="00000000">
        <w:rPr>
          <w:b w:val="1"/>
          <w:bCs w:val="1"/>
          <w:sz w:val="34"/>
          <w:szCs w:val="34"/>
          <w:rtl w:val="0"/>
        </w:rPr>
        <w:t xml:space="preserve">Advantages of Buying Used Flash Evaporators from IPP</w:t>
      </w:r>
    </w:p>
    <w:p w:rsidR="00000000" w:rsidDel="00000000" w:rsidP="00000000" w:rsidRDefault="00000000" w:rsidRPr="00000000" w14:paraId="0000004C">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flash evaporators ready for your process.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f8gbdb21ehuz" w:id="16"/>
      <w:bookmarkEnd w:id="16"/>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4E">
      <w:pPr>
        <w:spacing w:after="240" w:before="240" w:lineRule="auto"/>
        <w:rPr/>
      </w:pPr>
      <w:r w:rsidDel="00000000" w:rsidR="00000000" w:rsidRPr="00000000">
        <w:rPr>
          <w:rtl w:val="0"/>
        </w:rPr>
        <w:t xml:space="preserve">Buying used flash evaporators from IPP can save up to 50% of capital and 90% of lead time versus buying new.</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9eadinx8vnuw" w:id="17"/>
      <w:bookmarkEnd w:id="17"/>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50">
      <w:pPr>
        <w:spacing w:after="240" w:before="240" w:lineRule="auto"/>
        <w:rPr/>
      </w:pPr>
      <w:r w:rsidDel="00000000" w:rsidR="00000000" w:rsidRPr="00000000">
        <w:rPr>
          <w:rtl w:val="0"/>
        </w:rPr>
        <w:t xml:space="preserve">In-stock flash evaporators from IPP are ready to ship. IPP's GPS subsidiary also provides custom fabricated new equipment with 12–16 week average delivery.</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lc71noril2ff" w:id="18"/>
      <w:bookmarkEnd w:id="18"/>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52">
      <w:pPr>
        <w:spacing w:after="240" w:before="240" w:lineRule="auto"/>
        <w:rPr/>
      </w:pPr>
      <w:r w:rsidDel="00000000" w:rsidR="00000000" w:rsidRPr="00000000">
        <w:rPr>
          <w:rtl w:val="0"/>
        </w:rPr>
        <w:t xml:space="preserve">IPP sources flash evaporators from leading OEM manufacturers worldwide. Every unit is an original OEM product with traceable provenance.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xn3hwjq35qcm" w:id="19"/>
      <w:bookmarkEnd w:id="19"/>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54">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6fx6zihzern" w:id="20"/>
      <w:bookmarkEnd w:id="20"/>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56">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39vbx8tdk8z9" w:id="21"/>
      <w:bookmarkEnd w:id="21"/>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58">
      <w:pPr>
        <w:spacing w:after="240" w:before="240" w:lineRule="auto"/>
        <w:rPr/>
      </w:pPr>
      <w:r w:rsidDel="00000000" w:rsidR="00000000" w:rsidRPr="00000000">
        <w:rPr>
          <w:rtl w:val="0"/>
        </w:rPr>
        <w:t xml:space="preserve">Flash evaporators are available in stainless steel, Hastelloy and other alloys, and glass-lined steel construction to match your process requirements.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mbz919sn9pr1" w:id="22"/>
      <w:bookmarkEnd w:id="22"/>
      <w:r w:rsidDel="00000000" w:rsidR="00000000" w:rsidRPr="00000000">
        <w:rPr>
          <w:b w:val="1"/>
          <w:bCs w:val="1"/>
          <w:sz w:val="34"/>
          <w:szCs w:val="34"/>
          <w:rtl w:val="0"/>
        </w:rPr>
        <w:t xml:space="preserve">How Buying a Used Flash Evaporator Works</w:t>
      </w:r>
    </w:p>
    <w:p w:rsidR="00000000" w:rsidDel="00000000" w:rsidP="00000000" w:rsidRDefault="00000000" w:rsidRPr="00000000" w14:paraId="0000005B">
      <w:pPr>
        <w:spacing w:after="240" w:before="240" w:lineRule="auto"/>
        <w:rPr/>
      </w:pPr>
      <w:r w:rsidDel="00000000" w:rsidR="00000000" w:rsidRPr="00000000">
        <w:rPr>
          <w:rtl w:val="0"/>
        </w:rPr>
        <w:t xml:space="preserve">The process of purchasing used flash evaporators from IPP follows five steps, from specification to delivery.</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at one of our global locations.</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60">
      <w:pPr>
        <w:numPr>
          <w:ilvl w:val="0"/>
          <w:numId w:val="4"/>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v4pamemr7itw" w:id="23"/>
      <w:bookmarkEnd w:id="23"/>
      <w:r w:rsidDel="00000000" w:rsidR="00000000" w:rsidRPr="00000000">
        <w:rPr>
          <w:b w:val="1"/>
          <w:bCs w:val="1"/>
          <w:sz w:val="34"/>
          <w:szCs w:val="34"/>
          <w:rtl w:val="0"/>
        </w:rPr>
        <w:t xml:space="preserve">Industries That Buy Used Flash Evaporators</w:t>
      </w:r>
    </w:p>
    <w:p w:rsidR="00000000" w:rsidDel="00000000" w:rsidP="00000000" w:rsidRDefault="00000000" w:rsidRPr="00000000" w14:paraId="00000063">
      <w:pPr>
        <w:spacing w:after="240" w:before="240" w:lineRule="auto"/>
        <w:rPr/>
      </w:pPr>
      <w:r w:rsidDel="00000000" w:rsidR="00000000" w:rsidRPr="00000000">
        <w:rPr>
          <w:rtl w:val="0"/>
        </w:rPr>
        <w:t xml:space="preserve">IPP supplies used flash evaporators to manufacturers across multiple process industries worldwide.</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Pharmaceutical</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Dairy</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Pulp &amp; Paper</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uubqi0dqjvfm" w:id="24"/>
      <w:bookmarkEnd w:id="24"/>
      <w:r w:rsidDel="00000000" w:rsidR="00000000" w:rsidRPr="00000000">
        <w:rPr>
          <w:b w:val="1"/>
          <w:bCs w:val="1"/>
          <w:sz w:val="34"/>
          <w:szCs w:val="34"/>
          <w:rtl w:val="0"/>
        </w:rPr>
        <w:t xml:space="preserve">Frequently Asked Questions About Buying Used Flash Evaporators</w:t>
      </w:r>
    </w:p>
    <w:p w:rsidR="00000000" w:rsidDel="00000000" w:rsidP="00000000" w:rsidRDefault="00000000" w:rsidRPr="00000000" w14:paraId="0000006E">
      <w:pPr>
        <w:spacing w:after="240" w:before="240" w:lineRule="auto"/>
        <w:rPr/>
      </w:pPr>
      <w:r w:rsidDel="00000000" w:rsidR="00000000" w:rsidRPr="00000000">
        <w:rPr>
          <w:rtl w:val="0"/>
        </w:rPr>
        <w:t xml:space="preserve">Answers to the most common questions from buyers and procurement teams evaluating used flash evaporators.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Q: How many flash evaporators does IPP have in stock?</w:t>
        <w:br w:type="textWrapping"/>
      </w:r>
      <w:r w:rsidDel="00000000" w:rsidR="00000000" w:rsidRPr="00000000">
        <w:rPr>
          <w:rtl w:val="0"/>
        </w:rPr>
        <w:t xml:space="preserve">A: IPP does not currently stock flash evaporators. Contact IPP to discuss sourcing from our global network of 20 plant sites.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Q: Does IPP sell new flash evaporators as well as used?</w:t>
        <w:br w:type="textWrapping"/>
      </w:r>
      <w:r w:rsidDel="00000000" w:rsidR="00000000" w:rsidRPr="00000000">
        <w:rPr>
          <w:rtl w:val="0"/>
        </w:rPr>
        <w:t xml:space="preserve">A: Yes. IPP stocks new flash evaporators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Q: What manufacturers of flash evaporators does IPP stock?</w:t>
        <w:br w:type="textWrapping"/>
      </w:r>
      <w:r w:rsidDel="00000000" w:rsidR="00000000" w:rsidRPr="00000000">
        <w:rPr>
          <w:rtl w:val="0"/>
        </w:rPr>
        <w:t xml:space="preserve">A: IPP does not currently stock flash evaporators. Contact IPP to discuss sourcing from our global network of 20 plant sites.</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Q: How much can I save buying used flash evaporators versus new?</w:t>
        <w:br w:type="textWrapping"/>
      </w:r>
      <w:r w:rsidDel="00000000" w:rsidR="00000000" w:rsidRPr="00000000">
        <w:rPr>
          <w:rtl w:val="0"/>
        </w:rPr>
        <w:t xml:space="preserve">A: Buying used flash evaporators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Q: How long does it take to receive flash evaporators from IPP?</w:t>
        <w:br w:type="textWrapping"/>
      </w:r>
      <w:r w:rsidDel="00000000" w:rsidR="00000000" w:rsidRPr="00000000">
        <w:rPr>
          <w:rtl w:val="0"/>
        </w:rPr>
        <w:t xml:space="preserve">A: In-stock flash evaporators are ready to ship. IPP's GPS subsidiary provides new custom fabricated equipment with 12–16 week average delivery. IPP ships from offices in 15 countries worldwide.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jvy8m8co5dby" w:id="25"/>
      <w:bookmarkEnd w:id="25"/>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77">
      <w:pPr>
        <w:spacing w:after="240" w:before="240" w:lineRule="auto"/>
        <w:rPr/>
      </w:pPr>
      <w:r w:rsidDel="00000000" w:rsidR="00000000" w:rsidRPr="00000000">
        <w:rPr>
          <w:rtl w:val="0"/>
        </w:rPr>
        <w:t xml:space="preserve">In addition to flash evaporators, IPP stocks equipment across multiple categories for complete process solutions.</w:t>
      </w:r>
    </w:p>
    <w:p w:rsidR="00000000" w:rsidDel="00000000" w:rsidP="00000000" w:rsidRDefault="00000000" w:rsidRPr="00000000" w14:paraId="00000078">
      <w:pPr>
        <w:numPr>
          <w:ilvl w:val="0"/>
          <w:numId w:val="2"/>
        </w:numPr>
        <w:spacing w:after="0" w:afterAutospacing="0" w:before="240" w:lineRule="auto"/>
        <w:ind w:left="720" w:hanging="360"/>
      </w:pPr>
      <w:hyperlink r:id="rId23">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79">
      <w:pPr>
        <w:numPr>
          <w:ilvl w:val="0"/>
          <w:numId w:val="2"/>
        </w:numPr>
        <w:spacing w:after="0" w:afterAutospacing="0" w:before="0" w:beforeAutospacing="0" w:lineRule="auto"/>
        <w:ind w:left="720" w:hanging="360"/>
      </w:pPr>
      <w:hyperlink r:id="rId24">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07A">
      <w:pPr>
        <w:numPr>
          <w:ilvl w:val="0"/>
          <w:numId w:val="2"/>
        </w:numPr>
        <w:spacing w:after="240" w:before="0" w:beforeAutospacing="0" w:lineRule="auto"/>
        <w:ind w:left="720" w:hanging="360"/>
      </w:pPr>
      <w:hyperlink r:id="rId25">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97fwdvubltbp" w:id="26"/>
      <w:bookmarkEnd w:id="26"/>
      <w:r w:rsidDel="00000000" w:rsidR="00000000" w:rsidRPr="00000000">
        <w:rPr>
          <w:b w:val="1"/>
          <w:bCs w:val="1"/>
          <w:color w:val="000000"/>
          <w:sz w:val="26"/>
          <w:szCs w:val="26"/>
          <w:rtl w:val="0"/>
        </w:rPr>
        <w:t xml:space="preserve">Looking for New Flash Evaporators?</w:t>
      </w:r>
    </w:p>
    <w:p w:rsidR="00000000" w:rsidDel="00000000" w:rsidP="00000000" w:rsidRDefault="00000000" w:rsidRPr="00000000" w14:paraId="0000007D">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7E">
      <w:pPr>
        <w:spacing w:after="240" w:before="240" w:lineRule="auto"/>
        <w:rPr>
          <w:color w:val="1155cc"/>
          <w:u w:val="single"/>
        </w:rPr>
      </w:pPr>
      <w:hyperlink r:id="rId26">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g8q5xjymhk5b" w:id="27"/>
      <w:bookmarkEnd w:id="27"/>
      <w:r w:rsidDel="00000000" w:rsidR="00000000" w:rsidRPr="00000000">
        <w:rPr>
          <w:b w:val="1"/>
          <w:bCs w:val="1"/>
          <w:sz w:val="34"/>
          <w:szCs w:val="34"/>
          <w:rtl w:val="0"/>
        </w:rPr>
        <w:t xml:space="preserve">Ready to Buy Flash Evaporators?</w:t>
      </w:r>
    </w:p>
    <w:p w:rsidR="00000000" w:rsidDel="00000000" w:rsidP="00000000" w:rsidRDefault="00000000" w:rsidRPr="00000000" w14:paraId="00000081">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82">
      <w:pPr>
        <w:spacing w:after="240" w:before="240" w:lineRule="auto"/>
        <w:rPr>
          <w:color w:val="1155cc"/>
          <w:u w:val="single"/>
        </w:rPr>
      </w:pPr>
      <w:hyperlink r:id="rId27">
        <w:r w:rsidDel="00000000" w:rsidR="00000000" w:rsidRPr="00000000">
          <w:rPr>
            <w:color w:val="1155cc"/>
            <w:u w:val="single"/>
            <w:rtl w:val="0"/>
          </w:rPr>
          <w:t xml:space="preserve">Talk to IPP</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2T15:24:17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never want to say in a page like this that items are not in stock or available, just leave that comment out.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ms.internationalprocessplants.com/inventory/equipment/evaporator/flash"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evaporator/flash" TargetMode="External"/><Relationship Id="rId24" Type="http://schemas.openxmlformats.org/officeDocument/2006/relationships/hyperlink" Target="https://markdowntotext.com/equipment/reactor/" TargetMode="External"/><Relationship Id="rId23" Type="http://schemas.openxmlformats.org/officeDocument/2006/relationships/hyperlink" Target="https://markdowntotext.com/equipment/heat-exchanger/shell-and-tub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evaporator/flash" TargetMode="External"/><Relationship Id="rId26" Type="http://schemas.openxmlformats.org/officeDocument/2006/relationships/hyperlink" Target="https://markdowntotext.com/contact/" TargetMode="External"/><Relationship Id="rId25" Type="http://schemas.openxmlformats.org/officeDocument/2006/relationships/hyperlink" Target="https://markdowntotext.com/equipment/tank/" TargetMode="External"/><Relationship Id="rId28" Type="http://schemas.openxmlformats.org/officeDocument/2006/relationships/hyperlink" Target="https://ims.internationalprocessplants.com/inventory/equipment/evaporator/flash" TargetMode="External"/><Relationship Id="rId27" Type="http://schemas.openxmlformats.org/officeDocument/2006/relationships/hyperlink" Target="https://markdowntotext.com/contact/"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ims.internationalprocessplants.com/inventory/equipment/evaporator/flash" TargetMode="Externa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evaporator/flash" TargetMode="External"/><Relationship Id="rId11"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evaporator/flash" TargetMode="External"/><Relationship Id="rId13" Type="http://schemas.openxmlformats.org/officeDocument/2006/relationships/hyperlink" Target="https://ims.internationalprocessplants.com/inventory/equipment/evaporator/flash" TargetMode="External"/><Relationship Id="rId12" Type="http://schemas.openxmlformats.org/officeDocument/2006/relationships/hyperlink" Target="https://ims.internationalprocessplants.com/inventory/equipment/evaporator/" TargetMode="External"/><Relationship Id="rId15" Type="http://schemas.openxmlformats.org/officeDocument/2006/relationships/hyperlink" Target="https://ims.internationalprocessplants.com/inventory/equipment/evaporator/flash" TargetMode="External"/><Relationship Id="rId14" Type="http://schemas.openxmlformats.org/officeDocument/2006/relationships/hyperlink" Target="https://ims.internationalprocessplants.com/inventory/equipment/evaporator/flash" TargetMode="External"/><Relationship Id="rId17" Type="http://schemas.openxmlformats.org/officeDocument/2006/relationships/hyperlink" Target="https://ims.internationalprocessplants.com/inventory/equipment/evaporator/flash" TargetMode="External"/><Relationship Id="rId16" Type="http://schemas.openxmlformats.org/officeDocument/2006/relationships/hyperlink" Target="https://ims.internationalprocessplants.com/inventory/equipment/evaporator/flash" TargetMode="External"/><Relationship Id="rId19" Type="http://schemas.openxmlformats.org/officeDocument/2006/relationships/hyperlink" Target="https://ims.internationalprocessplants.com/inventory/equipment/evaporator/flash" TargetMode="External"/><Relationship Id="rId18" Type="http://schemas.openxmlformats.org/officeDocument/2006/relationships/hyperlink" Target="https://ims.internationalprocessplants.com/inventory/equipment/evaporator/fl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