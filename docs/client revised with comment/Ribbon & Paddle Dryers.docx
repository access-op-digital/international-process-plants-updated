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fyi7llsn883" w:id="0"/>
      <w:bookmarkEnd w:id="0"/>
      <w:r w:rsidDel="00000000" w:rsidR="00000000" w:rsidRPr="00000000">
        <w:rPr>
          <w:b w:val="1"/>
          <w:bCs w:val="1"/>
          <w:sz w:val="46"/>
          <w:szCs w:val="46"/>
          <w:rtl w:val="0"/>
        </w:rPr>
        <w:t xml:space="preserve">Buy Used Ribbon &amp; Paddle Dryers for Sale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Buying used ribbon &amp; paddle dryers through International Process Plants gives chemical, </w:t>
      </w:r>
      <w:del w:author="Scott Phillips" w:id="0" w:date="2026-04-21T18:22:58Z">
        <w:r w:rsidDel="00000000" w:rsidR="00000000" w:rsidRPr="00000000">
          <w:rPr>
            <w:rtl w:val="0"/>
          </w:rPr>
          <w:delText xml:space="preserve">pharmaceutical, </w:delText>
        </w:r>
      </w:del>
      <w:r w:rsidDel="00000000" w:rsidR="00000000" w:rsidRPr="00000000">
        <w:rPr>
          <w:rtl w:val="0"/>
        </w:rPr>
        <w:t xml:space="preserve">and industrial manufacturers access to Bepex, Strong Scott, Langfields Ltd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304, Stainless Steel 316, Carbon Steel, Stainless Steel 316L. Available in Used, Unused conditions. Buying used ribbon &amp; paddle dryers from IPP can save up to 50% of capital and 90% of lead time versus buying new.</w:t>
      </w:r>
    </w:p>
    <w:p w:rsidR="00000000" w:rsidDel="00000000" w:rsidP="00000000" w:rsidRDefault="00000000" w:rsidRPr="00000000" w14:paraId="00000004">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15+ Dryers in Stock | 1980 Established Since | 15 Countries with Offices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7">
      <w:pPr>
        <w:numPr>
          <w:ilvl w:val="0"/>
          <w:numId w:val="14"/>
        </w:numPr>
        <w:spacing w:after="0" w:afterAutospacing="0" w:before="240" w:lineRule="auto"/>
        <w:ind w:left="720" w:hanging="360"/>
      </w:pPr>
      <w:hyperlink r:id="rId9">
        <w:r w:rsidDel="00000000" w:rsidR="00000000" w:rsidRPr="00000000">
          <w:rPr>
            <w:color w:val="1155cc"/>
            <w:u w:val="single"/>
            <w:rtl w:val="0"/>
          </w:rPr>
          <w:t xml:space="preserve">Komline Sanderson Stainless Steel 316L -- Used</w:t>
        </w:r>
      </w:hyperlink>
      <w:r w:rsidDel="00000000" w:rsidR="00000000" w:rsidRPr="00000000">
        <w:rPr>
          <w:rtl w:val="0"/>
        </w:rPr>
      </w:r>
    </w:p>
    <w:p w:rsidR="00000000" w:rsidDel="00000000" w:rsidP="00000000" w:rsidRDefault="00000000" w:rsidRPr="00000000" w14:paraId="00000008">
      <w:pPr>
        <w:numPr>
          <w:ilvl w:val="0"/>
          <w:numId w:val="14"/>
        </w:numPr>
        <w:spacing w:after="0" w:afterAutospacing="0" w:before="0" w:beforeAutospacing="0" w:lineRule="auto"/>
        <w:ind w:left="720" w:hanging="360"/>
      </w:pPr>
      <w:hyperlink r:id="rId10">
        <w:r w:rsidDel="00000000" w:rsidR="00000000" w:rsidRPr="00000000">
          <w:rPr>
            <w:color w:val="1155cc"/>
            <w:u w:val="single"/>
            <w:rtl w:val="0"/>
          </w:rPr>
          <w:t xml:space="preserve">American Process Stainless Steel 304 -- Used</w:t>
        </w:r>
      </w:hyperlink>
      <w:r w:rsidDel="00000000" w:rsidR="00000000" w:rsidRPr="00000000">
        <w:rPr>
          <w:rtl w:val="0"/>
        </w:rPr>
      </w:r>
    </w:p>
    <w:p w:rsidR="00000000" w:rsidDel="00000000" w:rsidP="00000000" w:rsidRDefault="00000000" w:rsidRPr="00000000" w14:paraId="00000009">
      <w:pPr>
        <w:numPr>
          <w:ilvl w:val="0"/>
          <w:numId w:val="14"/>
        </w:numPr>
        <w:spacing w:after="240" w:before="0" w:beforeAutospacing="0" w:lineRule="auto"/>
        <w:ind w:left="720" w:hanging="360"/>
      </w:pPr>
      <w:hyperlink r:id="rId11">
        <w:r w:rsidDel="00000000" w:rsidR="00000000" w:rsidRPr="00000000">
          <w:rPr>
            <w:color w:val="1155cc"/>
            <w:u w:val="single"/>
            <w:rtl w:val="0"/>
          </w:rPr>
          <w:t xml:space="preserve">Bepex Carbon Steel -- Unused</w:t>
        </w:r>
      </w:hyperlink>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6qvmngmd3bp6" w:id="1"/>
      <w:bookmarkEnd w:id="1"/>
      <w:r w:rsidDel="00000000" w:rsidR="00000000" w:rsidRPr="00000000">
        <w:rPr>
          <w:b w:val="1"/>
          <w:bCs w:val="1"/>
          <w:sz w:val="34"/>
          <w:szCs w:val="34"/>
          <w:rtl w:val="0"/>
        </w:rPr>
        <w:t xml:space="preserve">Buy Used Ribbon &amp; Paddle Dryers by Material</w:t>
      </w:r>
    </w:p>
    <w:p w:rsidR="00000000" w:rsidDel="00000000" w:rsidP="00000000" w:rsidRDefault="00000000" w:rsidRPr="00000000" w14:paraId="0000000C">
      <w:pPr>
        <w:spacing w:after="240" w:before="240" w:lineRule="auto"/>
        <w:rPr/>
      </w:pPr>
      <w:r w:rsidDel="00000000" w:rsidR="00000000" w:rsidRPr="00000000">
        <w:rPr>
          <w:rtl w:val="0"/>
        </w:rPr>
        <w:t xml:space="preserve">IPP stocks ribbon &amp; paddle dryers across multiple material options. Choose the material that matches your process requirements.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31g0zrfcn7q2" w:id="2"/>
      <w:bookmarkEnd w:id="2"/>
      <w:r w:rsidDel="00000000" w:rsidR="00000000" w:rsidRPr="00000000">
        <w:rPr>
          <w:b w:val="1"/>
          <w:bCs w:val="1"/>
          <w:color w:val="000000"/>
          <w:sz w:val="26"/>
          <w:szCs w:val="26"/>
          <w:rtl w:val="0"/>
        </w:rPr>
        <w:t xml:space="preserve">Buy Used Stainless Steel Ribbon &amp; Paddle Dryers for Sale</w:t>
      </w:r>
    </w:p>
    <w:p w:rsidR="00000000" w:rsidDel="00000000" w:rsidP="00000000" w:rsidRDefault="00000000" w:rsidRPr="00000000" w14:paraId="0000000E">
      <w:pPr>
        <w:spacing w:after="240" w:before="240" w:lineRule="auto"/>
        <w:rPr/>
      </w:pPr>
      <w:r w:rsidDel="00000000" w:rsidR="00000000" w:rsidRPr="00000000">
        <w:rPr>
          <w:rtl w:val="0"/>
        </w:rPr>
        <w:t xml:space="preserve">IPP stocks stainless steel ribbon &amp; paddle dryers. Available from Strong Scott, Langfields Ltd, Roben Manufacturing Co and other manufacturers.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sq02orm2vrfx" w:id="3"/>
      <w:bookmarkEnd w:id="3"/>
      <w:r w:rsidDel="00000000" w:rsidR="00000000" w:rsidRPr="00000000">
        <w:rPr>
          <w:b w:val="1"/>
          <w:bCs w:val="1"/>
          <w:color w:val="000000"/>
          <w:sz w:val="22"/>
          <w:szCs w:val="22"/>
          <w:rtl w:val="0"/>
        </w:rPr>
        <w:t xml:space="preserve">[Stainless Steel] Komline Sanderson Stainless Steel 316L (</w:t>
      </w:r>
      <w:hyperlink r:id="rId12">
        <w:r w:rsidDel="00000000" w:rsidR="00000000" w:rsidRPr="00000000">
          <w:rPr>
            <w:b w:val="1"/>
            <w:bCs w:val="1"/>
            <w:color w:val="1155cc"/>
            <w:sz w:val="22"/>
            <w:szCs w:val="22"/>
            <w:u w:val="single"/>
            <w:rtl w:val="0"/>
          </w:rPr>
          <w:t xml:space="preserve">IPP# 210716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Used Komline Sanderson Stainless Steel 316L dryer- ribbon &amp; paddle.</w:t>
      </w:r>
    </w:p>
    <w:p w:rsidR="00000000" w:rsidDel="00000000" w:rsidP="00000000" w:rsidRDefault="00000000" w:rsidRPr="00000000" w14:paraId="00000011">
      <w:pPr>
        <w:numPr>
          <w:ilvl w:val="0"/>
          <w:numId w:val="18"/>
        </w:numPr>
        <w:spacing w:after="0" w:afterAutospacing="0" w:before="24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12">
      <w:pPr>
        <w:numPr>
          <w:ilvl w:val="0"/>
          <w:numId w:val="18"/>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3">
      <w:pPr>
        <w:numPr>
          <w:ilvl w:val="0"/>
          <w:numId w:val="18"/>
        </w:numPr>
        <w:spacing w:after="240" w:before="0" w:beforeAutospacing="0" w:lineRule="auto"/>
        <w:ind w:left="720" w:hanging="360"/>
      </w:pPr>
      <w:r w:rsidDel="00000000" w:rsidR="00000000" w:rsidRPr="00000000">
        <w:rPr>
          <w:rtl w:val="0"/>
        </w:rPr>
        <w:t xml:space="preserve">Manufacturer and Model: Komline Sanderson NPD-8W-400</w:t>
      </w:r>
    </w:p>
    <w:p w:rsidR="00000000" w:rsidDel="00000000" w:rsidP="00000000" w:rsidRDefault="00000000" w:rsidRPr="00000000" w14:paraId="00000014">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210716</w:t>
        </w:r>
      </w:hyperlink>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8udoaoltfhok" w:id="4"/>
      <w:bookmarkEnd w:id="4"/>
      <w:r w:rsidDel="00000000" w:rsidR="00000000" w:rsidRPr="00000000">
        <w:rPr>
          <w:b w:val="1"/>
          <w:bCs w:val="1"/>
          <w:color w:val="000000"/>
          <w:sz w:val="22"/>
          <w:szCs w:val="22"/>
          <w:rtl w:val="0"/>
        </w:rPr>
        <w:t xml:space="preserve">American Process Stainless Steel 304 (</w:t>
      </w:r>
      <w:hyperlink r:id="rId16">
        <w:r w:rsidDel="00000000" w:rsidR="00000000" w:rsidRPr="00000000">
          <w:rPr>
            <w:b w:val="1"/>
            <w:bCs w:val="1"/>
            <w:color w:val="1155cc"/>
            <w:sz w:val="22"/>
            <w:szCs w:val="22"/>
            <w:u w:val="single"/>
            <w:rtl w:val="0"/>
          </w:rPr>
          <w:t xml:space="preserve">IPP# 246690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Used American Process Stainless Steel 304 dryer- ribbon &amp; paddle.</w:t>
      </w:r>
    </w:p>
    <w:p w:rsidR="00000000" w:rsidDel="00000000" w:rsidP="00000000" w:rsidRDefault="00000000" w:rsidRPr="00000000" w14:paraId="00000017">
      <w:pPr>
        <w:numPr>
          <w:ilvl w:val="0"/>
          <w:numId w:val="15"/>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18">
      <w:pPr>
        <w:numPr>
          <w:ilvl w:val="0"/>
          <w:numId w:val="15"/>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9">
      <w:pPr>
        <w:numPr>
          <w:ilvl w:val="0"/>
          <w:numId w:val="15"/>
        </w:numPr>
        <w:spacing w:after="240" w:before="0" w:beforeAutospacing="0" w:lineRule="auto"/>
        <w:ind w:left="720" w:hanging="360"/>
      </w:pPr>
      <w:r w:rsidDel="00000000" w:rsidR="00000000" w:rsidRPr="00000000">
        <w:rPr>
          <w:rtl w:val="0"/>
        </w:rPr>
        <w:t xml:space="preserve">Manufacturer and Model: American Process C045/5608 Type CPB-045</w:t>
      </w:r>
    </w:p>
    <w:p w:rsidR="00000000" w:rsidDel="00000000" w:rsidP="00000000" w:rsidRDefault="00000000" w:rsidRPr="00000000" w14:paraId="0000001A">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246690</w:t>
        </w:r>
      </w:hyperlink>
      <w:r w:rsidDel="00000000" w:rsidR="00000000" w:rsidRPr="00000000">
        <w:rPr>
          <w:rtl w:val="0"/>
        </w:rPr>
      </w:r>
    </w:p>
    <w:p w:rsidR="00000000" w:rsidDel="00000000" w:rsidP="00000000" w:rsidRDefault="00000000" w:rsidRPr="00000000" w14:paraId="0000001B">
      <w:pPr>
        <w:spacing w:after="240" w:before="240" w:lineRule="auto"/>
        <w:rPr>
          <w:color w:val="1155cc"/>
          <w:u w:val="single"/>
        </w:rPr>
      </w:pPr>
      <w:hyperlink r:id="rId20">
        <w:r w:rsidDel="00000000" w:rsidR="00000000" w:rsidRPr="00000000">
          <w:rPr>
            <w:color w:val="1155cc"/>
            <w:u w:val="single"/>
            <w:rtl w:val="0"/>
          </w:rPr>
          <w:t xml:space="preserve">Browse All Stainless Steel Ribbon &amp; Paddle Dryers in Stock</w:t>
        </w:r>
      </w:hyperlink>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kun3a44438ag" w:id="5"/>
      <w:bookmarkEnd w:id="5"/>
      <w:r w:rsidDel="00000000" w:rsidR="00000000" w:rsidRPr="00000000">
        <w:rPr>
          <w:b w:val="1"/>
          <w:bCs w:val="1"/>
          <w:color w:val="000000"/>
          <w:sz w:val="26"/>
          <w:szCs w:val="26"/>
          <w:rtl w:val="0"/>
        </w:rPr>
        <w:t xml:space="preserve">Buy Used Carbon Steel Ribbon &amp; Paddle Dryers for Sale</w:t>
      </w:r>
    </w:p>
    <w:p w:rsidR="00000000" w:rsidDel="00000000" w:rsidP="00000000" w:rsidRDefault="00000000" w:rsidRPr="00000000" w14:paraId="0000001D">
      <w:pPr>
        <w:spacing w:after="240" w:before="240" w:lineRule="auto"/>
        <w:rPr/>
      </w:pPr>
      <w:r w:rsidDel="00000000" w:rsidR="00000000" w:rsidRPr="00000000">
        <w:rPr>
          <w:rtl w:val="0"/>
        </w:rPr>
        <w:t xml:space="preserve">IPP stocks carbon steel ribbon &amp; paddle dryers. Available from Bepex and other manufacturers.</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8xjqw492p8r7" w:id="6"/>
      <w:bookmarkEnd w:id="6"/>
      <w:r w:rsidDel="00000000" w:rsidR="00000000" w:rsidRPr="00000000">
        <w:rPr>
          <w:b w:val="1"/>
          <w:bCs w:val="1"/>
          <w:color w:val="000000"/>
          <w:sz w:val="22"/>
          <w:szCs w:val="22"/>
          <w:rtl w:val="0"/>
        </w:rPr>
        <w:t xml:space="preserve">[Carbon Steel] Bepex Carbon Steel (</w:t>
      </w:r>
      <w:hyperlink r:id="rId21">
        <w:r w:rsidDel="00000000" w:rsidR="00000000" w:rsidRPr="00000000">
          <w:rPr>
            <w:b w:val="1"/>
            <w:bCs w:val="1"/>
            <w:color w:val="1155cc"/>
            <w:sz w:val="22"/>
            <w:szCs w:val="22"/>
            <w:u w:val="single"/>
            <w:rtl w:val="0"/>
          </w:rPr>
          <w:t xml:space="preserve">IPP# 96809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Unused Bepex Carbon Steel dryer- ribbon &amp; paddle.</w:t>
      </w:r>
    </w:p>
    <w:p w:rsidR="00000000" w:rsidDel="00000000" w:rsidP="00000000" w:rsidRDefault="00000000" w:rsidRPr="00000000" w14:paraId="00000020">
      <w:pPr>
        <w:numPr>
          <w:ilvl w:val="0"/>
          <w:numId w:val="21"/>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21">
      <w:pPr>
        <w:numPr>
          <w:ilvl w:val="0"/>
          <w:numId w:val="21"/>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22">
      <w:pPr>
        <w:numPr>
          <w:ilvl w:val="0"/>
          <w:numId w:val="21"/>
        </w:numPr>
        <w:spacing w:after="240" w:before="0" w:beforeAutospacing="0" w:lineRule="auto"/>
        <w:ind w:left="720" w:hanging="360"/>
      </w:pPr>
      <w:r w:rsidDel="00000000" w:rsidR="00000000" w:rsidRPr="00000000">
        <w:rPr>
          <w:rtl w:val="0"/>
        </w:rPr>
        <w:t xml:space="preserve">Manufacturer and Model: Bepex CRUJ-400</w:t>
      </w:r>
    </w:p>
    <w:p w:rsidR="00000000" w:rsidDel="00000000" w:rsidP="00000000" w:rsidRDefault="00000000" w:rsidRPr="00000000" w14:paraId="00000023">
      <w:pPr>
        <w:spacing w:after="240" w:before="240" w:lineRule="auto"/>
        <w:rPr>
          <w:color w:val="1155cc"/>
          <w:u w:val="single"/>
        </w:rPr>
      </w:pPr>
      <w:hyperlink r:id="rId22">
        <w:r w:rsidDel="00000000" w:rsidR="00000000" w:rsidRPr="00000000">
          <w:rPr>
            <w:color w:val="1155cc"/>
            <w:u w:val="single"/>
            <w:rtl w:val="0"/>
          </w:rPr>
          <w:t xml:space="preserve">Request Specs</w:t>
        </w:r>
      </w:hyperlink>
      <w:r w:rsidDel="00000000" w:rsidR="00000000" w:rsidRPr="00000000">
        <w:rPr>
          <w:rtl w:val="0"/>
        </w:rPr>
        <w:t xml:space="preserve"> |</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View IPP# 96809</w:t>
        </w:r>
      </w:hyperlink>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ii9zqpc9oafd" w:id="7"/>
      <w:bookmarkEnd w:id="7"/>
      <w:r w:rsidDel="00000000" w:rsidR="00000000" w:rsidRPr="00000000">
        <w:rPr>
          <w:b w:val="1"/>
          <w:bCs w:val="1"/>
          <w:color w:val="000000"/>
          <w:sz w:val="22"/>
          <w:szCs w:val="22"/>
          <w:rtl w:val="0"/>
        </w:rPr>
        <w:t xml:space="preserve">Bepex Carbon Steel (</w:t>
      </w:r>
      <w:hyperlink r:id="rId25">
        <w:r w:rsidDel="00000000" w:rsidR="00000000" w:rsidRPr="00000000">
          <w:rPr>
            <w:b w:val="1"/>
            <w:bCs w:val="1"/>
            <w:color w:val="1155cc"/>
            <w:sz w:val="22"/>
            <w:szCs w:val="22"/>
            <w:u w:val="single"/>
            <w:rtl w:val="0"/>
          </w:rPr>
          <w:t xml:space="preserve">IPP# 96807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Unused Bepex Carbon Steel dryer- ribbon &amp; paddle.</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rtl w:val="0"/>
        </w:rPr>
        <w:t xml:space="preserve">Manufacturer and Model: Bepex CRUJ-400</w:t>
      </w:r>
    </w:p>
    <w:p w:rsidR="00000000" w:rsidDel="00000000" w:rsidP="00000000" w:rsidRDefault="00000000" w:rsidRPr="00000000" w14:paraId="00000029">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96807</w:t>
        </w:r>
      </w:hyperlink>
      <w:r w:rsidDel="00000000" w:rsidR="00000000" w:rsidRPr="00000000">
        <w:rPr>
          <w:rtl w:val="0"/>
        </w:rPr>
      </w:r>
    </w:p>
    <w:p w:rsidR="00000000" w:rsidDel="00000000" w:rsidP="00000000" w:rsidRDefault="00000000" w:rsidRPr="00000000" w14:paraId="0000002A">
      <w:pPr>
        <w:spacing w:after="240" w:before="240" w:lineRule="auto"/>
        <w:rPr>
          <w:color w:val="1155cc"/>
          <w:u w:val="single"/>
        </w:rPr>
      </w:pPr>
      <w:hyperlink r:id="rId29">
        <w:r w:rsidDel="00000000" w:rsidR="00000000" w:rsidRPr="00000000">
          <w:rPr>
            <w:color w:val="1155cc"/>
            <w:u w:val="single"/>
            <w:rtl w:val="0"/>
          </w:rPr>
          <w:t xml:space="preserve">Browse All Carbon Steel Ribbon &amp; Paddle Dryers in Stock</w:t>
        </w:r>
      </w:hyperlink>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w6qr7z9c1xhl" w:id="8"/>
      <w:bookmarkEnd w:id="8"/>
      <w:r w:rsidDel="00000000" w:rsidR="00000000" w:rsidRPr="00000000">
        <w:rPr>
          <w:b w:val="1"/>
          <w:bCs w:val="1"/>
          <w:color w:val="000000"/>
          <w:sz w:val="26"/>
          <w:szCs w:val="26"/>
          <w:rtl w:val="0"/>
        </w:rPr>
        <w:t xml:space="preserve">Buy Used Other Ribbon &amp; Paddle Dryers for Sale</w:t>
      </w:r>
    </w:p>
    <w:p w:rsidR="00000000" w:rsidDel="00000000" w:rsidP="00000000" w:rsidRDefault="00000000" w:rsidRPr="00000000" w14:paraId="0000002C">
      <w:pPr>
        <w:spacing w:after="240" w:before="240" w:lineRule="auto"/>
        <w:rPr/>
      </w:pPr>
      <w:r w:rsidDel="00000000" w:rsidR="00000000" w:rsidRPr="00000000">
        <w:rPr>
          <w:rtl w:val="0"/>
        </w:rPr>
        <w:t xml:space="preserve">IPP stocks other ribbon &amp; paddle dryers. Available from Chemie and Pilot Anlagenbau Hydenau (Germany) and other manufacturers.</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cgcwa2d9np8s" w:id="9"/>
      <w:bookmarkEnd w:id="9"/>
      <w:r w:rsidDel="00000000" w:rsidR="00000000" w:rsidRPr="00000000">
        <w:rPr>
          <w:b w:val="1"/>
          <w:bCs w:val="1"/>
          <w:color w:val="000000"/>
          <w:sz w:val="22"/>
          <w:szCs w:val="22"/>
          <w:rtl w:val="0"/>
        </w:rPr>
        <w:t xml:space="preserve">[Other] Chemie and Pilot Anlagenbau Hydenau (Germany) (</w:t>
      </w:r>
      <w:hyperlink r:id="rId30">
        <w:r w:rsidDel="00000000" w:rsidR="00000000" w:rsidRPr="00000000">
          <w:rPr>
            <w:b w:val="1"/>
            <w:bCs w:val="1"/>
            <w:color w:val="1155cc"/>
            <w:sz w:val="22"/>
            <w:szCs w:val="22"/>
            <w:u w:val="single"/>
            <w:rtl w:val="0"/>
          </w:rPr>
          <w:t xml:space="preserve">IPP# 49708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Unused Chemie and Pilot Anlagenbau Hydenau (Germany) dryer- ribbon &amp; paddle.</w:t>
      </w:r>
    </w:p>
    <w:p w:rsidR="00000000" w:rsidDel="00000000" w:rsidP="00000000" w:rsidRDefault="00000000" w:rsidRPr="00000000" w14:paraId="0000002F">
      <w:pPr>
        <w:numPr>
          <w:ilvl w:val="0"/>
          <w:numId w:val="23"/>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30">
      <w:pPr>
        <w:numPr>
          <w:ilvl w:val="0"/>
          <w:numId w:val="23"/>
        </w:numPr>
        <w:spacing w:after="240" w:before="0" w:beforeAutospacing="0" w:lineRule="auto"/>
        <w:ind w:left="720" w:hanging="360"/>
      </w:pPr>
      <w:r w:rsidDel="00000000" w:rsidR="00000000" w:rsidRPr="00000000">
        <w:rPr>
          <w:rtl w:val="0"/>
        </w:rPr>
        <w:t xml:space="preserve">Manufacturer and Model: Chemie and Pilot Anlagenbau Hydenau (Germany) 24-14</w:t>
      </w:r>
    </w:p>
    <w:p w:rsidR="00000000" w:rsidDel="00000000" w:rsidP="00000000" w:rsidRDefault="00000000" w:rsidRPr="00000000" w14:paraId="00000031">
      <w:pPr>
        <w:spacing w:after="240" w:before="240" w:lineRule="auto"/>
        <w:rPr>
          <w:color w:val="1155cc"/>
          <w:u w:val="single"/>
        </w:rPr>
      </w:pPr>
      <w:hyperlink r:id="rId31">
        <w:r w:rsidDel="00000000" w:rsidR="00000000" w:rsidRPr="00000000">
          <w:rPr>
            <w:color w:val="1155cc"/>
            <w:u w:val="single"/>
            <w:rtl w:val="0"/>
          </w:rPr>
          <w:t xml:space="preserve">Request Specs</w:t>
        </w:r>
      </w:hyperlink>
      <w:r w:rsidDel="00000000" w:rsidR="00000000" w:rsidRPr="00000000">
        <w:rPr>
          <w:rtl w:val="0"/>
        </w:rPr>
        <w:t xml:space="preserv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View IPP# 49708</w:t>
        </w:r>
      </w:hyperlink>
      <w:r w:rsidDel="00000000" w:rsidR="00000000" w:rsidRPr="00000000">
        <w:rPr>
          <w:rtl w:val="0"/>
        </w:rPr>
      </w:r>
    </w:p>
    <w:p w:rsidR="00000000" w:rsidDel="00000000" w:rsidP="00000000" w:rsidRDefault="00000000" w:rsidRPr="00000000" w14:paraId="00000032">
      <w:pPr>
        <w:spacing w:after="240" w:before="240" w:lineRule="auto"/>
        <w:rPr>
          <w:color w:val="1155cc"/>
          <w:u w:val="single"/>
        </w:rPr>
      </w:pPr>
      <w:hyperlink r:id="rId34">
        <w:r w:rsidDel="00000000" w:rsidR="00000000" w:rsidRPr="00000000">
          <w:rPr>
            <w:color w:val="1155cc"/>
            <w:u w:val="single"/>
            <w:rtl w:val="0"/>
          </w:rPr>
          <w:t xml:space="preserve">Browse All Other Ribbon &amp; Paddle Dryers in Stock</w:t>
        </w:r>
      </w:hyperlink>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p61igfht1poi" w:id="10"/>
      <w:bookmarkEnd w:id="10"/>
      <w:r w:rsidDel="00000000" w:rsidR="00000000" w:rsidRPr="00000000">
        <w:rPr>
          <w:b w:val="1"/>
          <w:bCs w:val="1"/>
          <w:sz w:val="34"/>
          <w:szCs w:val="34"/>
          <w:rtl w:val="0"/>
        </w:rPr>
        <w:t xml:space="preserve">Buy Used Ribbon &amp; Paddle Dryers by Manufacturer</w:t>
      </w:r>
    </w:p>
    <w:p w:rsidR="00000000" w:rsidDel="00000000" w:rsidP="00000000" w:rsidRDefault="00000000" w:rsidRPr="00000000" w14:paraId="00000035">
      <w:pPr>
        <w:spacing w:after="240" w:before="240" w:lineRule="auto"/>
        <w:rPr/>
      </w:pPr>
      <w:r w:rsidDel="00000000" w:rsidR="00000000" w:rsidRPr="00000000">
        <w:rPr>
          <w:rtl w:val="0"/>
        </w:rPr>
        <w:t xml:space="preserve">IPP stocks ribbon &amp; paddle dryers from Bepex, Langfields Ltd, Strong Scott, and other leading OEMs. Buying from the original equipment manufacturer helps ensure compatibility with existing plant infrastructure, replacement parts, and operator familiarity.</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2y4pmhhwzvfp" w:id="11"/>
      <w:bookmarkEnd w:id="11"/>
      <w:r w:rsidDel="00000000" w:rsidR="00000000" w:rsidRPr="00000000">
        <w:rPr>
          <w:b w:val="1"/>
          <w:bCs w:val="1"/>
          <w:color w:val="000000"/>
          <w:sz w:val="26"/>
          <w:szCs w:val="26"/>
          <w:rtl w:val="0"/>
        </w:rPr>
        <w:t xml:space="preserve">Buy Used Bepex Ribbon &amp; Paddle Dryers for Sale</w:t>
      </w:r>
    </w:p>
    <w:p w:rsidR="00000000" w:rsidDel="00000000" w:rsidP="00000000" w:rsidRDefault="00000000" w:rsidRPr="00000000" w14:paraId="00000037">
      <w:pPr>
        <w:spacing w:after="240" w:before="240" w:lineRule="auto"/>
        <w:rPr/>
      </w:pPr>
      <w:r w:rsidDel="00000000" w:rsidR="00000000" w:rsidRPr="00000000">
        <w:rPr>
          <w:rtl w:val="0"/>
        </w:rPr>
        <w:t xml:space="preserve">Bepex is the deepest single-manufacturer position in IPP's ribbon &amp; paddle dryer inventory. Available models include SJS-16-10 and CRUJ-400 series units across used and unused conditions.</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lqqekbpjw6ni" w:id="12"/>
      <w:bookmarkEnd w:id="12"/>
      <w:r w:rsidDel="00000000" w:rsidR="00000000" w:rsidRPr="00000000">
        <w:rPr>
          <w:b w:val="1"/>
          <w:bCs w:val="1"/>
          <w:color w:val="000000"/>
          <w:sz w:val="22"/>
          <w:szCs w:val="22"/>
          <w:rtl w:val="0"/>
        </w:rPr>
        <w:t xml:space="preserve">[Bepex CRUJ-400] Bepex CRUJ-400 Carbon Steel (</w:t>
      </w:r>
      <w:hyperlink r:id="rId35">
        <w:r w:rsidDel="00000000" w:rsidR="00000000" w:rsidRPr="00000000">
          <w:rPr>
            <w:b w:val="1"/>
            <w:bCs w:val="1"/>
            <w:color w:val="1155cc"/>
            <w:sz w:val="22"/>
            <w:szCs w:val="22"/>
            <w:u w:val="single"/>
            <w:rtl w:val="0"/>
          </w:rPr>
          <w:t xml:space="preserve">IPP# 96809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Unused Bepex CRUJ-400 carbon steel ribbon &amp; paddle dryer with 11.3 m3 (400 ft3) design capacity and steam heating.</w:t>
      </w:r>
    </w:p>
    <w:p w:rsidR="00000000" w:rsidDel="00000000" w:rsidP="00000000" w:rsidRDefault="00000000" w:rsidRPr="00000000" w14:paraId="0000003A">
      <w:pPr>
        <w:numPr>
          <w:ilvl w:val="0"/>
          <w:numId w:val="20"/>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3B">
      <w:pPr>
        <w:numPr>
          <w:ilvl w:val="0"/>
          <w:numId w:val="20"/>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3C">
      <w:pPr>
        <w:numPr>
          <w:ilvl w:val="0"/>
          <w:numId w:val="20"/>
        </w:numPr>
        <w:spacing w:after="240" w:before="0" w:beforeAutospacing="0" w:lineRule="auto"/>
        <w:ind w:left="720" w:hanging="360"/>
      </w:pPr>
      <w:r w:rsidDel="00000000" w:rsidR="00000000" w:rsidRPr="00000000">
        <w:rPr>
          <w:rtl w:val="0"/>
        </w:rPr>
        <w:t xml:space="preserve">Design Capacity: 11.3 m³ (400 ft³) design capacity</w:t>
      </w:r>
    </w:p>
    <w:p w:rsidR="00000000" w:rsidDel="00000000" w:rsidP="00000000" w:rsidRDefault="00000000" w:rsidRPr="00000000" w14:paraId="0000003D">
      <w:pPr>
        <w:spacing w:after="240" w:before="240" w:lineRule="auto"/>
        <w:rPr>
          <w:color w:val="1155cc"/>
          <w:u w:val="single"/>
        </w:rPr>
      </w:pPr>
      <w:hyperlink r:id="rId36">
        <w:r w:rsidDel="00000000" w:rsidR="00000000" w:rsidRPr="00000000">
          <w:rPr>
            <w:color w:val="1155cc"/>
            <w:u w:val="single"/>
            <w:rtl w:val="0"/>
          </w:rPr>
          <w:t xml:space="preserve">Request Specs</w:t>
        </w:r>
      </w:hyperlink>
      <w:r w:rsidDel="00000000" w:rsidR="00000000" w:rsidRPr="00000000">
        <w:rPr>
          <w:rtl w:val="0"/>
        </w:rPr>
        <w:t xml:space="preserve"> |</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View IPP# 96809</w:t>
        </w:r>
      </w:hyperlink>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1cg2l1ifh5vs" w:id="13"/>
      <w:bookmarkEnd w:id="13"/>
      <w:r w:rsidDel="00000000" w:rsidR="00000000" w:rsidRPr="00000000">
        <w:rPr>
          <w:b w:val="1"/>
          <w:bCs w:val="1"/>
          <w:color w:val="000000"/>
          <w:sz w:val="22"/>
          <w:szCs w:val="22"/>
          <w:rtl w:val="0"/>
        </w:rPr>
        <w:t xml:space="preserve">Bepex CRUJ-400 Carbon Steel (</w:t>
      </w:r>
      <w:hyperlink r:id="rId39">
        <w:r w:rsidDel="00000000" w:rsidR="00000000" w:rsidRPr="00000000">
          <w:rPr>
            <w:b w:val="1"/>
            <w:bCs w:val="1"/>
            <w:color w:val="1155cc"/>
            <w:sz w:val="22"/>
            <w:szCs w:val="22"/>
            <w:u w:val="single"/>
            <w:rtl w:val="0"/>
          </w:rPr>
          <w:t xml:space="preserve">IPP# 96807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Unused Bepex CRUJ-400 carbon steel ribbon &amp; paddle dryer with 11.3 m³ (400 ft³) design capacity and continuous operation.</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tl w:val="0"/>
        </w:rPr>
        <w:t xml:space="preserve">Design Capacity: 11.3 m³ (400 ft³) design capacity</w:t>
      </w:r>
    </w:p>
    <w:p w:rsidR="00000000" w:rsidDel="00000000" w:rsidP="00000000" w:rsidRDefault="00000000" w:rsidRPr="00000000" w14:paraId="00000043">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96807</w:t>
        </w:r>
      </w:hyperlink>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mtolc58ejmyd" w:id="14"/>
      <w:bookmarkEnd w:id="14"/>
      <w:r w:rsidDel="00000000" w:rsidR="00000000" w:rsidRPr="00000000">
        <w:rPr>
          <w:b w:val="1"/>
          <w:bCs w:val="1"/>
          <w:color w:val="000000"/>
          <w:sz w:val="22"/>
          <w:szCs w:val="22"/>
          <w:rtl w:val="0"/>
        </w:rPr>
        <w:t xml:space="preserve">Bepex SJS-16-10 Stainless Steel (</w:t>
      </w:r>
      <w:hyperlink r:id="rId43">
        <w:r w:rsidDel="00000000" w:rsidR="00000000" w:rsidRPr="00000000">
          <w:rPr>
            <w:b w:val="1"/>
            <w:bCs w:val="1"/>
            <w:color w:val="1155cc"/>
            <w:sz w:val="22"/>
            <w:szCs w:val="22"/>
            <w:u w:val="single"/>
            <w:rtl w:val="0"/>
          </w:rPr>
          <w:t xml:space="preserve">IPP# 95891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Used Bepex SJS-16-10 stainless steel ribbon &amp; paddle dryer with packing shaft sealing.</w:t>
      </w:r>
    </w:p>
    <w:p w:rsidR="00000000" w:rsidDel="00000000" w:rsidP="00000000" w:rsidRDefault="00000000" w:rsidRPr="00000000" w14:paraId="00000046">
      <w:pPr>
        <w:numPr>
          <w:ilvl w:val="0"/>
          <w:numId w:val="6"/>
        </w:numPr>
        <w:spacing w:after="0" w:afterAutospacing="0" w:before="240" w:lineRule="auto"/>
        <w:ind w:left="720" w:hanging="360"/>
      </w:pPr>
      <w:r w:rsidDel="00000000" w:rsidR="00000000" w:rsidRPr="00000000">
        <w:rPr>
          <w:rtl w:val="0"/>
        </w:rPr>
        <w:t xml:space="preserve">Material: Stainless Steel Other</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8">
      <w:pPr>
        <w:numPr>
          <w:ilvl w:val="0"/>
          <w:numId w:val="6"/>
        </w:numPr>
        <w:spacing w:after="240" w:before="0" w:beforeAutospacing="0" w:lineRule="auto"/>
        <w:ind w:left="720" w:hanging="360"/>
      </w:pPr>
      <w:r w:rsidDel="00000000" w:rsidR="00000000" w:rsidRPr="00000000">
        <w:rPr>
          <w:rtl w:val="0"/>
        </w:rPr>
        <w:t xml:space="preserve">Jacket Pressure: 3.4 bar (50 psi) jacket pressure</w:t>
      </w:r>
    </w:p>
    <w:p w:rsidR="00000000" w:rsidDel="00000000" w:rsidP="00000000" w:rsidRDefault="00000000" w:rsidRPr="00000000" w14:paraId="00000049">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95891</w:t>
        </w:r>
      </w:hyperlink>
      <w:r w:rsidDel="00000000" w:rsidR="00000000" w:rsidRPr="00000000">
        <w:rPr>
          <w:rtl w:val="0"/>
        </w:rPr>
      </w:r>
    </w:p>
    <w:p w:rsidR="00000000" w:rsidDel="00000000" w:rsidP="00000000" w:rsidRDefault="00000000" w:rsidRPr="00000000" w14:paraId="0000004A">
      <w:pPr>
        <w:spacing w:after="240" w:before="240" w:lineRule="auto"/>
        <w:rPr>
          <w:color w:val="1155cc"/>
          <w:u w:val="single"/>
        </w:rPr>
      </w:pPr>
      <w:hyperlink r:id="rId47">
        <w:r w:rsidDel="00000000" w:rsidR="00000000" w:rsidRPr="00000000">
          <w:rPr>
            <w:color w:val="1155cc"/>
            <w:u w:val="single"/>
            <w:rtl w:val="0"/>
          </w:rPr>
          <w:t xml:space="preserve">Browse All Bepex Ribbon &amp; Paddle Dryers in Stock</w:t>
        </w:r>
      </w:hyperlink>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7fmomsq4a4v9" w:id="15"/>
      <w:bookmarkEnd w:id="15"/>
      <w:r w:rsidDel="00000000" w:rsidR="00000000" w:rsidRPr="00000000">
        <w:rPr>
          <w:b w:val="1"/>
          <w:bCs w:val="1"/>
          <w:color w:val="000000"/>
          <w:sz w:val="26"/>
          <w:szCs w:val="26"/>
          <w:rtl w:val="0"/>
        </w:rPr>
        <w:t xml:space="preserve">Buy Used Langfields Ltd Ribbon &amp; Paddle Dryers for Sale</w:t>
      </w:r>
    </w:p>
    <w:p w:rsidR="00000000" w:rsidDel="00000000" w:rsidP="00000000" w:rsidRDefault="00000000" w:rsidRPr="00000000" w14:paraId="0000004C">
      <w:pPr>
        <w:spacing w:after="240" w:before="240" w:lineRule="auto"/>
        <w:rPr/>
      </w:pPr>
      <w:r w:rsidDel="00000000" w:rsidR="00000000" w:rsidRPr="00000000">
        <w:rPr>
          <w:rtl w:val="0"/>
        </w:rPr>
        <w:t xml:space="preserve">Langfields Ltd is a key OEM position in IPP's ribbon &amp; paddle dryer inventory. Available units are stainless steel 316 construction with 6.5 m³ (229.5 ft³) design capacity.</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9l6l7cqjrmb0" w:id="16"/>
      <w:bookmarkEnd w:id="16"/>
      <w:r w:rsidDel="00000000" w:rsidR="00000000" w:rsidRPr="00000000">
        <w:rPr>
          <w:b w:val="1"/>
          <w:bCs w:val="1"/>
          <w:color w:val="000000"/>
          <w:sz w:val="22"/>
          <w:szCs w:val="22"/>
          <w:rtl w:val="0"/>
        </w:rPr>
        <w:t xml:space="preserve">[Langfields Ltd] Langfields Ltd Stainless Steel 316 (</w:t>
      </w:r>
      <w:hyperlink r:id="rId48">
        <w:r w:rsidDel="00000000" w:rsidR="00000000" w:rsidRPr="00000000">
          <w:rPr>
            <w:b w:val="1"/>
            <w:bCs w:val="1"/>
            <w:color w:val="1155cc"/>
            <w:sz w:val="22"/>
            <w:szCs w:val="22"/>
            <w:u w:val="single"/>
            <w:rtl w:val="0"/>
          </w:rPr>
          <w:t xml:space="preserve">IPP# 248075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Used Langfields Ltd stainless steel 316 ribbon &amp; paddle dryer with 6.5 m³ (229.5 ft³) design capacity and steam heating.</w:t>
      </w:r>
    </w:p>
    <w:p w:rsidR="00000000" w:rsidDel="00000000" w:rsidP="00000000" w:rsidRDefault="00000000" w:rsidRPr="00000000" w14:paraId="0000004F">
      <w:pPr>
        <w:numPr>
          <w:ilvl w:val="0"/>
          <w:numId w:val="2"/>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rtl w:val="0"/>
        </w:rPr>
        <w:t xml:space="preserve">Design Capacity: 6.5 m³ (229.5 ft³) design capacity</w:t>
      </w:r>
    </w:p>
    <w:p w:rsidR="00000000" w:rsidDel="00000000" w:rsidP="00000000" w:rsidRDefault="00000000" w:rsidRPr="00000000" w14:paraId="00000052">
      <w:pPr>
        <w:spacing w:after="240" w:before="240" w:lineRule="auto"/>
        <w:rPr>
          <w:color w:val="1155cc"/>
          <w:u w:val="single"/>
        </w:rPr>
      </w:pPr>
      <w:hyperlink r:id="rId49">
        <w:r w:rsidDel="00000000" w:rsidR="00000000" w:rsidRPr="00000000">
          <w:rPr>
            <w:color w:val="1155cc"/>
            <w:u w:val="single"/>
            <w:rtl w:val="0"/>
          </w:rPr>
          <w:t xml:space="preserve">Request Specs</w:t>
        </w:r>
      </w:hyperlink>
      <w:r w:rsidDel="00000000" w:rsidR="00000000" w:rsidRPr="00000000">
        <w:rPr>
          <w:rtl w:val="0"/>
        </w:rPr>
        <w:t xml:space="preserve"> |</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View IPP# 248075</w:t>
        </w:r>
      </w:hyperlink>
      <w:r w:rsidDel="00000000" w:rsidR="00000000" w:rsidRPr="00000000">
        <w:rPr>
          <w:rtl w:val="0"/>
        </w:rPr>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d3m8gg965py1" w:id="17"/>
      <w:bookmarkEnd w:id="17"/>
      <w:r w:rsidDel="00000000" w:rsidR="00000000" w:rsidRPr="00000000">
        <w:rPr>
          <w:b w:val="1"/>
          <w:bCs w:val="1"/>
          <w:color w:val="000000"/>
          <w:sz w:val="22"/>
          <w:szCs w:val="22"/>
          <w:rtl w:val="0"/>
        </w:rPr>
        <w:t xml:space="preserve">Langfields Ltd Stainless Steel 316 (</w:t>
      </w:r>
      <w:hyperlink r:id="rId52">
        <w:r w:rsidDel="00000000" w:rsidR="00000000" w:rsidRPr="00000000">
          <w:rPr>
            <w:b w:val="1"/>
            <w:bCs w:val="1"/>
            <w:color w:val="1155cc"/>
            <w:sz w:val="22"/>
            <w:szCs w:val="22"/>
            <w:u w:val="single"/>
            <w:rtl w:val="0"/>
          </w:rPr>
          <w:t xml:space="preserve">IPP# 248076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Used Langfields Ltd stainless steel 316 ribbon &amp; paddle dryer with 6.5 m³ (229.5 ft³) design capacity and packing shaft sealing.</w:t>
      </w:r>
    </w:p>
    <w:p w:rsidR="00000000" w:rsidDel="00000000" w:rsidP="00000000" w:rsidRDefault="00000000" w:rsidRPr="00000000" w14:paraId="00000055">
      <w:pPr>
        <w:numPr>
          <w:ilvl w:val="0"/>
          <w:numId w:val="10"/>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7">
      <w:pPr>
        <w:numPr>
          <w:ilvl w:val="0"/>
          <w:numId w:val="10"/>
        </w:numPr>
        <w:spacing w:after="240" w:before="0" w:beforeAutospacing="0" w:lineRule="auto"/>
        <w:ind w:left="720" w:hanging="360"/>
      </w:pPr>
      <w:r w:rsidDel="00000000" w:rsidR="00000000" w:rsidRPr="00000000">
        <w:rPr>
          <w:rtl w:val="0"/>
        </w:rPr>
        <w:t xml:space="preserve">Design Capacity: 6.5 m³ (229.5 ft³) design capacity</w:t>
      </w:r>
    </w:p>
    <w:p w:rsidR="00000000" w:rsidDel="00000000" w:rsidP="00000000" w:rsidRDefault="00000000" w:rsidRPr="00000000" w14:paraId="00000058">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248076</w:t>
        </w:r>
      </w:hyperlink>
      <w:r w:rsidDel="00000000" w:rsidR="00000000" w:rsidRPr="00000000">
        <w:rPr>
          <w:rtl w:val="0"/>
        </w:rPr>
      </w:r>
    </w:p>
    <w:p w:rsidR="00000000" w:rsidDel="00000000" w:rsidP="00000000" w:rsidRDefault="00000000" w:rsidRPr="00000000" w14:paraId="00000059">
      <w:pPr>
        <w:spacing w:after="240" w:before="240" w:lineRule="auto"/>
        <w:rPr>
          <w:color w:val="1155cc"/>
          <w:u w:val="single"/>
        </w:rPr>
      </w:pPr>
      <w:hyperlink r:id="rId56">
        <w:r w:rsidDel="00000000" w:rsidR="00000000" w:rsidRPr="00000000">
          <w:rPr>
            <w:color w:val="1155cc"/>
            <w:u w:val="single"/>
            <w:rtl w:val="0"/>
          </w:rPr>
          <w:t xml:space="preserve">Browse All Langfields Ltd Ribbon &amp; Paddle Dryers in Stock</w:t>
        </w:r>
      </w:hyperlink>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nif98e17i94b" w:id="18"/>
      <w:bookmarkEnd w:id="18"/>
      <w:r w:rsidDel="00000000" w:rsidR="00000000" w:rsidRPr="00000000">
        <w:rPr>
          <w:b w:val="1"/>
          <w:bCs w:val="1"/>
          <w:color w:val="000000"/>
          <w:sz w:val="26"/>
          <w:szCs w:val="26"/>
          <w:rtl w:val="0"/>
        </w:rPr>
        <w:t xml:space="preserve">Buy Used Ribbon &amp; Paddle Dryers from Other Manufacturers</w:t>
      </w:r>
    </w:p>
    <w:p w:rsidR="00000000" w:rsidDel="00000000" w:rsidP="00000000" w:rsidRDefault="00000000" w:rsidRPr="00000000" w14:paraId="0000005B">
      <w:pPr>
        <w:spacing w:after="240" w:before="240" w:lineRule="auto"/>
        <w:rPr/>
      </w:pPr>
      <w:r w:rsidDel="00000000" w:rsidR="00000000" w:rsidRPr="00000000">
        <w:rPr>
          <w:rtl w:val="0"/>
        </w:rPr>
        <w:t xml:space="preserve">Beyond Bepex and Langfields Ltd, IPP stocks ribbon &amp; paddle dryers from Strong Scott, Roben Manufacturing Co, Komline Sanderson, VOMM Turbotechnologia, JH Day, American Process, Cogeim, and Drais.</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hfnlj4p3sek9" w:id="19"/>
      <w:bookmarkEnd w:id="19"/>
      <w:r w:rsidDel="00000000" w:rsidR="00000000" w:rsidRPr="00000000">
        <w:rPr>
          <w:b w:val="1"/>
          <w:bCs w:val="1"/>
          <w:color w:val="000000"/>
          <w:sz w:val="22"/>
          <w:szCs w:val="22"/>
          <w:rtl w:val="0"/>
        </w:rPr>
        <w:t xml:space="preserve">[Strong Scott] Strong Scott Stainless Steel 304 (</w:t>
      </w:r>
      <w:hyperlink r:id="rId57">
        <w:r w:rsidDel="00000000" w:rsidR="00000000" w:rsidRPr="00000000">
          <w:rPr>
            <w:b w:val="1"/>
            <w:bCs w:val="1"/>
            <w:color w:val="1155cc"/>
            <w:sz w:val="22"/>
            <w:szCs w:val="22"/>
            <w:u w:val="single"/>
            <w:rtl w:val="0"/>
          </w:rPr>
          <w:t xml:space="preserve">IPP# 39460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Used Strong Scott stainless steel 304 ribbon &amp; paddle dryer with 0.85 m³ (30 ft³) design capacity.</w:t>
      </w:r>
    </w:p>
    <w:p w:rsidR="00000000" w:rsidDel="00000000" w:rsidP="00000000" w:rsidRDefault="00000000" w:rsidRPr="00000000" w14:paraId="0000005E">
      <w:pPr>
        <w:numPr>
          <w:ilvl w:val="0"/>
          <w:numId w:val="7"/>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0">
      <w:pPr>
        <w:numPr>
          <w:ilvl w:val="0"/>
          <w:numId w:val="7"/>
        </w:numPr>
        <w:spacing w:after="240" w:before="0" w:beforeAutospacing="0" w:lineRule="auto"/>
        <w:ind w:left="720" w:hanging="360"/>
      </w:pPr>
      <w:r w:rsidDel="00000000" w:rsidR="00000000" w:rsidRPr="00000000">
        <w:rPr>
          <w:rtl w:val="0"/>
        </w:rPr>
        <w:t xml:space="preserve">Design Capacity: 0.85 m³ (30 ft³) design capacity</w:t>
      </w:r>
    </w:p>
    <w:p w:rsidR="00000000" w:rsidDel="00000000" w:rsidP="00000000" w:rsidRDefault="00000000" w:rsidRPr="00000000" w14:paraId="00000061">
      <w:pPr>
        <w:spacing w:after="240" w:before="240" w:lineRule="auto"/>
        <w:rPr>
          <w:color w:val="1155cc"/>
          <w:u w:val="single"/>
        </w:rPr>
      </w:pPr>
      <w:hyperlink r:id="rId58">
        <w:r w:rsidDel="00000000" w:rsidR="00000000" w:rsidRPr="00000000">
          <w:rPr>
            <w:color w:val="1155cc"/>
            <w:u w:val="single"/>
            <w:rtl w:val="0"/>
          </w:rPr>
          <w:t xml:space="preserve">Request Specs</w:t>
        </w:r>
      </w:hyperlink>
      <w:r w:rsidDel="00000000" w:rsidR="00000000" w:rsidRPr="00000000">
        <w:rPr>
          <w:rtl w:val="0"/>
        </w:rPr>
        <w:t xml:space="preserve"> |</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View IPP# 39460</w:t>
        </w:r>
      </w:hyperlink>
      <w:r w:rsidDel="00000000" w:rsidR="00000000" w:rsidRPr="00000000">
        <w:rPr>
          <w:rtl w:val="0"/>
        </w:rPr>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sep6xjc09tx5" w:id="20"/>
      <w:bookmarkEnd w:id="20"/>
      <w:r w:rsidDel="00000000" w:rsidR="00000000" w:rsidRPr="00000000">
        <w:rPr>
          <w:b w:val="1"/>
          <w:bCs w:val="1"/>
          <w:color w:val="000000"/>
          <w:sz w:val="22"/>
          <w:szCs w:val="22"/>
          <w:rtl w:val="0"/>
        </w:rPr>
        <w:t xml:space="preserve">Drais TR16000 Stainless Steel (</w:t>
      </w:r>
      <w:hyperlink r:id="rId61">
        <w:r w:rsidDel="00000000" w:rsidR="00000000" w:rsidRPr="00000000">
          <w:rPr>
            <w:b w:val="1"/>
            <w:bCs w:val="1"/>
            <w:color w:val="1155cc"/>
            <w:sz w:val="22"/>
            <w:szCs w:val="22"/>
            <w:u w:val="single"/>
            <w:rtl w:val="0"/>
          </w:rPr>
          <w:t xml:space="preserve">IPP# 706875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Used Drais TR16000 stainless steel austenitic ribbon &amp; paddle dryer with 16 m³ (565 ft³) design capacity.</w:t>
      </w:r>
    </w:p>
    <w:p w:rsidR="00000000" w:rsidDel="00000000" w:rsidP="00000000" w:rsidRDefault="00000000" w:rsidRPr="00000000" w14:paraId="00000064">
      <w:pPr>
        <w:numPr>
          <w:ilvl w:val="0"/>
          <w:numId w:val="9"/>
        </w:numPr>
        <w:spacing w:after="0" w:afterAutospacing="0" w:before="240" w:lineRule="auto"/>
        <w:ind w:left="720" w:hanging="360"/>
      </w:pPr>
      <w:r w:rsidDel="00000000" w:rsidR="00000000" w:rsidRPr="00000000">
        <w:rPr>
          <w:rtl w:val="0"/>
        </w:rPr>
        <w:t xml:space="preserve">Stainless Steel Austenitic</w:t>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tl w:val="0"/>
        </w:rPr>
        <w:t xml:space="preserve">Used condition</w:t>
      </w:r>
    </w:p>
    <w:p w:rsidR="00000000" w:rsidDel="00000000" w:rsidP="00000000" w:rsidRDefault="00000000" w:rsidRPr="00000000" w14:paraId="00000066">
      <w:pPr>
        <w:numPr>
          <w:ilvl w:val="0"/>
          <w:numId w:val="9"/>
        </w:numPr>
        <w:spacing w:after="240" w:before="0" w:beforeAutospacing="0" w:lineRule="auto"/>
        <w:ind w:left="720" w:hanging="360"/>
      </w:pPr>
      <w:r w:rsidDel="00000000" w:rsidR="00000000" w:rsidRPr="00000000">
        <w:rPr>
          <w:rtl w:val="0"/>
        </w:rPr>
        <w:t xml:space="preserve">16 m³ (565 ft³) design capacity</w:t>
      </w:r>
    </w:p>
    <w:p w:rsidR="00000000" w:rsidDel="00000000" w:rsidP="00000000" w:rsidRDefault="00000000" w:rsidRPr="00000000" w14:paraId="00000067">
      <w:pPr>
        <w:spacing w:after="240" w:before="240" w:lineRule="auto"/>
        <w:rPr>
          <w:color w:val="1155cc"/>
          <w:u w:val="single"/>
        </w:rPr>
      </w:pPr>
      <w:hyperlink r:id="rId62">
        <w:r w:rsidDel="00000000" w:rsidR="00000000" w:rsidRPr="00000000">
          <w:rPr>
            <w:color w:val="1155cc"/>
            <w:u w:val="single"/>
            <w:rtl w:val="0"/>
          </w:rPr>
          <w:t xml:space="preserve">Request Specs</w:t>
        </w:r>
      </w:hyperlink>
      <w:r w:rsidDel="00000000" w:rsidR="00000000" w:rsidRPr="00000000">
        <w:rPr>
          <w:rtl w:val="0"/>
        </w:rPr>
        <w:t xml:space="preserve"> |</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View IPP# 706875</w:t>
        </w:r>
      </w:hyperlink>
      <w:r w:rsidDel="00000000" w:rsidR="00000000" w:rsidRPr="00000000">
        <w:rPr>
          <w:rtl w:val="0"/>
        </w:rPr>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7hnulxcshjl7" w:id="21"/>
      <w:bookmarkEnd w:id="21"/>
      <w:r w:rsidDel="00000000" w:rsidR="00000000" w:rsidRPr="00000000">
        <w:rPr>
          <w:b w:val="1"/>
          <w:bCs w:val="1"/>
          <w:color w:val="000000"/>
          <w:sz w:val="22"/>
          <w:szCs w:val="22"/>
          <w:rtl w:val="0"/>
        </w:rPr>
        <w:t xml:space="preserve">Cogeim Stainless Steel 316 (</w:t>
      </w:r>
      <w:hyperlink r:id="rId65">
        <w:r w:rsidDel="00000000" w:rsidR="00000000" w:rsidRPr="00000000">
          <w:rPr>
            <w:b w:val="1"/>
            <w:bCs w:val="1"/>
            <w:color w:val="1155cc"/>
            <w:sz w:val="22"/>
            <w:szCs w:val="22"/>
            <w:u w:val="single"/>
            <w:rtl w:val="0"/>
          </w:rPr>
          <w:t xml:space="preserve">IPP# 248072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Used Cogeim stainless steel 316 ribbon &amp; paddle dryer with 4.5 m³ (158.9 ft³) design capacity and mechanical shaft sealing.</w:t>
      </w:r>
    </w:p>
    <w:p w:rsidR="00000000" w:rsidDel="00000000" w:rsidP="00000000" w:rsidRDefault="00000000" w:rsidRPr="00000000" w14:paraId="0000006A">
      <w:pPr>
        <w:numPr>
          <w:ilvl w:val="0"/>
          <w:numId w:val="12"/>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B">
      <w:pPr>
        <w:numPr>
          <w:ilvl w:val="0"/>
          <w:numId w:val="12"/>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C">
      <w:pPr>
        <w:numPr>
          <w:ilvl w:val="0"/>
          <w:numId w:val="12"/>
        </w:numPr>
        <w:spacing w:after="240" w:before="0" w:beforeAutospacing="0" w:lineRule="auto"/>
        <w:ind w:left="720" w:hanging="360"/>
      </w:pPr>
      <w:r w:rsidDel="00000000" w:rsidR="00000000" w:rsidRPr="00000000">
        <w:rPr>
          <w:rtl w:val="0"/>
        </w:rPr>
        <w:t xml:space="preserve">Design Capacity: 4.5 m³ (158.9 ft³) design capacity</w:t>
      </w:r>
    </w:p>
    <w:p w:rsidR="00000000" w:rsidDel="00000000" w:rsidP="00000000" w:rsidRDefault="00000000" w:rsidRPr="00000000" w14:paraId="0000006D">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248072</w:t>
        </w:r>
      </w:hyperlink>
      <w:r w:rsidDel="00000000" w:rsidR="00000000" w:rsidRPr="00000000">
        <w:rPr>
          <w:rtl w:val="0"/>
        </w:rPr>
      </w:r>
    </w:p>
    <w:p w:rsidR="00000000" w:rsidDel="00000000" w:rsidP="00000000" w:rsidRDefault="00000000" w:rsidRPr="00000000" w14:paraId="0000006E">
      <w:pPr>
        <w:spacing w:after="240" w:before="240" w:lineRule="auto"/>
        <w:rPr>
          <w:color w:val="1155cc"/>
          <w:u w:val="single"/>
        </w:rPr>
      </w:pPr>
      <w:hyperlink r:id="rId69">
        <w:r w:rsidDel="00000000" w:rsidR="00000000" w:rsidRPr="00000000">
          <w:rPr>
            <w:color w:val="1155cc"/>
            <w:u w:val="single"/>
            <w:rtl w:val="0"/>
          </w:rPr>
          <w:t xml:space="preserve">Browse All Ribbon &amp; Paddle Dryers from Other Manufacturers</w:t>
        </w:r>
      </w:hyperlink>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hl00jp190db3" w:id="22"/>
      <w:bookmarkEnd w:id="22"/>
      <w:r w:rsidDel="00000000" w:rsidR="00000000" w:rsidRPr="00000000">
        <w:rPr>
          <w:b w:val="1"/>
          <w:bCs w:val="1"/>
          <w:sz w:val="34"/>
          <w:szCs w:val="34"/>
          <w:rtl w:val="0"/>
        </w:rPr>
        <w:t xml:space="preserve">Buy Used Ribbon &amp; Paddle Dryers by Condition</w:t>
      </w:r>
    </w:p>
    <w:p w:rsidR="00000000" w:rsidDel="00000000" w:rsidP="00000000" w:rsidRDefault="00000000" w:rsidRPr="00000000" w14:paraId="00000071">
      <w:pPr>
        <w:spacing w:after="240" w:before="240" w:lineRule="auto"/>
        <w:rPr/>
      </w:pPr>
      <w:r w:rsidDel="00000000" w:rsidR="00000000" w:rsidRPr="00000000">
        <w:rPr>
          <w:rtl w:val="0"/>
        </w:rPr>
        <w:t xml:space="preserve">IPP stocks ribbon &amp; paddle dryers in used and unused condition grades. Choose the condition that matches your budget, timeline, and performance requirements.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b9ml02gz5ncf" w:id="23"/>
      <w:bookmarkEnd w:id="23"/>
      <w:r w:rsidDel="00000000" w:rsidR="00000000" w:rsidRPr="00000000">
        <w:rPr>
          <w:b w:val="1"/>
          <w:bCs w:val="1"/>
          <w:color w:val="000000"/>
          <w:sz w:val="26"/>
          <w:szCs w:val="26"/>
          <w:rtl w:val="0"/>
        </w:rPr>
        <w:t xml:space="preserve">Buy Used Ribbon &amp; Paddle Dryers for Sale</w:t>
      </w:r>
    </w:p>
    <w:p w:rsidR="00000000" w:rsidDel="00000000" w:rsidP="00000000" w:rsidRDefault="00000000" w:rsidRPr="00000000" w14:paraId="00000073">
      <w:pPr>
        <w:spacing w:after="240" w:before="240" w:lineRule="auto"/>
        <w:rPr/>
      </w:pPr>
      <w:r w:rsidDel="00000000" w:rsidR="00000000" w:rsidRPr="00000000">
        <w:rPr>
          <w:rtl w:val="0"/>
        </w:rPr>
        <w:t xml:space="preserve">Good used ribbon &amp; paddle dryers are the deepest condition position in IPP's inventory. These units were previously installed in production service, inspected on intake, and are offered as-is at the lowest price point while retaining OEM hardware.</w:t>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iwbzd8u9yrt6" w:id="24"/>
      <w:bookmarkEnd w:id="24"/>
      <w:r w:rsidDel="00000000" w:rsidR="00000000" w:rsidRPr="00000000">
        <w:rPr>
          <w:b w:val="1"/>
          <w:bCs w:val="1"/>
          <w:color w:val="000000"/>
          <w:sz w:val="22"/>
          <w:szCs w:val="22"/>
          <w:rtl w:val="0"/>
        </w:rPr>
        <w:t xml:space="preserve">Used Komline Sanderson NPD-8W-400 (</w:t>
      </w:r>
      <w:hyperlink r:id="rId70">
        <w:r w:rsidDel="00000000" w:rsidR="00000000" w:rsidRPr="00000000">
          <w:rPr>
            <w:b w:val="1"/>
            <w:bCs w:val="1"/>
            <w:color w:val="1155cc"/>
            <w:sz w:val="22"/>
            <w:szCs w:val="22"/>
            <w:u w:val="single"/>
            <w:rtl w:val="0"/>
          </w:rPr>
          <w:t xml:space="preserve">IPP# 210716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Used Komline Sanderson NPD-8W-400 stainless steel 316L ribbon &amp; paddle dryer with 3.7 m³ (130 ft³) design capacity and continuous operation.</w:t>
      </w:r>
    </w:p>
    <w:p w:rsidR="00000000" w:rsidDel="00000000" w:rsidP="00000000" w:rsidRDefault="00000000" w:rsidRPr="00000000" w14:paraId="00000076">
      <w:pPr>
        <w:numPr>
          <w:ilvl w:val="0"/>
          <w:numId w:val="13"/>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77">
      <w:pPr>
        <w:numPr>
          <w:ilvl w:val="0"/>
          <w:numId w:val="13"/>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78">
      <w:pPr>
        <w:numPr>
          <w:ilvl w:val="0"/>
          <w:numId w:val="13"/>
        </w:numPr>
        <w:spacing w:after="240" w:before="0" w:beforeAutospacing="0" w:lineRule="auto"/>
        <w:ind w:left="720" w:hanging="360"/>
      </w:pPr>
      <w:r w:rsidDel="00000000" w:rsidR="00000000" w:rsidRPr="00000000">
        <w:rPr>
          <w:rtl w:val="0"/>
        </w:rPr>
        <w:t xml:space="preserve">Design Capacity: 3.7 m³ (130 ft³) design capacity</w:t>
      </w:r>
    </w:p>
    <w:p w:rsidR="00000000" w:rsidDel="00000000" w:rsidP="00000000" w:rsidRDefault="00000000" w:rsidRPr="00000000" w14:paraId="00000079">
      <w:pPr>
        <w:spacing w:after="240" w:before="240" w:lineRule="auto"/>
        <w:rPr>
          <w:color w:val="1155cc"/>
          <w:u w:val="single"/>
        </w:rPr>
      </w:pPr>
      <w:hyperlink r:id="rId71">
        <w:r w:rsidDel="00000000" w:rsidR="00000000" w:rsidRPr="00000000">
          <w:rPr>
            <w:color w:val="1155cc"/>
            <w:u w:val="single"/>
            <w:rtl w:val="0"/>
          </w:rPr>
          <w:t xml:space="preserve">Request Specs</w:t>
        </w:r>
      </w:hyperlink>
      <w:r w:rsidDel="00000000" w:rsidR="00000000" w:rsidRPr="00000000">
        <w:rPr>
          <w:rtl w:val="0"/>
        </w:rPr>
        <w:t xml:space="preserve"> |</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View IPP# 210716</w:t>
        </w:r>
      </w:hyperlink>
      <w:r w:rsidDel="00000000" w:rsidR="00000000" w:rsidRPr="00000000">
        <w:rPr>
          <w:rtl w:val="0"/>
        </w:rPr>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nd1r21q2ild9" w:id="25"/>
      <w:bookmarkEnd w:id="25"/>
      <w:r w:rsidDel="00000000" w:rsidR="00000000" w:rsidRPr="00000000">
        <w:rPr>
          <w:b w:val="1"/>
          <w:bCs w:val="1"/>
          <w:color w:val="000000"/>
          <w:sz w:val="22"/>
          <w:szCs w:val="22"/>
          <w:rtl w:val="0"/>
        </w:rPr>
        <w:t xml:space="preserve">Used Langfields Ltd Stainless Steel 316 (</w:t>
      </w:r>
      <w:hyperlink r:id="rId74">
        <w:r w:rsidDel="00000000" w:rsidR="00000000" w:rsidRPr="00000000">
          <w:rPr>
            <w:b w:val="1"/>
            <w:bCs w:val="1"/>
            <w:color w:val="1155cc"/>
            <w:sz w:val="22"/>
            <w:szCs w:val="22"/>
            <w:u w:val="single"/>
            <w:rtl w:val="0"/>
          </w:rPr>
          <w:t xml:space="preserve">IPP# 248075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Used Langfields Ltd stainless steel 316 ribbon &amp; paddle dryer with 6.5 m³ (229.5 ft³) design capacity and steam heating.</w:t>
      </w:r>
    </w:p>
    <w:p w:rsidR="00000000" w:rsidDel="00000000" w:rsidP="00000000" w:rsidRDefault="00000000" w:rsidRPr="00000000" w14:paraId="0000007C">
      <w:pPr>
        <w:numPr>
          <w:ilvl w:val="0"/>
          <w:numId w:val="8"/>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7D">
      <w:pPr>
        <w:numPr>
          <w:ilvl w:val="0"/>
          <w:numId w:val="8"/>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7E">
      <w:pPr>
        <w:numPr>
          <w:ilvl w:val="0"/>
          <w:numId w:val="8"/>
        </w:numPr>
        <w:spacing w:after="240" w:before="0" w:beforeAutospacing="0" w:lineRule="auto"/>
        <w:ind w:left="720" w:hanging="360"/>
      </w:pPr>
      <w:r w:rsidDel="00000000" w:rsidR="00000000" w:rsidRPr="00000000">
        <w:rPr>
          <w:rtl w:val="0"/>
        </w:rPr>
        <w:t xml:space="preserve">Design Capacity: 6.5 m³ (229.5 ft³) design capacity</w:t>
      </w:r>
    </w:p>
    <w:p w:rsidR="00000000" w:rsidDel="00000000" w:rsidP="00000000" w:rsidRDefault="00000000" w:rsidRPr="00000000" w14:paraId="0000007F">
      <w:pPr>
        <w:spacing w:after="240" w:before="240" w:lineRule="auto"/>
        <w:rPr>
          <w:color w:val="1155cc"/>
          <w:u w:val="single"/>
        </w:rPr>
      </w:pPr>
      <w:hyperlink r:id="rId75">
        <w:r w:rsidDel="00000000" w:rsidR="00000000" w:rsidRPr="00000000">
          <w:rPr>
            <w:color w:val="1155cc"/>
            <w:u w:val="single"/>
            <w:rtl w:val="0"/>
          </w:rPr>
          <w:t xml:space="preserve">Request Specs</w:t>
        </w:r>
      </w:hyperlink>
      <w:r w:rsidDel="00000000" w:rsidR="00000000" w:rsidRPr="00000000">
        <w:rPr>
          <w:rtl w:val="0"/>
        </w:rPr>
        <w:t xml:space="preserve"> |</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View IPP# 248075</w:t>
        </w:r>
      </w:hyperlink>
      <w:r w:rsidDel="00000000" w:rsidR="00000000" w:rsidRPr="00000000">
        <w:rPr>
          <w:rtl w:val="0"/>
        </w:rPr>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ncdi9qem2zm0" w:id="26"/>
      <w:bookmarkEnd w:id="26"/>
      <w:r w:rsidDel="00000000" w:rsidR="00000000" w:rsidRPr="00000000">
        <w:rPr>
          <w:b w:val="1"/>
          <w:bCs w:val="1"/>
          <w:color w:val="000000"/>
          <w:sz w:val="22"/>
          <w:szCs w:val="22"/>
          <w:rtl w:val="0"/>
        </w:rPr>
        <w:t xml:space="preserve">Used Drais TR16000 Stainless Steel (</w:t>
      </w:r>
      <w:hyperlink r:id="rId78">
        <w:r w:rsidDel="00000000" w:rsidR="00000000" w:rsidRPr="00000000">
          <w:rPr>
            <w:b w:val="1"/>
            <w:bCs w:val="1"/>
            <w:color w:val="1155cc"/>
            <w:sz w:val="22"/>
            <w:szCs w:val="22"/>
            <w:u w:val="single"/>
            <w:rtl w:val="0"/>
          </w:rPr>
          <w:t xml:space="preserve">IPP# 706875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Used Drais TR16000 stainless steel austenitic ribbon &amp; paddle dryer with 16 m³ (565 ft³) design capacity and mechanical shaft sealing.</w:t>
      </w:r>
    </w:p>
    <w:p w:rsidR="00000000" w:rsidDel="00000000" w:rsidP="00000000" w:rsidRDefault="00000000" w:rsidRPr="00000000" w14:paraId="00000082">
      <w:pPr>
        <w:numPr>
          <w:ilvl w:val="0"/>
          <w:numId w:val="19"/>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83">
      <w:pPr>
        <w:numPr>
          <w:ilvl w:val="0"/>
          <w:numId w:val="19"/>
        </w:numPr>
        <w:spacing w:after="0" w:afterAutospacing="0" w:before="0" w:beforeAutospacing="0" w:lineRule="auto"/>
        <w:ind w:left="720" w:hanging="360"/>
      </w:pPr>
      <w:r w:rsidDel="00000000" w:rsidR="00000000" w:rsidRPr="00000000">
        <w:rPr>
          <w:rtl w:val="0"/>
        </w:rPr>
        <w:t xml:space="preserve">Material: Stainless Steel Austenitic</w:t>
      </w:r>
    </w:p>
    <w:p w:rsidR="00000000" w:rsidDel="00000000" w:rsidP="00000000" w:rsidRDefault="00000000" w:rsidRPr="00000000" w14:paraId="00000084">
      <w:pPr>
        <w:numPr>
          <w:ilvl w:val="0"/>
          <w:numId w:val="19"/>
        </w:numPr>
        <w:spacing w:after="240" w:before="0" w:beforeAutospacing="0" w:lineRule="auto"/>
        <w:ind w:left="720" w:hanging="360"/>
      </w:pPr>
      <w:r w:rsidDel="00000000" w:rsidR="00000000" w:rsidRPr="00000000">
        <w:rPr>
          <w:rtl w:val="0"/>
        </w:rPr>
        <w:t xml:space="preserve">Design Capacity: 16 m³ (565 ft³) design capacity</w:t>
      </w:r>
    </w:p>
    <w:p w:rsidR="00000000" w:rsidDel="00000000" w:rsidP="00000000" w:rsidRDefault="00000000" w:rsidRPr="00000000" w14:paraId="00000085">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706875</w:t>
        </w:r>
      </w:hyperlink>
      <w:r w:rsidDel="00000000" w:rsidR="00000000" w:rsidRPr="00000000">
        <w:rPr>
          <w:rtl w:val="0"/>
        </w:rPr>
      </w:r>
    </w:p>
    <w:p w:rsidR="00000000" w:rsidDel="00000000" w:rsidP="00000000" w:rsidRDefault="00000000" w:rsidRPr="00000000" w14:paraId="00000086">
      <w:pPr>
        <w:spacing w:after="240" w:before="240" w:lineRule="auto"/>
        <w:rPr>
          <w:color w:val="1155cc"/>
          <w:u w:val="single"/>
        </w:rPr>
      </w:pPr>
      <w:hyperlink r:id="rId82">
        <w:r w:rsidDel="00000000" w:rsidR="00000000" w:rsidRPr="00000000">
          <w:rPr>
            <w:color w:val="1155cc"/>
            <w:u w:val="single"/>
            <w:rtl w:val="0"/>
          </w:rPr>
          <w:t xml:space="preserve">Browse All Used Ribbon &amp; Paddle Dryers in Stock</w:t>
        </w:r>
      </w:hyperlink>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8ev8sydaaxov" w:id="27"/>
      <w:bookmarkEnd w:id="27"/>
      <w:r w:rsidDel="00000000" w:rsidR="00000000" w:rsidRPr="00000000">
        <w:rPr>
          <w:b w:val="1"/>
          <w:bCs w:val="1"/>
          <w:color w:val="000000"/>
          <w:sz w:val="26"/>
          <w:szCs w:val="26"/>
          <w:rtl w:val="0"/>
        </w:rPr>
        <w:t xml:space="preserve">Buy Unused Ribbon &amp; Paddle Dryers for Sale</w:t>
      </w:r>
    </w:p>
    <w:p w:rsidR="00000000" w:rsidDel="00000000" w:rsidP="00000000" w:rsidRDefault="00000000" w:rsidRPr="00000000" w14:paraId="00000088">
      <w:pPr>
        <w:spacing w:after="240" w:before="240" w:lineRule="auto"/>
        <w:rPr/>
      </w:pPr>
      <w:r w:rsidDel="00000000" w:rsidR="00000000" w:rsidRPr="00000000">
        <w:rPr>
          <w:rtl w:val="0"/>
        </w:rPr>
        <w:t xml:space="preserve">Unused ribbon &amp; paddle dryers have never been installed or commissioned. These units offer factory-new performance at a discount compared to ordering new from the OEM, with significantly shorter lead times.</w:t>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pbp8w1sr60rj" w:id="28"/>
      <w:bookmarkEnd w:id="28"/>
      <w:r w:rsidDel="00000000" w:rsidR="00000000" w:rsidRPr="00000000">
        <w:rPr>
          <w:b w:val="1"/>
          <w:bCs w:val="1"/>
          <w:color w:val="000000"/>
          <w:sz w:val="22"/>
          <w:szCs w:val="22"/>
          <w:rtl w:val="0"/>
        </w:rPr>
        <w:t xml:space="preserve">[Unused] Unused Bepex CRUJ-400 Carbon Steel (</w:t>
      </w:r>
      <w:hyperlink r:id="rId83">
        <w:r w:rsidDel="00000000" w:rsidR="00000000" w:rsidRPr="00000000">
          <w:rPr>
            <w:b w:val="1"/>
            <w:bCs w:val="1"/>
            <w:color w:val="1155cc"/>
            <w:sz w:val="22"/>
            <w:szCs w:val="22"/>
            <w:u w:val="single"/>
            <w:rtl w:val="0"/>
          </w:rPr>
          <w:t xml:space="preserve">IPP# 96809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Unused Bepex CRUJ-400 carbon steel ribbon &amp; paddle dryer with 11.3 m³ (400 ft³) design capacity, steam heating, and continuous operation.</w:t>
      </w:r>
    </w:p>
    <w:p w:rsidR="00000000" w:rsidDel="00000000" w:rsidP="00000000" w:rsidRDefault="00000000" w:rsidRPr="00000000" w14:paraId="0000008B">
      <w:pPr>
        <w:numPr>
          <w:ilvl w:val="0"/>
          <w:numId w:val="11"/>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8C">
      <w:pPr>
        <w:numPr>
          <w:ilvl w:val="0"/>
          <w:numId w:val="11"/>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8D">
      <w:pPr>
        <w:numPr>
          <w:ilvl w:val="0"/>
          <w:numId w:val="11"/>
        </w:numPr>
        <w:spacing w:after="240" w:before="0" w:beforeAutospacing="0" w:lineRule="auto"/>
        <w:ind w:left="720" w:hanging="360"/>
      </w:pPr>
      <w:r w:rsidDel="00000000" w:rsidR="00000000" w:rsidRPr="00000000">
        <w:rPr>
          <w:rtl w:val="0"/>
        </w:rPr>
        <w:t xml:space="preserve">Design Capacity: 11.3 m³ (400 ft³) design capacity</w:t>
      </w:r>
    </w:p>
    <w:p w:rsidR="00000000" w:rsidDel="00000000" w:rsidP="00000000" w:rsidRDefault="00000000" w:rsidRPr="00000000" w14:paraId="0000008E">
      <w:pPr>
        <w:spacing w:after="240" w:before="240" w:lineRule="auto"/>
        <w:rPr>
          <w:color w:val="1155cc"/>
          <w:u w:val="single"/>
        </w:rPr>
      </w:pPr>
      <w:hyperlink r:id="rId84">
        <w:r w:rsidDel="00000000" w:rsidR="00000000" w:rsidRPr="00000000">
          <w:rPr>
            <w:color w:val="1155cc"/>
            <w:u w:val="single"/>
            <w:rtl w:val="0"/>
          </w:rPr>
          <w:t xml:space="preserve">Request Specs</w:t>
        </w:r>
      </w:hyperlink>
      <w:r w:rsidDel="00000000" w:rsidR="00000000" w:rsidRPr="00000000">
        <w:rPr>
          <w:rtl w:val="0"/>
        </w:rPr>
        <w:t xml:space="preserve"> |</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View IPP# 96809</w:t>
        </w:r>
      </w:hyperlink>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96gdcargmg88" w:id="29"/>
      <w:bookmarkEnd w:id="29"/>
      <w:r w:rsidDel="00000000" w:rsidR="00000000" w:rsidRPr="00000000">
        <w:rPr>
          <w:b w:val="1"/>
          <w:bCs w:val="1"/>
          <w:color w:val="000000"/>
          <w:sz w:val="22"/>
          <w:szCs w:val="22"/>
          <w:rtl w:val="0"/>
        </w:rPr>
        <w:t xml:space="preserve">Unused Bepex CRUJ-400 Carbon Steel (</w:t>
      </w:r>
      <w:hyperlink r:id="rId87">
        <w:r w:rsidDel="00000000" w:rsidR="00000000" w:rsidRPr="00000000">
          <w:rPr>
            <w:b w:val="1"/>
            <w:bCs w:val="1"/>
            <w:color w:val="1155cc"/>
            <w:sz w:val="22"/>
            <w:szCs w:val="22"/>
            <w:u w:val="single"/>
            <w:rtl w:val="0"/>
          </w:rPr>
          <w:t xml:space="preserve">IPP# 96808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Unused Bepex CRUJ-400 carbon steel ribbon &amp; paddle dryer with 11.3 m³ (400 ft³) design capacity and paddle ribbon type.</w:t>
      </w:r>
    </w:p>
    <w:p w:rsidR="00000000" w:rsidDel="00000000" w:rsidP="00000000" w:rsidRDefault="00000000" w:rsidRPr="00000000" w14:paraId="00000091">
      <w:pPr>
        <w:numPr>
          <w:ilvl w:val="0"/>
          <w:numId w:val="3"/>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93">
      <w:pPr>
        <w:numPr>
          <w:ilvl w:val="0"/>
          <w:numId w:val="3"/>
        </w:numPr>
        <w:spacing w:after="240" w:before="0" w:beforeAutospacing="0" w:lineRule="auto"/>
        <w:ind w:left="720" w:hanging="360"/>
      </w:pPr>
      <w:r w:rsidDel="00000000" w:rsidR="00000000" w:rsidRPr="00000000">
        <w:rPr>
          <w:rtl w:val="0"/>
        </w:rPr>
        <w:t xml:space="preserve">Design Capacity: 11.3 m³ (400 ft³) design capacity</w:t>
      </w:r>
    </w:p>
    <w:p w:rsidR="00000000" w:rsidDel="00000000" w:rsidP="00000000" w:rsidRDefault="00000000" w:rsidRPr="00000000" w14:paraId="00000094">
      <w:pPr>
        <w:spacing w:after="240" w:before="240" w:lineRule="auto"/>
        <w:rPr>
          <w:color w:val="1155cc"/>
          <w:u w:val="single"/>
        </w:rPr>
      </w:pPr>
      <w:hyperlink r:id="rId88">
        <w:r w:rsidDel="00000000" w:rsidR="00000000" w:rsidRPr="00000000">
          <w:rPr>
            <w:color w:val="1155cc"/>
            <w:u w:val="single"/>
            <w:rtl w:val="0"/>
          </w:rPr>
          <w:t xml:space="preserve">Request Specs</w:t>
        </w:r>
      </w:hyperlink>
      <w:r w:rsidDel="00000000" w:rsidR="00000000" w:rsidRPr="00000000">
        <w:rPr>
          <w:rtl w:val="0"/>
        </w:rPr>
        <w:t xml:space="preserve"> |</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View IPP# 96808</w:t>
        </w:r>
      </w:hyperlink>
      <w:r w:rsidDel="00000000" w:rsidR="00000000" w:rsidRPr="00000000">
        <w:rPr>
          <w:rtl w:val="0"/>
        </w:rPr>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6eeimae3ridu" w:id="30"/>
      <w:bookmarkEnd w:id="30"/>
      <w:r w:rsidDel="00000000" w:rsidR="00000000" w:rsidRPr="00000000">
        <w:rPr>
          <w:b w:val="1"/>
          <w:bCs w:val="1"/>
          <w:color w:val="000000"/>
          <w:sz w:val="22"/>
          <w:szCs w:val="22"/>
          <w:rtl w:val="0"/>
        </w:rPr>
        <w:t xml:space="preserve">Unused Chemie and Pilot Anlagenbau 24-14 (</w:t>
      </w:r>
      <w:hyperlink r:id="rId91">
        <w:r w:rsidDel="00000000" w:rsidR="00000000" w:rsidRPr="00000000">
          <w:rPr>
            <w:b w:val="1"/>
            <w:bCs w:val="1"/>
            <w:color w:val="1155cc"/>
            <w:sz w:val="22"/>
            <w:szCs w:val="22"/>
            <w:u w:val="single"/>
            <w:rtl w:val="0"/>
          </w:rPr>
          <w:t xml:space="preserve">IPP# 49708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6">
      <w:pPr>
        <w:spacing w:after="240" w:before="240" w:lineRule="auto"/>
        <w:rPr/>
      </w:pPr>
      <w:r w:rsidDel="00000000" w:rsidR="00000000" w:rsidRPr="00000000">
        <w:rPr>
          <w:rtl w:val="0"/>
        </w:rPr>
        <w:t xml:space="preserve">Unused Chemie and Pilot Anlagenbau Hydenau (Germany) 24-14 ribbon &amp; paddle dryer with 16 m³ (565 ft³) design capacity and continuous operation.</w:t>
      </w:r>
    </w:p>
    <w:p w:rsidR="00000000" w:rsidDel="00000000" w:rsidP="00000000" w:rsidRDefault="00000000" w:rsidRPr="00000000" w14:paraId="00000097">
      <w:pPr>
        <w:numPr>
          <w:ilvl w:val="0"/>
          <w:numId w:val="22"/>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98">
      <w:pPr>
        <w:numPr>
          <w:ilvl w:val="0"/>
          <w:numId w:val="22"/>
        </w:numPr>
        <w:spacing w:after="0" w:afterAutospacing="0" w:before="0" w:beforeAutospacing="0" w:lineRule="auto"/>
        <w:ind w:left="720" w:hanging="360"/>
      </w:pPr>
      <w:r w:rsidDel="00000000" w:rsidR="00000000" w:rsidRPr="00000000">
        <w:rPr>
          <w:rtl w:val="0"/>
        </w:rPr>
        <w:t xml:space="preserve">Design Capacity: 16 m³ (565 ft³) design capacity</w:t>
      </w:r>
    </w:p>
    <w:p w:rsidR="00000000" w:rsidDel="00000000" w:rsidP="00000000" w:rsidRDefault="00000000" w:rsidRPr="00000000" w14:paraId="00000099">
      <w:pPr>
        <w:numPr>
          <w:ilvl w:val="0"/>
          <w:numId w:val="22"/>
        </w:numPr>
        <w:spacing w:after="240" w:before="0" w:beforeAutospacing="0" w:lineRule="auto"/>
        <w:ind w:left="720" w:hanging="360"/>
      </w:pPr>
      <w:r w:rsidDel="00000000" w:rsidR="00000000" w:rsidRPr="00000000">
        <w:rPr>
          <w:rtl w:val="0"/>
        </w:rPr>
        <w:t xml:space="preserve">Continuous operation</w:t>
      </w:r>
    </w:p>
    <w:p w:rsidR="00000000" w:rsidDel="00000000" w:rsidP="00000000" w:rsidRDefault="00000000" w:rsidRPr="00000000" w14:paraId="0000009A">
      <w:pPr>
        <w:spacing w:after="240" w:before="240" w:lineRule="auto"/>
        <w:rPr>
          <w:color w:val="1155cc"/>
          <w:u w:val="single"/>
        </w:rPr>
      </w:pPr>
      <w:hyperlink r:id="rId92">
        <w:r w:rsidDel="00000000" w:rsidR="00000000" w:rsidRPr="00000000">
          <w:rPr>
            <w:color w:val="1155cc"/>
            <w:u w:val="single"/>
            <w:rtl w:val="0"/>
          </w:rPr>
          <w:t xml:space="preserve">Request Specs</w:t>
        </w:r>
      </w:hyperlink>
      <w:r w:rsidDel="00000000" w:rsidR="00000000" w:rsidRPr="00000000">
        <w:rPr>
          <w:rtl w:val="0"/>
        </w:rPr>
        <w:t xml:space="preserve"> |</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View IPP# 49708</w:t>
        </w:r>
      </w:hyperlink>
      <w:r w:rsidDel="00000000" w:rsidR="00000000" w:rsidRPr="00000000">
        <w:rPr>
          <w:rtl w:val="0"/>
        </w:rPr>
      </w:r>
    </w:p>
    <w:p w:rsidR="00000000" w:rsidDel="00000000" w:rsidP="00000000" w:rsidRDefault="00000000" w:rsidRPr="00000000" w14:paraId="0000009B">
      <w:pPr>
        <w:spacing w:after="240" w:before="240" w:lineRule="auto"/>
        <w:rPr>
          <w:color w:val="1155cc"/>
          <w:u w:val="single"/>
        </w:rPr>
      </w:pPr>
      <w:hyperlink r:id="rId95">
        <w:r w:rsidDel="00000000" w:rsidR="00000000" w:rsidRPr="00000000">
          <w:rPr>
            <w:color w:val="1155cc"/>
            <w:u w:val="single"/>
            <w:rtl w:val="0"/>
          </w:rPr>
          <w:t xml:space="preserve">Browse All Unused Ribbon &amp; Paddle Dryers in Stock</w:t>
        </w:r>
      </w:hyperlink>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x53kbpbgyjrb" w:id="31"/>
      <w:bookmarkEnd w:id="31"/>
      <w:r w:rsidDel="00000000" w:rsidR="00000000" w:rsidRPr="00000000">
        <w:rPr>
          <w:b w:val="1"/>
          <w:bCs w:val="1"/>
          <w:sz w:val="34"/>
          <w:szCs w:val="34"/>
          <w:rtl w:val="0"/>
        </w:rPr>
        <w:t xml:space="preserve">Ready to Buy a Used Ribbon &amp; Paddle Dryer?</w:t>
      </w:r>
    </w:p>
    <w:p w:rsidR="00000000" w:rsidDel="00000000" w:rsidP="00000000" w:rsidRDefault="00000000" w:rsidRPr="00000000" w14:paraId="0000009E">
      <w:pPr>
        <w:spacing w:after="240" w:before="240" w:lineRule="auto"/>
        <w:rPr/>
      </w:pPr>
      <w:r w:rsidDel="00000000" w:rsidR="00000000" w:rsidRPr="00000000">
        <w:rPr>
          <w:rtl w:val="0"/>
        </w:rPr>
        <w:t xml:space="preserve">Tell us your specifications and requirements. Our team will match your needs against current ribbon &amp; paddle dryers inventory and provide a detailed quote.</w:t>
      </w:r>
    </w:p>
    <w:p w:rsidR="00000000" w:rsidDel="00000000" w:rsidP="00000000" w:rsidRDefault="00000000" w:rsidRPr="00000000" w14:paraId="0000009F">
      <w:pPr>
        <w:spacing w:after="240" w:before="240" w:lineRule="auto"/>
        <w:rPr>
          <w:color w:val="1155cc"/>
          <w:u w:val="single"/>
        </w:rPr>
      </w:pPr>
      <w:hyperlink r:id="rId96">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2pvghojw2rm7" w:id="32"/>
      <w:bookmarkEnd w:id="32"/>
      <w:r w:rsidDel="00000000" w:rsidR="00000000" w:rsidRPr="00000000">
        <w:rPr>
          <w:b w:val="1"/>
          <w:bCs w:val="1"/>
          <w:sz w:val="34"/>
          <w:szCs w:val="34"/>
          <w:rtl w:val="0"/>
        </w:rPr>
        <w:t xml:space="preserve">Buying Used Ribbon &amp; Paddle Dryers vs Buying New</w:t>
      </w:r>
    </w:p>
    <w:p w:rsidR="00000000" w:rsidDel="00000000" w:rsidP="00000000" w:rsidRDefault="00000000" w:rsidRPr="00000000" w14:paraId="000000A2">
      <w:pPr>
        <w:spacing w:after="240" w:before="240" w:lineRule="auto"/>
        <w:rPr/>
      </w:pPr>
      <w:r w:rsidDel="00000000" w:rsidR="00000000" w:rsidRPr="00000000">
        <w:rPr>
          <w:rtl w:val="0"/>
        </w:rPr>
        <w:t xml:space="preserve">Buying used ribbon &amp; paddle dryers from IPP can save up to 50% of capital and 90% of lead time versus buying new. Here is how used and new ribbon &amp; paddle dryers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8.466453674121"/>
        <w:gridCol w:w="4565.367412140575"/>
        <w:gridCol w:w="2756.1661341853032"/>
        <w:tblGridChange w:id="0">
          <w:tblGrid>
            <w:gridCol w:w="2038.466453674121"/>
            <w:gridCol w:w="4565.367412140575"/>
            <w:gridCol w:w="2756.166134185303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Stainless Steel 304, Stainless Steel 316, Carbon Steel, Stainless Steel 316L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Bepex, Strong Scott, Langfields Ltd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New raw material consumption</w:t>
            </w:r>
          </w:p>
        </w:tc>
      </w:tr>
    </w:tbl>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q1f6xc7muygj" w:id="33"/>
      <w:bookmarkEnd w:id="33"/>
      <w:r w:rsidDel="00000000" w:rsidR="00000000" w:rsidRPr="00000000">
        <w:rPr>
          <w:b w:val="1"/>
          <w:bCs w:val="1"/>
          <w:sz w:val="34"/>
          <w:szCs w:val="34"/>
          <w:rtl w:val="0"/>
        </w:rPr>
        <w:t xml:space="preserve">Advantages of Buying Used Ribbon &amp; Paddle Dryers from IPP</w:t>
      </w:r>
    </w:p>
    <w:p w:rsidR="00000000" w:rsidDel="00000000" w:rsidP="00000000" w:rsidRDefault="00000000" w:rsidRPr="00000000" w14:paraId="000000B7">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ribbon &amp; paddle dryers ready for your process.</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nme4z6i8tnvq" w:id="34"/>
      <w:bookmarkEnd w:id="34"/>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B9">
      <w:pPr>
        <w:spacing w:after="240" w:before="240" w:lineRule="auto"/>
        <w:rPr/>
      </w:pPr>
      <w:r w:rsidDel="00000000" w:rsidR="00000000" w:rsidRPr="00000000">
        <w:rPr>
          <w:rtl w:val="0"/>
        </w:rPr>
        <w:t xml:space="preserve">Buying used ribbon &amp; paddle dryers from IPP can save up to 50% of capital and 90% of lead time versus buying new.</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7n0o6kjo344w" w:id="35"/>
      <w:bookmarkEnd w:id="35"/>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BB">
      <w:pPr>
        <w:spacing w:after="240" w:before="240" w:lineRule="auto"/>
        <w:rPr/>
      </w:pPr>
      <w:r w:rsidDel="00000000" w:rsidR="00000000" w:rsidRPr="00000000">
        <w:rPr>
          <w:rtl w:val="0"/>
        </w:rPr>
        <w:t xml:space="preserve">In-stock ribbon &amp; paddle dryers from IPP are ready to ship. IPP's GPS subsidiary also provides custom fabricated new equipment with 12–16 week average delivery.</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zh60krvool47" w:id="36"/>
      <w:bookmarkEnd w:id="36"/>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BD">
      <w:pPr>
        <w:spacing w:after="240" w:before="240" w:lineRule="auto"/>
        <w:rPr/>
      </w:pPr>
      <w:r w:rsidDel="00000000" w:rsidR="00000000" w:rsidRPr="00000000">
        <w:rPr>
          <w:rtl w:val="0"/>
        </w:rPr>
        <w:t xml:space="preserve">IPP stocks ribbon &amp; paddle dryers from Bepex, Strong Scott, Langfields Ltd, Roben Manufacturing Co and other manufacturers. Every unit is an original OEM product with traceable provenance.</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v6gzktit6vo8" w:id="37"/>
      <w:bookmarkEnd w:id="37"/>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BF">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egzi8wteqlyz" w:id="38"/>
      <w:bookmarkEnd w:id="38"/>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C1">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fbhs2yf5gug8" w:id="39"/>
      <w:bookmarkEnd w:id="39"/>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C3">
      <w:pPr>
        <w:spacing w:after="240" w:before="240" w:lineRule="auto"/>
        <w:rPr/>
      </w:pPr>
      <w:r w:rsidDel="00000000" w:rsidR="00000000" w:rsidRPr="00000000">
        <w:rPr>
          <w:rtl w:val="0"/>
        </w:rPr>
        <w:t xml:space="preserve">IPP stocks ribbon &amp; paddle dryers across a wide range of specifications to match your process requirements.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4ymn74ty8hqp" w:id="40"/>
      <w:bookmarkEnd w:id="40"/>
      <w:r w:rsidDel="00000000" w:rsidR="00000000" w:rsidRPr="00000000">
        <w:rPr>
          <w:b w:val="1"/>
          <w:bCs w:val="1"/>
          <w:sz w:val="34"/>
          <w:szCs w:val="34"/>
          <w:rtl w:val="0"/>
        </w:rPr>
        <w:t xml:space="preserve">How Buying a Used Ribbon &amp; Paddle Dryer Works</w:t>
      </w:r>
    </w:p>
    <w:p w:rsidR="00000000" w:rsidDel="00000000" w:rsidP="00000000" w:rsidRDefault="00000000" w:rsidRPr="00000000" w14:paraId="000000C6">
      <w:pPr>
        <w:spacing w:after="240" w:before="240" w:lineRule="auto"/>
        <w:rPr/>
      </w:pPr>
      <w:r w:rsidDel="00000000" w:rsidR="00000000" w:rsidRPr="00000000">
        <w:rPr>
          <w:rtl w:val="0"/>
        </w:rPr>
        <w:t xml:space="preserve">The process of purchasing used ribbon &amp; paddle dryers from IPP follows five steps, from specification to delivery.</w:t>
      </w:r>
    </w:p>
    <w:p w:rsidR="00000000" w:rsidDel="00000000" w:rsidP="00000000" w:rsidRDefault="00000000" w:rsidRPr="00000000" w14:paraId="000000C7">
      <w:pPr>
        <w:numPr>
          <w:ilvl w:val="0"/>
          <w:numId w:val="16"/>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C8">
      <w:pPr>
        <w:numPr>
          <w:ilvl w:val="0"/>
          <w:numId w:val="16"/>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C9">
      <w:pPr>
        <w:numPr>
          <w:ilvl w:val="0"/>
          <w:numId w:val="16"/>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0CA">
      <w:pPr>
        <w:numPr>
          <w:ilvl w:val="0"/>
          <w:numId w:val="16"/>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CB">
      <w:pPr>
        <w:numPr>
          <w:ilvl w:val="0"/>
          <w:numId w:val="16"/>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e5xpxw8ribmt" w:id="41"/>
      <w:bookmarkEnd w:id="41"/>
      <w:r w:rsidDel="00000000" w:rsidR="00000000" w:rsidRPr="00000000">
        <w:rPr>
          <w:b w:val="1"/>
          <w:bCs w:val="1"/>
          <w:sz w:val="34"/>
          <w:szCs w:val="34"/>
          <w:rtl w:val="0"/>
        </w:rPr>
        <w:t xml:space="preserve">Industries That Buy Used Ribbon &amp; Paddle Dryers</w:t>
      </w:r>
    </w:p>
    <w:p w:rsidR="00000000" w:rsidDel="00000000" w:rsidP="00000000" w:rsidRDefault="00000000" w:rsidRPr="00000000" w14:paraId="000000CE">
      <w:pPr>
        <w:spacing w:after="240" w:before="240" w:lineRule="auto"/>
        <w:rPr/>
      </w:pPr>
      <w:r w:rsidDel="00000000" w:rsidR="00000000" w:rsidRPr="00000000">
        <w:rPr>
          <w:rtl w:val="0"/>
        </w:rPr>
        <w:t xml:space="preserve">IPP supplies used ribbon &amp; paddle dryers to manufacturers across multiple process industries worldwide.</w:t>
      </w:r>
    </w:p>
    <w:p w:rsidR="00000000" w:rsidDel="00000000" w:rsidP="00000000" w:rsidRDefault="00000000" w:rsidRPr="00000000" w14:paraId="000000CF">
      <w:pPr>
        <w:numPr>
          <w:ilvl w:val="0"/>
          <w:numId w:val="17"/>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D0">
      <w:pPr>
        <w:numPr>
          <w:ilvl w:val="0"/>
          <w:numId w:val="17"/>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D1">
      <w:pPr>
        <w:numPr>
          <w:ilvl w:val="0"/>
          <w:numId w:val="17"/>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D2">
      <w:pPr>
        <w:numPr>
          <w:ilvl w:val="0"/>
          <w:numId w:val="17"/>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D3">
      <w:pPr>
        <w:numPr>
          <w:ilvl w:val="0"/>
          <w:numId w:val="17"/>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0D4">
      <w:pPr>
        <w:numPr>
          <w:ilvl w:val="0"/>
          <w:numId w:val="17"/>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0D5">
      <w:pPr>
        <w:numPr>
          <w:ilvl w:val="0"/>
          <w:numId w:val="17"/>
        </w:numPr>
        <w:spacing w:after="0" w:afterAutospacing="0" w:before="0" w:beforeAutospacing="0" w:lineRule="auto"/>
        <w:ind w:left="720" w:hanging="360"/>
      </w:pPr>
      <w:r w:rsidDel="00000000" w:rsidR="00000000" w:rsidRPr="00000000">
        <w:rPr>
          <w:rtl w:val="0"/>
        </w:rPr>
        <w:t xml:space="preserve">Mining &amp; Minerals</w:t>
      </w:r>
    </w:p>
    <w:p w:rsidR="00000000" w:rsidDel="00000000" w:rsidP="00000000" w:rsidRDefault="00000000" w:rsidRPr="00000000" w14:paraId="000000D6">
      <w:pPr>
        <w:numPr>
          <w:ilvl w:val="0"/>
          <w:numId w:val="17"/>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3k2jk7tw5axh" w:id="42"/>
      <w:bookmarkEnd w:id="42"/>
      <w:r w:rsidDel="00000000" w:rsidR="00000000" w:rsidRPr="00000000">
        <w:rPr>
          <w:b w:val="1"/>
          <w:bCs w:val="1"/>
          <w:sz w:val="34"/>
          <w:szCs w:val="34"/>
          <w:rtl w:val="0"/>
        </w:rPr>
        <w:t xml:space="preserve">Frequently Asked Questions About Buying Used Ribbon &amp; Paddle Dryers</w:t>
      </w:r>
    </w:p>
    <w:p w:rsidR="00000000" w:rsidDel="00000000" w:rsidP="00000000" w:rsidRDefault="00000000" w:rsidRPr="00000000" w14:paraId="000000D9">
      <w:pPr>
        <w:spacing w:after="240" w:before="240" w:lineRule="auto"/>
        <w:rPr/>
      </w:pPr>
      <w:r w:rsidDel="00000000" w:rsidR="00000000" w:rsidRPr="00000000">
        <w:rPr>
          <w:rtl w:val="0"/>
        </w:rPr>
        <w:t xml:space="preserve">Answers to the most common questions from procurement and operations teams evaluating used ribbon &amp; paddle dryers.</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Q: How many ribbon &amp; paddle dryers does IPP have in stock?</w:t>
        <w:br w:type="textWrapping"/>
      </w:r>
      <w:r w:rsidDel="00000000" w:rsidR="00000000" w:rsidRPr="00000000">
        <w:rPr>
          <w:rtl w:val="0"/>
        </w:rPr>
        <w:t xml:space="preserve">A: IPP stocks ribbon &amp; paddle dryers from Bepex, Strong Scott, Langfields Ltd, Roben Manufacturing Co, Komline Sanderson and other manufacturers. Available in Stainless Steel 304, Stainless Steel 316, Carbon Steel, Stainless Steel 316L construction. Browse the IMS inventory for current availability.</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Q: What condition grades are available for used ribbon &amp; paddle dryers?</w:t>
        <w:br w:type="textWrapping"/>
      </w:r>
      <w:r w:rsidDel="00000000" w:rsidR="00000000" w:rsidRPr="00000000">
        <w:rPr>
          <w:rtl w:val="0"/>
        </w:rPr>
        <w:t xml:space="preserve">A: IPP stocks ribbon &amp; paddle dryers in multiple conditions: Used, Unused. Browse the current inventory for available condition options.</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Q: Does IPP sell new ribbon &amp; paddle dryers as well as used?</w:t>
        <w:br w:type="textWrapping"/>
      </w:r>
      <w:r w:rsidDel="00000000" w:rsidR="00000000" w:rsidRPr="00000000">
        <w:rPr>
          <w:rtl w:val="0"/>
        </w:rPr>
        <w:t xml:space="preserve">A: Yes. IPP stocks new ribbon &amp; paddle dryers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ribbon &amp; paddle dryers in Stainless Steel 304, Stainless Steel 316, Carbon Steel, Stainless Steel 316L construction. Contact IPP to discuss material requirements for your application.</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Q: What manufacturers of ribbon &amp; paddle dryers does IPP stock?</w:t>
        <w:br w:type="textWrapping"/>
      </w:r>
      <w:r w:rsidDel="00000000" w:rsidR="00000000" w:rsidRPr="00000000">
        <w:rPr>
          <w:rtl w:val="0"/>
        </w:rPr>
        <w:t xml:space="preserve">A: IPP stocks ribbon &amp; paddle dryers from Bepex, Strong Scott, Langfields Ltd, Roben Manufacturing Co, Komline Sanderson and other manufacturers. Browse the current inventory to see available manufacturers.</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Q: How much can I save buying used ribbon &amp; paddle dryers versus new?</w:t>
        <w:br w:type="textWrapping"/>
      </w:r>
      <w:r w:rsidDel="00000000" w:rsidR="00000000" w:rsidRPr="00000000">
        <w:rPr>
          <w:rtl w:val="0"/>
        </w:rPr>
        <w:t xml:space="preserve">A: Buying used ribbon &amp; paddle dryers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Q: How long does it take to receive ribbon &amp; paddle dryers from IPP?</w:t>
        <w:br w:type="textWrapping"/>
      </w:r>
      <w:r w:rsidDel="00000000" w:rsidR="00000000" w:rsidRPr="00000000">
        <w:rPr>
          <w:rtl w:val="0"/>
        </w:rPr>
        <w:t xml:space="preserve">A: In-stock ribbon &amp; paddle dryers are ready to ship. IPP's GPS subsidiary provides new custom fabricated equipment with 12–16 week average delivery. IPP ships from offices in 15 countries worldwide.</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faobprmaht66" w:id="43"/>
      <w:bookmarkEnd w:id="43"/>
      <w:r w:rsidDel="00000000" w:rsidR="00000000" w:rsidRPr="00000000">
        <w:rPr>
          <w:b w:val="1"/>
          <w:bCs w:val="1"/>
          <w:sz w:val="34"/>
          <w:szCs w:val="34"/>
          <w:rtl w:val="0"/>
        </w:rPr>
        <w:t xml:space="preserve">Other Equipment Types from IPP</w:t>
      </w:r>
    </w:p>
    <w:p w:rsidR="00000000" w:rsidDel="00000000" w:rsidP="00000000" w:rsidRDefault="00000000" w:rsidRPr="00000000" w14:paraId="000000E4">
      <w:pPr>
        <w:spacing w:after="240" w:before="240" w:lineRule="auto"/>
        <w:rPr/>
      </w:pPr>
      <w:r w:rsidDel="00000000" w:rsidR="00000000" w:rsidRPr="00000000">
        <w:rPr>
          <w:rtl w:val="0"/>
        </w:rPr>
        <w:t xml:space="preserve">In addition to ribbon &amp; paddle dryers, IPP stocks equipment across multiple categories for complete process solutions.</w:t>
      </w:r>
    </w:p>
    <w:p w:rsidR="00000000" w:rsidDel="00000000" w:rsidP="00000000" w:rsidRDefault="00000000" w:rsidRPr="00000000" w14:paraId="000000E5">
      <w:pPr>
        <w:numPr>
          <w:ilvl w:val="0"/>
          <w:numId w:val="1"/>
        </w:numPr>
        <w:spacing w:after="0" w:afterAutospacing="0" w:before="240" w:lineRule="auto"/>
        <w:ind w:left="720" w:hanging="360"/>
      </w:pPr>
      <w:hyperlink r:id="rId97">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0E6">
      <w:pPr>
        <w:numPr>
          <w:ilvl w:val="0"/>
          <w:numId w:val="1"/>
        </w:numPr>
        <w:spacing w:after="0" w:afterAutospacing="0" w:before="0" w:beforeAutospacing="0" w:lineRule="auto"/>
        <w:ind w:left="720" w:hanging="360"/>
      </w:pPr>
      <w:hyperlink r:id="rId98">
        <w:r w:rsidDel="00000000" w:rsidR="00000000" w:rsidRPr="00000000">
          <w:rPr>
            <w:color w:val="1155cc"/>
            <w:u w:val="single"/>
            <w:rtl w:val="0"/>
          </w:rPr>
          <w:t xml:space="preserve">Centrifuges</w:t>
        </w:r>
      </w:hyperlink>
      <w:r w:rsidDel="00000000" w:rsidR="00000000" w:rsidRPr="00000000">
        <w:rPr>
          <w:rtl w:val="0"/>
        </w:rPr>
      </w:r>
    </w:p>
    <w:p w:rsidR="00000000" w:rsidDel="00000000" w:rsidP="00000000" w:rsidRDefault="00000000" w:rsidRPr="00000000" w14:paraId="000000E7">
      <w:pPr>
        <w:numPr>
          <w:ilvl w:val="0"/>
          <w:numId w:val="1"/>
        </w:numPr>
        <w:spacing w:after="240" w:before="0" w:beforeAutospacing="0" w:lineRule="auto"/>
        <w:ind w:left="720" w:hanging="360"/>
      </w:pPr>
      <w:hyperlink r:id="rId99">
        <w:r w:rsidDel="00000000" w:rsidR="00000000" w:rsidRPr="00000000">
          <w:rPr>
            <w:color w:val="1155cc"/>
            <w:u w:val="single"/>
            <w:rtl w:val="0"/>
          </w:rPr>
          <w:t xml:space="preserve">Heat Exchangers</w:t>
        </w:r>
      </w:hyperlink>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5tkzjf3jswx7" w:id="44"/>
      <w:bookmarkEnd w:id="44"/>
      <w:r w:rsidDel="00000000" w:rsidR="00000000" w:rsidRPr="00000000">
        <w:rPr>
          <w:b w:val="1"/>
          <w:bCs w:val="1"/>
          <w:color w:val="000000"/>
          <w:sz w:val="26"/>
          <w:szCs w:val="26"/>
          <w:rtl w:val="0"/>
        </w:rPr>
        <w:t xml:space="preserve">Looking for New Ribbon &amp; Paddle Dryers?</w:t>
      </w:r>
    </w:p>
    <w:p w:rsidR="00000000" w:rsidDel="00000000" w:rsidP="00000000" w:rsidRDefault="00000000" w:rsidRPr="00000000" w14:paraId="000000EA">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0EB">
      <w:pPr>
        <w:spacing w:after="240" w:before="240" w:lineRule="auto"/>
        <w:rPr>
          <w:color w:val="1155cc"/>
          <w:u w:val="single"/>
        </w:rPr>
      </w:pPr>
      <w:hyperlink r:id="rId100">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aluq4jnk444" w:id="45"/>
      <w:bookmarkEnd w:id="45"/>
      <w:r w:rsidDel="00000000" w:rsidR="00000000" w:rsidRPr="00000000">
        <w:rPr>
          <w:b w:val="1"/>
          <w:bCs w:val="1"/>
          <w:sz w:val="34"/>
          <w:szCs w:val="34"/>
          <w:rtl w:val="0"/>
        </w:rPr>
        <w:t xml:space="preserve">Ready to Buy Ribbon &amp; Paddle Dryers?</w:t>
      </w:r>
    </w:p>
    <w:p w:rsidR="00000000" w:rsidDel="00000000" w:rsidP="00000000" w:rsidRDefault="00000000" w:rsidRPr="00000000" w14:paraId="000000EE">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0EF">
      <w:pPr>
        <w:spacing w:after="240" w:before="240" w:lineRule="auto"/>
        <w:rPr>
          <w:color w:val="1155cc"/>
          <w:u w:val="single"/>
        </w:rPr>
      </w:pPr>
      <w:hyperlink r:id="rId101">
        <w:r w:rsidDel="00000000" w:rsidR="00000000" w:rsidRPr="00000000">
          <w:rPr>
            <w:color w:val="1155cc"/>
            <w:u w:val="single"/>
            <w:rtl w:val="0"/>
          </w:rPr>
          <w:t xml:space="preserve">Talk to an Expert</w:t>
        </w:r>
      </w:hyperlink>
      <w:r w:rsidDel="00000000" w:rsidR="00000000" w:rsidRPr="00000000">
        <w:rPr>
          <w:rtl w:val="0"/>
        </w:rPr>
        <w:t xml:space="preserve"> |</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rkdowntotext.com/contact/" TargetMode="External"/><Relationship Id="rId42" Type="http://schemas.openxmlformats.org/officeDocument/2006/relationships/hyperlink" Target="https://ims.internationalprocessplants.com/inventory/equipment/detail/96807" TargetMode="External"/><Relationship Id="rId41" Type="http://schemas.openxmlformats.org/officeDocument/2006/relationships/hyperlink" Target="https://ims.internationalprocessplants.com/inventory/equipment/detail/96807" TargetMode="External"/><Relationship Id="rId44" Type="http://schemas.openxmlformats.org/officeDocument/2006/relationships/hyperlink" Target="https://markdowntotext.com/contact/" TargetMode="External"/><Relationship Id="rId43" Type="http://schemas.openxmlformats.org/officeDocument/2006/relationships/hyperlink" Target="https://ims.internationalprocessplants.com/inventory/equipment/detail/95891" TargetMode="External"/><Relationship Id="rId46" Type="http://schemas.openxmlformats.org/officeDocument/2006/relationships/hyperlink" Target="https://ims.internationalprocessplants.com/inventory/equipment/detail/95891" TargetMode="External"/><Relationship Id="rId45" Type="http://schemas.openxmlformats.org/officeDocument/2006/relationships/hyperlink" Target="https://ims.internationalprocessplants.com/inventory/equipment/detail/95891" TargetMode="External"/><Relationship Id="rId48" Type="http://schemas.openxmlformats.org/officeDocument/2006/relationships/hyperlink" Target="https://ims.internationalprocessplants.com/inventory/equipment/detail/248075" TargetMode="External"/><Relationship Id="rId47" Type="http://schemas.openxmlformats.org/officeDocument/2006/relationships/hyperlink" Target="https://ims.internationalprocessplants.com/inventory/equipment/ribbon-and-paddle-dryer" TargetMode="External"/><Relationship Id="rId49" Type="http://schemas.openxmlformats.org/officeDocument/2006/relationships/hyperlink" Target="https://markdowntotext.com/contact/" TargetMode="External"/><Relationship Id="rId103" Type="http://schemas.openxmlformats.org/officeDocument/2006/relationships/hyperlink" Target="https://ims.internationalprocessplants.com/inventory/equipment/ribbon-and-paddle-dryer" TargetMode="External"/><Relationship Id="rId102" Type="http://schemas.openxmlformats.org/officeDocument/2006/relationships/hyperlink" Target="https://ims.internationalprocessplants.com/inventory/equipment/ribbon-and-paddle-dryer" TargetMode="External"/><Relationship Id="rId101" Type="http://schemas.openxmlformats.org/officeDocument/2006/relationships/hyperlink" Target="https://markdowntotext.com/contact/" TargetMode="External"/><Relationship Id="rId100" Type="http://schemas.openxmlformats.org/officeDocument/2006/relationships/hyperlink" Target="https://markdowntotext.com/contact/" TargetMode="External"/><Relationship Id="rId31" Type="http://schemas.openxmlformats.org/officeDocument/2006/relationships/hyperlink" Target="https://markdowntotext.com/contact/" TargetMode="External"/><Relationship Id="rId30" Type="http://schemas.openxmlformats.org/officeDocument/2006/relationships/hyperlink" Target="https://ims.internationalprocessplants.com/inventory/equipment/detail/49708" TargetMode="External"/><Relationship Id="rId33" Type="http://schemas.openxmlformats.org/officeDocument/2006/relationships/hyperlink" Target="https://ims.internationalprocessplants.com/inventory/equipment/detail/49708" TargetMode="External"/><Relationship Id="rId32" Type="http://schemas.openxmlformats.org/officeDocument/2006/relationships/hyperlink" Target="https://ims.internationalprocessplants.com/inventory/equipment/detail/49708" TargetMode="External"/><Relationship Id="rId35" Type="http://schemas.openxmlformats.org/officeDocument/2006/relationships/hyperlink" Target="https://ims.internationalprocessplants.com/inventory/equipment/detail/96809" TargetMode="External"/><Relationship Id="rId34" Type="http://schemas.openxmlformats.org/officeDocument/2006/relationships/hyperlink" Target="https://ims.internationalprocessplants.com/inventory/equipment/ribbon-and-paddle-dryer" TargetMode="External"/><Relationship Id="rId37" Type="http://schemas.openxmlformats.org/officeDocument/2006/relationships/hyperlink" Target="https://ims.internationalprocessplants.com/inventory/equipment/detail/96809" TargetMode="External"/><Relationship Id="rId36" Type="http://schemas.openxmlformats.org/officeDocument/2006/relationships/hyperlink" Target="https://markdowntotext.com/contact/" TargetMode="External"/><Relationship Id="rId39" Type="http://schemas.openxmlformats.org/officeDocument/2006/relationships/hyperlink" Target="https://ims.internationalprocessplants.com/inventory/equipment/detail/96807" TargetMode="External"/><Relationship Id="rId38" Type="http://schemas.openxmlformats.org/officeDocument/2006/relationships/hyperlink" Target="https://ims.internationalprocessplants.com/inventory/equipment/detail/96809" TargetMode="External"/><Relationship Id="rId20" Type="http://schemas.openxmlformats.org/officeDocument/2006/relationships/hyperlink" Target="https://ims.internationalprocessplants.com/inventory/equipment/ribbon-and-paddle-dryer" TargetMode="External"/><Relationship Id="rId22" Type="http://schemas.openxmlformats.org/officeDocument/2006/relationships/hyperlink" Target="https://markdowntotext.com/contact/" TargetMode="External"/><Relationship Id="rId21" Type="http://schemas.openxmlformats.org/officeDocument/2006/relationships/hyperlink" Target="https://ims.internationalprocessplants.com/inventory/equipment/detail/96809" TargetMode="External"/><Relationship Id="rId24" Type="http://schemas.openxmlformats.org/officeDocument/2006/relationships/hyperlink" Target="https://ims.internationalprocessplants.com/inventory/equipment/detail/96809" TargetMode="External"/><Relationship Id="rId23" Type="http://schemas.openxmlformats.org/officeDocument/2006/relationships/hyperlink" Target="https://ims.internationalprocessplants.com/inventory/equipment/detail/96809" TargetMode="External"/><Relationship Id="rId26" Type="http://schemas.openxmlformats.org/officeDocument/2006/relationships/hyperlink" Target="https://markdowntotext.com/contact/" TargetMode="External"/><Relationship Id="rId25" Type="http://schemas.openxmlformats.org/officeDocument/2006/relationships/hyperlink" Target="https://ims.internationalprocessplants.com/inventory/equipment/detail/96807" TargetMode="External"/><Relationship Id="rId28" Type="http://schemas.openxmlformats.org/officeDocument/2006/relationships/hyperlink" Target="https://ims.internationalprocessplants.com/inventory/equipment/detail/96807" TargetMode="External"/><Relationship Id="rId27" Type="http://schemas.openxmlformats.org/officeDocument/2006/relationships/hyperlink" Target="https://ims.internationalprocessplants.com/inventory/equipment/detail/96807" TargetMode="External"/><Relationship Id="rId29" Type="http://schemas.openxmlformats.org/officeDocument/2006/relationships/hyperlink" Target="https://ims.internationalprocessplants.com/inventory/equipment/ribbon-and-paddle-dryer" TargetMode="External"/><Relationship Id="rId95" Type="http://schemas.openxmlformats.org/officeDocument/2006/relationships/hyperlink" Target="https://ims.internationalprocessplants.com/inventory/equipment/ribbon-and-paddle-dryer" TargetMode="External"/><Relationship Id="rId94" Type="http://schemas.openxmlformats.org/officeDocument/2006/relationships/hyperlink" Target="https://ims.internationalprocessplants.com/inventory/equipment/detail/49708" TargetMode="External"/><Relationship Id="rId97" Type="http://schemas.openxmlformats.org/officeDocument/2006/relationships/hyperlink" Target="https://markdowntotext.com/equipment/filter/" TargetMode="External"/><Relationship Id="rId96" Type="http://schemas.openxmlformats.org/officeDocument/2006/relationships/hyperlink" Target="https://markdowntotext.com/contact/" TargetMode="External"/><Relationship Id="rId11" Type="http://schemas.openxmlformats.org/officeDocument/2006/relationships/hyperlink" Target="https://ims.internationalprocessplants.com/inventory/equipment/detail/96809" TargetMode="External"/><Relationship Id="rId99" Type="http://schemas.openxmlformats.org/officeDocument/2006/relationships/hyperlink" Target="https://markdowntotext.com/equipment/heat-exchanger/shell-and-tube/" TargetMode="External"/><Relationship Id="rId10" Type="http://schemas.openxmlformats.org/officeDocument/2006/relationships/hyperlink" Target="https://ims.internationalprocessplants.com/inventory/equipment/detail/246690" TargetMode="External"/><Relationship Id="rId98" Type="http://schemas.openxmlformats.org/officeDocument/2006/relationships/hyperlink" Target="https://markdowntotext.com/equipment/centrifuge/" TargetMode="External"/><Relationship Id="rId13"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210716" TargetMode="External"/><Relationship Id="rId91" Type="http://schemas.openxmlformats.org/officeDocument/2006/relationships/hyperlink" Target="https://ims.internationalprocessplants.com/inventory/equipment/detail/49708" TargetMode="External"/><Relationship Id="rId90" Type="http://schemas.openxmlformats.org/officeDocument/2006/relationships/hyperlink" Target="https://ims.internationalprocessplants.com/inventory/equipment/detail/96808" TargetMode="External"/><Relationship Id="rId93" Type="http://schemas.openxmlformats.org/officeDocument/2006/relationships/hyperlink" Target="https://ims.internationalprocessplants.com/inventory/equipment/detail/49708" TargetMode="External"/><Relationship Id="rId92" Type="http://schemas.openxmlformats.org/officeDocument/2006/relationships/hyperlink" Target="https://markdowntotext.com/contact/" TargetMode="External"/><Relationship Id="rId15" Type="http://schemas.openxmlformats.org/officeDocument/2006/relationships/hyperlink" Target="https://ims.internationalprocessplants.com/inventory/equipment/detail/210716" TargetMode="External"/><Relationship Id="rId14" Type="http://schemas.openxmlformats.org/officeDocument/2006/relationships/hyperlink" Target="https://ims.internationalprocessplants.com/inventory/equipment/detail/210716"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246690" TargetMode="External"/><Relationship Id="rId19" Type="http://schemas.openxmlformats.org/officeDocument/2006/relationships/hyperlink" Target="https://ims.internationalprocessplants.com/inventory/equipment/detail/246690" TargetMode="External"/><Relationship Id="rId18" Type="http://schemas.openxmlformats.org/officeDocument/2006/relationships/hyperlink" Target="https://ims.internationalprocessplants.com/inventory/equipment/detail/246690" TargetMode="External"/><Relationship Id="rId84" Type="http://schemas.openxmlformats.org/officeDocument/2006/relationships/hyperlink" Target="https://markdowntotext.com/contact/" TargetMode="External"/><Relationship Id="rId83" Type="http://schemas.openxmlformats.org/officeDocument/2006/relationships/hyperlink" Target="https://ims.internationalprocessplants.com/inventory/equipment/detail/96809" TargetMode="External"/><Relationship Id="rId86" Type="http://schemas.openxmlformats.org/officeDocument/2006/relationships/hyperlink" Target="https://ims.internationalprocessplants.com/inventory/equipment/detail/96809" TargetMode="External"/><Relationship Id="rId85" Type="http://schemas.openxmlformats.org/officeDocument/2006/relationships/hyperlink" Target="https://ims.internationalprocessplants.com/inventory/equipment/detail/96809" TargetMode="External"/><Relationship Id="rId88" Type="http://schemas.openxmlformats.org/officeDocument/2006/relationships/hyperlink" Target="https://markdowntotext.com/contact/" TargetMode="External"/><Relationship Id="rId87" Type="http://schemas.openxmlformats.org/officeDocument/2006/relationships/hyperlink" Target="https://ims.internationalprocessplants.com/inventory/equipment/detail/96808" TargetMode="External"/><Relationship Id="rId89" Type="http://schemas.openxmlformats.org/officeDocument/2006/relationships/hyperlink" Target="https://ims.internationalprocessplants.com/inventory/equipment/detail/96808" TargetMode="External"/><Relationship Id="rId80" Type="http://schemas.openxmlformats.org/officeDocument/2006/relationships/hyperlink" Target="https://ims.internationalprocessplants.com/inventory/equipment/detail/706875" TargetMode="External"/><Relationship Id="rId82" Type="http://schemas.openxmlformats.org/officeDocument/2006/relationships/hyperlink" Target="https://ims.internationalprocessplants.com/inventory/equipment/ribbon-and-paddle-dryer" TargetMode="External"/><Relationship Id="rId81" Type="http://schemas.openxmlformats.org/officeDocument/2006/relationships/hyperlink" Target="https://ims.internationalprocessplants.com/inventory/equipment/detail/70687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10716"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ribbon-and-paddle-dryer" TargetMode="External"/><Relationship Id="rId8" Type="http://schemas.openxmlformats.org/officeDocument/2006/relationships/hyperlink" Target="https://ims.internationalprocessplants.com/inventory/equipment/ribbon-and-paddle-dryer" TargetMode="External"/><Relationship Id="rId73" Type="http://schemas.openxmlformats.org/officeDocument/2006/relationships/hyperlink" Target="https://ims.internationalprocessplants.com/inventory/equipment/detail/210716" TargetMode="External"/><Relationship Id="rId72" Type="http://schemas.openxmlformats.org/officeDocument/2006/relationships/hyperlink" Target="https://ims.internationalprocessplants.com/inventory/equipment/detail/210716" TargetMode="External"/><Relationship Id="rId75" Type="http://schemas.openxmlformats.org/officeDocument/2006/relationships/hyperlink" Target="https://markdowntotext.com/contact/" TargetMode="External"/><Relationship Id="rId74" Type="http://schemas.openxmlformats.org/officeDocument/2006/relationships/hyperlink" Target="https://ims.internationalprocessplants.com/inventory/equipment/detail/248075" TargetMode="External"/><Relationship Id="rId77" Type="http://schemas.openxmlformats.org/officeDocument/2006/relationships/hyperlink" Target="https://ims.internationalprocessplants.com/inventory/equipment/detail/248075" TargetMode="External"/><Relationship Id="rId76" Type="http://schemas.openxmlformats.org/officeDocument/2006/relationships/hyperlink" Target="https://ims.internationalprocessplants.com/inventory/equipment/detail/248075" TargetMode="External"/><Relationship Id="rId79" Type="http://schemas.openxmlformats.org/officeDocument/2006/relationships/hyperlink" Target="https://markdowntotext.com/contact/" TargetMode="External"/><Relationship Id="rId78" Type="http://schemas.openxmlformats.org/officeDocument/2006/relationships/hyperlink" Target="https://ims.internationalprocessplants.com/inventory/equipment/detail/706875" TargetMode="External"/><Relationship Id="rId71" Type="http://schemas.openxmlformats.org/officeDocument/2006/relationships/hyperlink" Target="https://markdowntotext.com/contact/" TargetMode="External"/><Relationship Id="rId70" Type="http://schemas.openxmlformats.org/officeDocument/2006/relationships/hyperlink" Target="https://ims.internationalprocessplants.com/inventory/equipment/detail/210716" TargetMode="External"/><Relationship Id="rId62" Type="http://schemas.openxmlformats.org/officeDocument/2006/relationships/hyperlink" Target="https://markdowntotext.com/contact/" TargetMode="External"/><Relationship Id="rId61" Type="http://schemas.openxmlformats.org/officeDocument/2006/relationships/hyperlink" Target="https://ims.internationalprocessplants.com/inventory/equipment/detail/706875" TargetMode="External"/><Relationship Id="rId64" Type="http://schemas.openxmlformats.org/officeDocument/2006/relationships/hyperlink" Target="https://ims.internationalprocessplants.com/inventory/equipment/detail/706875" TargetMode="External"/><Relationship Id="rId63" Type="http://schemas.openxmlformats.org/officeDocument/2006/relationships/hyperlink" Target="https://ims.internationalprocessplants.com/inventory/equipment/detail/706875" TargetMode="External"/><Relationship Id="rId66" Type="http://schemas.openxmlformats.org/officeDocument/2006/relationships/hyperlink" Target="https://markdowntotext.com/contact/" TargetMode="External"/><Relationship Id="rId65" Type="http://schemas.openxmlformats.org/officeDocument/2006/relationships/hyperlink" Target="https://ims.internationalprocessplants.com/inventory/equipment/detail/248072" TargetMode="External"/><Relationship Id="rId68" Type="http://schemas.openxmlformats.org/officeDocument/2006/relationships/hyperlink" Target="https://ims.internationalprocessplants.com/inventory/equipment/detail/248072" TargetMode="External"/><Relationship Id="rId67" Type="http://schemas.openxmlformats.org/officeDocument/2006/relationships/hyperlink" Target="https://ims.internationalprocessplants.com/inventory/equipment/detail/248072" TargetMode="External"/><Relationship Id="rId60" Type="http://schemas.openxmlformats.org/officeDocument/2006/relationships/hyperlink" Target="https://ims.internationalprocessplants.com/inventory/equipment/detail/39460" TargetMode="External"/><Relationship Id="rId69" Type="http://schemas.openxmlformats.org/officeDocument/2006/relationships/hyperlink" Target="https://ims.internationalprocessplants.com/inventory/equipment/ribbon-and-paddle-dryer" TargetMode="External"/><Relationship Id="rId51" Type="http://schemas.openxmlformats.org/officeDocument/2006/relationships/hyperlink" Target="https://ims.internationalprocessplants.com/inventory/equipment/detail/248075" TargetMode="External"/><Relationship Id="rId50" Type="http://schemas.openxmlformats.org/officeDocument/2006/relationships/hyperlink" Target="https://ims.internationalprocessplants.com/inventory/equipment/detail/248075" TargetMode="External"/><Relationship Id="rId53" Type="http://schemas.openxmlformats.org/officeDocument/2006/relationships/hyperlink" Target="https://markdowntotext.com/contact/" TargetMode="External"/><Relationship Id="rId52" Type="http://schemas.openxmlformats.org/officeDocument/2006/relationships/hyperlink" Target="https://ims.internationalprocessplants.com/inventory/equipment/detail/248076" TargetMode="External"/><Relationship Id="rId55" Type="http://schemas.openxmlformats.org/officeDocument/2006/relationships/hyperlink" Target="https://ims.internationalprocessplants.com/inventory/equipment/detail/248076" TargetMode="External"/><Relationship Id="rId54" Type="http://schemas.openxmlformats.org/officeDocument/2006/relationships/hyperlink" Target="https://ims.internationalprocessplants.com/inventory/equipment/detail/248076" TargetMode="External"/><Relationship Id="rId57" Type="http://schemas.openxmlformats.org/officeDocument/2006/relationships/hyperlink" Target="https://ims.internationalprocessplants.com/inventory/equipment/detail/39460" TargetMode="External"/><Relationship Id="rId56" Type="http://schemas.openxmlformats.org/officeDocument/2006/relationships/hyperlink" Target="https://ims.internationalprocessplants.com/inventory/equipment/ribbon-and-paddle-dryer" TargetMode="External"/><Relationship Id="rId59" Type="http://schemas.openxmlformats.org/officeDocument/2006/relationships/hyperlink" Target="https://ims.internationalprocessplants.com/inventory/equipment/detail/39460" TargetMode="External"/><Relationship Id="rId58" Type="http://schemas.openxmlformats.org/officeDocument/2006/relationships/hyperlink" Target="https://markdowntotext.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