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l1c7tc171wd" w:id="0"/>
      <w:bookmarkEnd w:id="0"/>
      <w:r w:rsidDel="00000000" w:rsidR="00000000" w:rsidRPr="00000000">
        <w:rPr>
          <w:b w:val="1"/>
          <w:bCs w:val="1"/>
          <w:sz w:val="46"/>
          <w:szCs w:val="46"/>
          <w:rtl w:val="0"/>
        </w:rPr>
        <w:t xml:space="preserve">Buy Used Double Arm Mixers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double arm mixers through International Process Plants gives rubber, adhesive, sealant, and heavy-paste manufacturers </w:t>
      </w:r>
      <w:ins w:author="Scott Phillips" w:id="0" w:date="2026-04-22T15:03:49Z">
        <w:r w:rsidDel="00000000" w:rsidR="00000000" w:rsidRPr="00000000">
          <w:rPr>
            <w:rtl w:val="0"/>
          </w:rPr>
          <w:t xml:space="preserve">and others </w:t>
        </w:r>
      </w:ins>
      <w:r w:rsidDel="00000000" w:rsidR="00000000" w:rsidRPr="00000000">
        <w:rPr>
          <w:rtl w:val="0"/>
        </w:rPr>
        <w:t xml:space="preserve">access to heavy-duty kneaders built around two counter-rotating sigma or Z-type blades working inside a W-shaped trough from Baker Perkins, JH Day, Werner &amp; Pfleiderer,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Carbon Steel, Stainless Steel 316, Stainless Steel 304, Stainless Steel 321, and Stainless Steel Other. Capacities range from 6 L (1.59 gallons) on IPP# 202706 to 3,300 L (875 gallons) on IPP# 202135. Blade configurations include sigma, Z-type, nobben, and cored dispersion designs. Most units feature hydraulic or mechanical tilt discharge for emptying high-viscosity batches.</w:t>
      </w:r>
    </w:p>
    <w:p w:rsidR="00000000" w:rsidDel="00000000" w:rsidP="00000000" w:rsidRDefault="00000000" w:rsidRPr="00000000" w14:paraId="00000004">
      <w:pPr>
        <w:spacing w:after="240" w:before="240" w:lineRule="auto"/>
        <w:rPr/>
      </w:pPr>
      <w:r w:rsidDel="00000000" w:rsidR="00000000" w:rsidRPr="00000000">
        <w:rPr>
          <w:rtl w:val="0"/>
        </w:rPr>
        <w:t xml:space="preserve">IPP stocks units from Baker Perkins, JH Day, Werner &amp; Pfleiderer, Fritz Meili (Zurich), Morton-Duplex, and Guittard. All current inventory is in used condition. Buying used double arm mixers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25+ Double Arm Mixers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1"/>
        </w:numPr>
        <w:spacing w:after="0" w:afterAutospacing="0" w:before="240" w:lineRule="auto"/>
        <w:ind w:left="720" w:hanging="360"/>
      </w:pPr>
      <w:hyperlink r:id="rId9">
        <w:r w:rsidDel="00000000" w:rsidR="00000000" w:rsidRPr="00000000">
          <w:rPr>
            <w:color w:val="1155cc"/>
            <w:u w:val="single"/>
            <w:rtl w:val="0"/>
          </w:rPr>
          <w:t xml:space="preserve">JH Day Stainless Steel 304 -- Used</w:t>
        </w:r>
      </w:hyperlink>
      <w:r w:rsidDel="00000000" w:rsidR="00000000" w:rsidRPr="00000000">
        <w:rPr>
          <w:rtl w:val="0"/>
        </w:rPr>
      </w:r>
    </w:p>
    <w:p w:rsidR="00000000" w:rsidDel="00000000" w:rsidP="00000000" w:rsidRDefault="00000000" w:rsidRPr="00000000" w14:paraId="00000009">
      <w:pPr>
        <w:numPr>
          <w:ilvl w:val="0"/>
          <w:numId w:val="11"/>
        </w:numPr>
        <w:spacing w:after="0" w:afterAutospacing="0" w:before="0" w:beforeAutospacing="0" w:lineRule="auto"/>
        <w:ind w:left="720" w:hanging="360"/>
      </w:pPr>
      <w:hyperlink r:id="rId10">
        <w:r w:rsidDel="00000000" w:rsidR="00000000" w:rsidRPr="00000000">
          <w:rPr>
            <w:color w:val="1155cc"/>
            <w:u w:val="single"/>
            <w:rtl w:val="0"/>
          </w:rPr>
          <w:t xml:space="preserve">Werner &amp; Pfleiderer Stainless Steel 304 -- Used</w:t>
        </w:r>
      </w:hyperlink>
      <w:r w:rsidDel="00000000" w:rsidR="00000000" w:rsidRPr="00000000">
        <w:rPr>
          <w:rtl w:val="0"/>
        </w:rPr>
      </w:r>
    </w:p>
    <w:p w:rsidR="00000000" w:rsidDel="00000000" w:rsidP="00000000" w:rsidRDefault="00000000" w:rsidRPr="00000000" w14:paraId="0000000A">
      <w:pPr>
        <w:numPr>
          <w:ilvl w:val="0"/>
          <w:numId w:val="11"/>
        </w:numPr>
        <w:spacing w:after="240" w:before="0" w:beforeAutospacing="0" w:lineRule="auto"/>
        <w:ind w:left="720" w:hanging="360"/>
      </w:pPr>
      <w:hyperlink r:id="rId11">
        <w:r w:rsidDel="00000000" w:rsidR="00000000" w:rsidRPr="00000000">
          <w:rPr>
            <w:color w:val="1155cc"/>
            <w:u w:val="single"/>
            <w:rtl w:val="0"/>
          </w:rPr>
          <w:t xml:space="preserve">Baker Perkins Stainless Steel 304 -- Used</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2b11e2bnqwgb" w:id="1"/>
      <w:bookmarkEnd w:id="1"/>
      <w:r w:rsidDel="00000000" w:rsidR="00000000" w:rsidRPr="00000000">
        <w:rPr>
          <w:b w:val="1"/>
          <w:bCs w:val="1"/>
          <w:sz w:val="34"/>
          <w:szCs w:val="34"/>
          <w:rtl w:val="0"/>
        </w:rPr>
        <w:t xml:space="preserve">Buy Used Double Arm Mixers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double arm mixers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z4mm9euoqyf5" w:id="2"/>
      <w:bookmarkEnd w:id="2"/>
      <w:r w:rsidDel="00000000" w:rsidR="00000000" w:rsidRPr="00000000">
        <w:rPr>
          <w:b w:val="1"/>
          <w:bCs w:val="1"/>
          <w:color w:val="000000"/>
          <w:sz w:val="26"/>
          <w:szCs w:val="26"/>
          <w:rtl w:val="0"/>
        </w:rPr>
        <w:t xml:space="preserve">Buy Used Carbon Steel Double Arm Mixers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carbon steel double arm mixers. Available from Baker Perkins, JH Day, Werner &amp; Pfleiderer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vel4tp9srrpt" w:id="3"/>
      <w:bookmarkEnd w:id="3"/>
      <w:r w:rsidDel="00000000" w:rsidR="00000000" w:rsidRPr="00000000">
        <w:rPr>
          <w:b w:val="1"/>
          <w:bCs w:val="1"/>
          <w:color w:val="000000"/>
          <w:sz w:val="22"/>
          <w:szCs w:val="22"/>
          <w:rtl w:val="0"/>
        </w:rPr>
        <w:t xml:space="preserve">[Carbon Steel] Baker Perkins Carbon Steel — 3,300 L (</w:t>
      </w:r>
      <w:hyperlink r:id="rId12">
        <w:r w:rsidDel="00000000" w:rsidR="00000000" w:rsidRPr="00000000">
          <w:rPr>
            <w:b w:val="1"/>
            <w:bCs w:val="1"/>
            <w:color w:val="1155cc"/>
            <w:sz w:val="22"/>
            <w:szCs w:val="22"/>
            <w:u w:val="single"/>
            <w:rtl w:val="0"/>
          </w:rPr>
          <w:t xml:space="preserve">IPP# 202135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Baker Perkins 20 TUEM carbon steel double arm mixer with 3,300 L (875 gallons) capacity, dual sigma blades, and hydraulic tilt discharge.</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Capacity (Design): 3,300 L (875 gallons) design capacity, Capacity (Working): 1,900 L (500 gallons) design capacity</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Blade Type: Dual sigma blades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Jacket Pressure: 8.6 bar (125 psi) jacket pressure</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Vacuum and tilt discharge</w:t>
      </w:r>
    </w:p>
    <w:p w:rsidR="00000000" w:rsidDel="00000000" w:rsidP="00000000" w:rsidRDefault="00000000" w:rsidRPr="00000000" w14:paraId="00000016">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202135</w:t>
        </w:r>
      </w:hyperlink>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q8kkirjzt1g5" w:id="4"/>
      <w:bookmarkEnd w:id="4"/>
      <w:r w:rsidDel="00000000" w:rsidR="00000000" w:rsidRPr="00000000">
        <w:rPr>
          <w:b w:val="1"/>
          <w:bCs w:val="1"/>
          <w:color w:val="000000"/>
          <w:sz w:val="22"/>
          <w:szCs w:val="22"/>
          <w:rtl w:val="0"/>
        </w:rPr>
        <w:t xml:space="preserve">JH Day Carbon Steel — 2,100 L (</w:t>
      </w:r>
      <w:hyperlink r:id="rId16">
        <w:r w:rsidDel="00000000" w:rsidR="00000000" w:rsidRPr="00000000">
          <w:rPr>
            <w:b w:val="1"/>
            <w:bCs w:val="1"/>
            <w:color w:val="1155cc"/>
            <w:sz w:val="22"/>
            <w:szCs w:val="22"/>
            <w:u w:val="single"/>
            <w:rtl w:val="0"/>
          </w:rPr>
          <w:t xml:space="preserve">IPP# 212417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Used JH Day carbon steel double arm mixer with 2,100 L (550 gallons) capacity, double nobben blades at 30 RPM, and hydraulic tilt discharge.</w:t>
      </w:r>
    </w:p>
    <w:p w:rsidR="00000000" w:rsidDel="00000000" w:rsidP="00000000" w:rsidRDefault="00000000" w:rsidRPr="00000000" w14:paraId="00000019">
      <w:pPr>
        <w:numPr>
          <w:ilvl w:val="0"/>
          <w:numId w:val="24"/>
        </w:numPr>
        <w:spacing w:after="0" w:afterAutospacing="0" w:before="240" w:lineRule="auto"/>
        <w:ind w:left="720" w:hanging="360"/>
      </w:pPr>
      <w:r w:rsidDel="00000000" w:rsidR="00000000" w:rsidRPr="00000000">
        <w:rPr>
          <w:rtl w:val="0"/>
        </w:rPr>
        <w:t xml:space="preserve">Capacity (Design): 2,100 L (550 gallons) design capacity, Capacity (Working): 1,150 L (300 gallons) working capacity</w:t>
      </w:r>
    </w:p>
    <w:p w:rsidR="00000000" w:rsidDel="00000000" w:rsidP="00000000" w:rsidRDefault="00000000" w:rsidRPr="00000000" w14:paraId="0000001A">
      <w:pPr>
        <w:numPr>
          <w:ilvl w:val="0"/>
          <w:numId w:val="24"/>
        </w:numPr>
        <w:spacing w:after="0" w:afterAutospacing="0" w:before="0" w:beforeAutospacing="0" w:lineRule="auto"/>
        <w:ind w:left="720" w:hanging="360"/>
      </w:pPr>
      <w:r w:rsidDel="00000000" w:rsidR="00000000" w:rsidRPr="00000000">
        <w:rPr>
          <w:rtl w:val="0"/>
        </w:rPr>
        <w:t xml:space="preserve">Blade Type: Double nobben blades</w:t>
      </w:r>
    </w:p>
    <w:p w:rsidR="00000000" w:rsidDel="00000000" w:rsidP="00000000" w:rsidRDefault="00000000" w:rsidRPr="00000000" w14:paraId="0000001B">
      <w:pPr>
        <w:numPr>
          <w:ilvl w:val="0"/>
          <w:numId w:val="24"/>
        </w:numPr>
        <w:spacing w:after="0" w:afterAutospacing="0" w:before="0" w:beforeAutospacing="0" w:lineRule="auto"/>
        <w:ind w:left="720" w:hanging="360"/>
      </w:pPr>
      <w:r w:rsidDel="00000000" w:rsidR="00000000" w:rsidRPr="00000000">
        <w:rPr>
          <w:rtl w:val="0"/>
        </w:rPr>
        <w:t xml:space="preserve">Blade Speed (RPM): 30 RPM blade speed</w:t>
      </w:r>
    </w:p>
    <w:p w:rsidR="00000000" w:rsidDel="00000000" w:rsidP="00000000" w:rsidRDefault="00000000" w:rsidRPr="00000000" w14:paraId="0000001C">
      <w:pPr>
        <w:numPr>
          <w:ilvl w:val="0"/>
          <w:numId w:val="24"/>
        </w:numPr>
        <w:spacing w:after="240" w:before="0" w:beforeAutospacing="0" w:lineRule="auto"/>
        <w:ind w:left="720" w:hanging="360"/>
      </w:pPr>
      <w:r w:rsidDel="00000000" w:rsidR="00000000" w:rsidRPr="00000000">
        <w:rPr>
          <w:rtl w:val="0"/>
        </w:rPr>
        <w:t xml:space="preserve">Hydraulic tilt, packing seal</w:t>
      </w:r>
    </w:p>
    <w:p w:rsidR="00000000" w:rsidDel="00000000" w:rsidP="00000000" w:rsidRDefault="00000000" w:rsidRPr="00000000" w14:paraId="0000001D">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212417</w:t>
        </w:r>
      </w:hyperlink>
      <w:r w:rsidDel="00000000" w:rsidR="00000000" w:rsidRPr="00000000">
        <w:rPr>
          <w:rtl w:val="0"/>
        </w:rPr>
      </w:r>
    </w:p>
    <w:p w:rsidR="00000000" w:rsidDel="00000000" w:rsidP="00000000" w:rsidRDefault="00000000" w:rsidRPr="00000000" w14:paraId="0000001E">
      <w:pPr>
        <w:spacing w:after="240" w:before="240" w:lineRule="auto"/>
        <w:rPr>
          <w:color w:val="1155cc"/>
          <w:u w:val="single"/>
        </w:rPr>
      </w:pPr>
      <w:hyperlink r:id="rId20">
        <w:r w:rsidDel="00000000" w:rsidR="00000000" w:rsidRPr="00000000">
          <w:rPr>
            <w:color w:val="1155cc"/>
            <w:u w:val="single"/>
            <w:rtl w:val="0"/>
          </w:rPr>
          <w:t xml:space="preserve">Browse All Carbon Steel Double Arm Mixers in Stock</w:t>
        </w:r>
      </w:hyperlink>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8ohz7n861jaf" w:id="5"/>
      <w:bookmarkEnd w:id="5"/>
      <w:r w:rsidDel="00000000" w:rsidR="00000000" w:rsidRPr="00000000">
        <w:rPr>
          <w:b w:val="1"/>
          <w:bCs w:val="1"/>
          <w:color w:val="000000"/>
          <w:sz w:val="26"/>
          <w:szCs w:val="26"/>
          <w:rtl w:val="0"/>
        </w:rPr>
        <w:t xml:space="preserve">Buy Used Stainless Steel Double Arm Mixers for Sale</w:t>
      </w:r>
    </w:p>
    <w:p w:rsidR="00000000" w:rsidDel="00000000" w:rsidP="00000000" w:rsidRDefault="00000000" w:rsidRPr="00000000" w14:paraId="00000020">
      <w:pPr>
        <w:spacing w:after="240" w:before="240" w:lineRule="auto"/>
        <w:rPr/>
      </w:pPr>
      <w:r w:rsidDel="00000000" w:rsidR="00000000" w:rsidRPr="00000000">
        <w:rPr>
          <w:rtl w:val="0"/>
        </w:rPr>
        <w:t xml:space="preserve">IPP stocks stainless steel double arm mixers in grades including 304, 316, 321, and Other. Available from Baker Perkins, JH Day, Werner &amp; Pfleiderer, Fritz Meili (Zurich), Morton-Duplex, and Guittard.</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26aswmyqycq2" w:id="6"/>
      <w:bookmarkEnd w:id="6"/>
      <w:r w:rsidDel="00000000" w:rsidR="00000000" w:rsidRPr="00000000">
        <w:rPr>
          <w:b w:val="1"/>
          <w:bCs w:val="1"/>
          <w:color w:val="000000"/>
          <w:sz w:val="22"/>
          <w:szCs w:val="22"/>
          <w:rtl w:val="0"/>
        </w:rPr>
        <w:t xml:space="preserve">[Stainless Steel] JH Day Stainless Steel 304 — 946 L (</w:t>
      </w:r>
      <w:hyperlink r:id="rId21">
        <w:r w:rsidDel="00000000" w:rsidR="00000000" w:rsidRPr="00000000">
          <w:rPr>
            <w:b w:val="1"/>
            <w:bCs w:val="1"/>
            <w:color w:val="1155cc"/>
            <w:sz w:val="22"/>
            <w:szCs w:val="22"/>
            <w:u w:val="single"/>
            <w:rtl w:val="0"/>
          </w:rPr>
          <w:t xml:space="preserve">IPP# 103823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Used JH Day Mogul stainless steel 304 double arm mixer with 946 L (250 gallons) capacity, cored dispersion blades at 45.3 RPM, and stainless steel 304 jacket rated to 8.6 bar (125 psi).</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Capacity (Design): 946 L (250 gallons) design capacity, Capacity (Working): 378.5 L (100 gallons) working capacity</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Material: Stainless steel 304 jacket, Jacket Pressure: 8.6 bar (125 psi)</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Blade Type: Cored dispersion blades, Blade Speed (RPM): 45.3 RPM</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27">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103823</w:t>
        </w:r>
      </w:hyperlink>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a3e0l2idwvx2" w:id="7"/>
      <w:bookmarkEnd w:id="7"/>
      <w:r w:rsidDel="00000000" w:rsidR="00000000" w:rsidRPr="00000000">
        <w:rPr>
          <w:b w:val="1"/>
          <w:bCs w:val="1"/>
          <w:color w:val="000000"/>
          <w:sz w:val="22"/>
          <w:szCs w:val="22"/>
          <w:rtl w:val="0"/>
        </w:rPr>
        <w:t xml:space="preserve">Werner &amp; Pfleiderer Stainless Steel 304 — 450 L (</w:t>
      </w:r>
      <w:hyperlink r:id="rId25">
        <w:r w:rsidDel="00000000" w:rsidR="00000000" w:rsidRPr="00000000">
          <w:rPr>
            <w:b w:val="1"/>
            <w:bCs w:val="1"/>
            <w:color w:val="1155cc"/>
            <w:sz w:val="22"/>
            <w:szCs w:val="22"/>
            <w:u w:val="single"/>
            <w:rtl w:val="0"/>
          </w:rPr>
          <w:t xml:space="preserve">IPP# 36127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Used Werner &amp; Pfleiderer UK14HS stainless steel 304 double arm mixer with 450 L (118.9 gallons) capacity, cored dispersion blades, vacuum capability, and jacket rated to 10.1 bar (146 psi).</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Capacity (Design): 450 L (118.9 gallons) design capacity, Capacity (Working): 200 L (52.8 gallons) working capacity</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Jacket Pressure: 10.1 bar (146 psi)</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Vacuum, tilt, hydraulic drive</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2E">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36127</w:t>
        </w:r>
      </w:hyperlink>
      <w:r w:rsidDel="00000000" w:rsidR="00000000" w:rsidRPr="00000000">
        <w:rPr>
          <w:rtl w:val="0"/>
        </w:rPr>
      </w:r>
    </w:p>
    <w:p w:rsidR="00000000" w:rsidDel="00000000" w:rsidP="00000000" w:rsidRDefault="00000000" w:rsidRPr="00000000" w14:paraId="0000002F">
      <w:pPr>
        <w:spacing w:after="240" w:before="240" w:lineRule="auto"/>
        <w:rPr>
          <w:color w:val="1155cc"/>
          <w:u w:val="single"/>
        </w:rPr>
      </w:pPr>
      <w:hyperlink r:id="rId29">
        <w:r w:rsidDel="00000000" w:rsidR="00000000" w:rsidRPr="00000000">
          <w:rPr>
            <w:color w:val="1155cc"/>
            <w:u w:val="single"/>
            <w:rtl w:val="0"/>
          </w:rPr>
          <w:t xml:space="preserve">Browse All Stainless Steel Double Arm Mixers in Stock</w:t>
        </w:r>
      </w:hyperlink>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urefgjd7g84x" w:id="8"/>
      <w:bookmarkEnd w:id="8"/>
      <w:r w:rsidDel="00000000" w:rsidR="00000000" w:rsidRPr="00000000">
        <w:rPr>
          <w:b w:val="1"/>
          <w:bCs w:val="1"/>
          <w:color w:val="000000"/>
          <w:sz w:val="26"/>
          <w:szCs w:val="26"/>
          <w:rtl w:val="0"/>
        </w:rPr>
        <w:t xml:space="preserve">Buy Used Other Double Arm Mixers for Sale</w:t>
      </w:r>
    </w:p>
    <w:p w:rsidR="00000000" w:rsidDel="00000000" w:rsidP="00000000" w:rsidRDefault="00000000" w:rsidRPr="00000000" w14:paraId="00000031">
      <w:pPr>
        <w:spacing w:after="240" w:before="240" w:lineRule="auto"/>
        <w:rPr/>
      </w:pPr>
      <w:r w:rsidDel="00000000" w:rsidR="00000000" w:rsidRPr="00000000">
        <w:rPr>
          <w:rtl w:val="0"/>
        </w:rPr>
        <w:t xml:space="preserve">IPP stocks additional double arm mixers; contact-surface materials for some units may be partially specified or available upon request.</w:t>
      </w:r>
      <w:r w:rsidDel="00000000" w:rsidR="00000000" w:rsidRPr="00000000">
        <w:rPr>
          <w:rtl w:val="0"/>
        </w:rPr>
        <w:t xml:space="preserve"> Available from Werner &amp; Pfleiderer.</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kedxksjcgabt" w:id="9"/>
      <w:bookmarkEnd w:id="9"/>
      <w:r w:rsidDel="00000000" w:rsidR="00000000" w:rsidRPr="00000000">
        <w:rPr>
          <w:b w:val="1"/>
          <w:bCs w:val="1"/>
          <w:color w:val="000000"/>
          <w:sz w:val="22"/>
          <w:szCs w:val="22"/>
          <w:rtl w:val="0"/>
        </w:rPr>
        <w:t xml:space="preserve">[Other] Werner &amp; Pfleiderer — 500 L (</w:t>
      </w:r>
      <w:hyperlink r:id="rId30">
        <w:r w:rsidDel="00000000" w:rsidR="00000000" w:rsidRPr="00000000">
          <w:rPr>
            <w:b w:val="1"/>
            <w:bCs w:val="1"/>
            <w:color w:val="1155cc"/>
            <w:sz w:val="22"/>
            <w:szCs w:val="22"/>
            <w:u w:val="single"/>
            <w:rtl w:val="0"/>
          </w:rPr>
          <w:t xml:space="preserve">IPP# 705571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Used Werner &amp; Pfleiderer double arm mixer with 500 L (132.1 gallons) capacity, carbon steel Z blades, jacket rated to 17.7 bar (256.1 psi), and hydraulic tilt discharge.</w:t>
      </w:r>
    </w:p>
    <w:p w:rsidR="00000000" w:rsidDel="00000000" w:rsidP="00000000" w:rsidRDefault="00000000" w:rsidRPr="00000000" w14:paraId="00000034">
      <w:pPr>
        <w:numPr>
          <w:ilvl w:val="0"/>
          <w:numId w:val="22"/>
        </w:numPr>
        <w:spacing w:after="0" w:afterAutospacing="0" w:before="240" w:lineRule="auto"/>
        <w:ind w:left="720" w:hanging="360"/>
      </w:pPr>
      <w:r w:rsidDel="00000000" w:rsidR="00000000" w:rsidRPr="00000000">
        <w:rPr>
          <w:rtl w:val="0"/>
        </w:rPr>
        <w:t xml:space="preserve">Capacity (Design): 500 L (132.1 gallons) design capacity, Capacity (Working): 330 L (87.2 gallons) working capacity</w:t>
      </w:r>
    </w:p>
    <w:p w:rsidR="00000000" w:rsidDel="00000000" w:rsidP="00000000" w:rsidRDefault="00000000" w:rsidRPr="00000000" w14:paraId="00000035">
      <w:pPr>
        <w:numPr>
          <w:ilvl w:val="0"/>
          <w:numId w:val="22"/>
        </w:numPr>
        <w:spacing w:after="0" w:afterAutospacing="0" w:before="0" w:beforeAutospacing="0" w:lineRule="auto"/>
        <w:ind w:left="720" w:hanging="360"/>
      </w:pPr>
      <w:r w:rsidDel="00000000" w:rsidR="00000000" w:rsidRPr="00000000">
        <w:rPr>
          <w:rtl w:val="0"/>
        </w:rPr>
        <w:t xml:space="preserve">Agitation</w:t>
      </w:r>
    </w:p>
    <w:p w:rsidR="00000000" w:rsidDel="00000000" w:rsidP="00000000" w:rsidRDefault="00000000" w:rsidRPr="00000000" w14:paraId="00000036">
      <w:pPr>
        <w:numPr>
          <w:ilvl w:val="0"/>
          <w:numId w:val="22"/>
        </w:numPr>
        <w:spacing w:after="0" w:afterAutospacing="0" w:before="0" w:beforeAutospacing="0" w:lineRule="auto"/>
        <w:ind w:left="720" w:hanging="360"/>
      </w:pPr>
      <w:r w:rsidDel="00000000" w:rsidR="00000000" w:rsidRPr="00000000">
        <w:rPr>
          <w:rtl w:val="0"/>
        </w:rPr>
        <w:t xml:space="preserve">Blade Type: Carbon steel Z blades</w:t>
      </w:r>
    </w:p>
    <w:p w:rsidR="00000000" w:rsidDel="00000000" w:rsidP="00000000" w:rsidRDefault="00000000" w:rsidRPr="00000000" w14:paraId="00000037">
      <w:pPr>
        <w:numPr>
          <w:ilvl w:val="0"/>
          <w:numId w:val="22"/>
        </w:numPr>
        <w:spacing w:after="0" w:afterAutospacing="0" w:before="0" w:beforeAutospacing="0" w:lineRule="auto"/>
        <w:ind w:left="720" w:hanging="360"/>
      </w:pPr>
      <w:r w:rsidDel="00000000" w:rsidR="00000000" w:rsidRPr="00000000">
        <w:rPr>
          <w:rtl w:val="0"/>
        </w:rPr>
        <w:t xml:space="preserve">Jacket Pressure: 17.7 bar (256.1 psi)</w:t>
      </w:r>
    </w:p>
    <w:p w:rsidR="00000000" w:rsidDel="00000000" w:rsidP="00000000" w:rsidRDefault="00000000" w:rsidRPr="00000000" w14:paraId="00000038">
      <w:pPr>
        <w:numPr>
          <w:ilvl w:val="0"/>
          <w:numId w:val="22"/>
        </w:numPr>
        <w:spacing w:after="24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39">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705571</w:t>
        </w:r>
      </w:hyperlink>
      <w:r w:rsidDel="00000000" w:rsidR="00000000" w:rsidRPr="00000000">
        <w:rPr>
          <w:rtl w:val="0"/>
        </w:rPr>
      </w:r>
    </w:p>
    <w:p w:rsidR="00000000" w:rsidDel="00000000" w:rsidP="00000000" w:rsidRDefault="00000000" w:rsidRPr="00000000" w14:paraId="0000003A">
      <w:pPr>
        <w:spacing w:after="240" w:before="240" w:lineRule="auto"/>
        <w:rPr>
          <w:color w:val="1155cc"/>
          <w:u w:val="single"/>
        </w:rPr>
      </w:pPr>
      <w:hyperlink r:id="rId34">
        <w:r w:rsidDel="00000000" w:rsidR="00000000" w:rsidRPr="00000000">
          <w:rPr>
            <w:color w:val="1155cc"/>
            <w:u w:val="single"/>
            <w:rtl w:val="0"/>
          </w:rPr>
          <w:t xml:space="preserve">Browse All Other Double Arm Mixers in Stock</w:t>
        </w:r>
      </w:hyperlink>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1ymjybjlcq9q" w:id="10"/>
      <w:bookmarkEnd w:id="10"/>
      <w:r w:rsidDel="00000000" w:rsidR="00000000" w:rsidRPr="00000000">
        <w:rPr>
          <w:b w:val="1"/>
          <w:bCs w:val="1"/>
          <w:sz w:val="34"/>
          <w:szCs w:val="34"/>
          <w:rtl w:val="0"/>
        </w:rPr>
        <w:t xml:space="preserve">Buy Used Double Arm Mixers for Sale by Manufacturer</w:t>
      </w:r>
    </w:p>
    <w:p w:rsidR="00000000" w:rsidDel="00000000" w:rsidP="00000000" w:rsidRDefault="00000000" w:rsidRPr="00000000" w14:paraId="0000003D">
      <w:pPr>
        <w:spacing w:after="240" w:before="240" w:lineRule="auto"/>
        <w:rPr/>
      </w:pPr>
      <w:r w:rsidDel="00000000" w:rsidR="00000000" w:rsidRPr="00000000">
        <w:rPr>
          <w:rtl w:val="0"/>
        </w:rPr>
        <w:t xml:space="preserve">IPP stocks double arm mixers from a wide range of manufacturers, with Baker Perkins, JH Day, and Werner &amp; Pfleiderer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34srwgca5dtf" w:id="11"/>
      <w:bookmarkEnd w:id="11"/>
      <w:r w:rsidDel="00000000" w:rsidR="00000000" w:rsidRPr="00000000">
        <w:rPr>
          <w:b w:val="1"/>
          <w:bCs w:val="1"/>
          <w:color w:val="000000"/>
          <w:sz w:val="26"/>
          <w:szCs w:val="26"/>
          <w:rtl w:val="0"/>
        </w:rPr>
        <w:t xml:space="preserve">Buy Used Baker Perkins Double Arm Mixers for Sale</w:t>
      </w:r>
    </w:p>
    <w:p w:rsidR="00000000" w:rsidDel="00000000" w:rsidP="00000000" w:rsidRDefault="00000000" w:rsidRPr="00000000" w14:paraId="0000003F">
      <w:pPr>
        <w:spacing w:after="240" w:before="240" w:lineRule="auto"/>
        <w:rPr/>
      </w:pPr>
      <w:r w:rsidDel="00000000" w:rsidR="00000000" w:rsidRPr="00000000">
        <w:rPr>
          <w:rtl w:val="0"/>
        </w:rPr>
        <w:t xml:space="preserve">Baker Perkins is the deepest single-manufacturer position in IPP's double arm mixer inventory. Available in carbon steel, stainless steel 304, stainless steel 321, and stainless steel other construction.</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xwrafvym61lg" w:id="12"/>
      <w:bookmarkEnd w:id="12"/>
      <w:r w:rsidDel="00000000" w:rsidR="00000000" w:rsidRPr="00000000">
        <w:rPr>
          <w:b w:val="1"/>
          <w:bCs w:val="1"/>
          <w:color w:val="000000"/>
          <w:sz w:val="22"/>
          <w:szCs w:val="22"/>
          <w:rtl w:val="0"/>
        </w:rPr>
        <w:t xml:space="preserve">[Baker Perkins] Baker Perkins M85SL — 852 L (</w:t>
      </w:r>
      <w:hyperlink r:id="rId35">
        <w:r w:rsidDel="00000000" w:rsidR="00000000" w:rsidRPr="00000000">
          <w:rPr>
            <w:b w:val="1"/>
            <w:bCs w:val="1"/>
            <w:color w:val="1155cc"/>
            <w:sz w:val="22"/>
            <w:szCs w:val="22"/>
            <w:u w:val="single"/>
            <w:rtl w:val="0"/>
          </w:rPr>
          <w:t xml:space="preserve">IPP# 103822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Used Baker Perkins M85SL stainless steel 304 double arm mixer with 852 L (225 gallons) capacity, cored dispersion blades at 42 RPM, and carbon steel jacket.</w:t>
      </w:r>
    </w:p>
    <w:p w:rsidR="00000000" w:rsidDel="00000000" w:rsidP="00000000" w:rsidRDefault="00000000" w:rsidRPr="00000000" w14:paraId="00000042">
      <w:pPr>
        <w:numPr>
          <w:ilvl w:val="0"/>
          <w:numId w:val="15"/>
        </w:numPr>
        <w:spacing w:after="0" w:afterAutospacing="0" w:before="240" w:lineRule="auto"/>
        <w:ind w:left="720" w:hanging="360"/>
      </w:pPr>
      <w:r w:rsidDel="00000000" w:rsidR="00000000" w:rsidRPr="00000000">
        <w:rPr>
          <w:rtl w:val="0"/>
        </w:rPr>
        <w:t xml:space="preserve">Capacity (Design): 852 L (225 gallons) design capacity, Capacity (Working): 568 L (150 gallons) working capacity</w:t>
      </w:r>
    </w:p>
    <w:p w:rsidR="00000000" w:rsidDel="00000000" w:rsidP="00000000" w:rsidRDefault="00000000" w:rsidRPr="00000000" w14:paraId="00000043">
      <w:pPr>
        <w:numPr>
          <w:ilvl w:val="0"/>
          <w:numId w:val="15"/>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44">
      <w:pPr>
        <w:numPr>
          <w:ilvl w:val="0"/>
          <w:numId w:val="15"/>
        </w:numPr>
        <w:spacing w:after="0" w:afterAutospacing="0" w:before="0" w:beforeAutospacing="0" w:lineRule="auto"/>
        <w:ind w:left="720" w:hanging="360"/>
      </w:pPr>
      <w:r w:rsidDel="00000000" w:rsidR="00000000" w:rsidRPr="00000000">
        <w:rPr>
          <w:rtl w:val="0"/>
        </w:rPr>
        <w:t xml:space="preserve">Blade Type: Cored dispersion blades, Blade Speed (RPM): 42 RPM</w:t>
      </w:r>
    </w:p>
    <w:p w:rsidR="00000000" w:rsidDel="00000000" w:rsidP="00000000" w:rsidRDefault="00000000" w:rsidRPr="00000000" w14:paraId="00000045">
      <w:pPr>
        <w:numPr>
          <w:ilvl w:val="0"/>
          <w:numId w:val="15"/>
        </w:numPr>
        <w:spacing w:after="24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46">
      <w:pPr>
        <w:spacing w:after="240" w:before="240" w:lineRule="auto"/>
        <w:rPr>
          <w:color w:val="1155cc"/>
          <w:u w:val="single"/>
        </w:rPr>
      </w:pPr>
      <w:hyperlink r:id="rId36">
        <w:r w:rsidDel="00000000" w:rsidR="00000000" w:rsidRPr="00000000">
          <w:rPr>
            <w:color w:val="1155cc"/>
            <w:u w:val="single"/>
            <w:rtl w:val="0"/>
          </w:rPr>
          <w:t xml:space="preserve">Request Specs</w:t>
        </w:r>
      </w:hyperlink>
      <w:r w:rsidDel="00000000" w:rsidR="00000000" w:rsidRPr="00000000">
        <w:rPr>
          <w:rtl w:val="0"/>
        </w:rPr>
        <w:t xml:space="preserve">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View IPP# 103822</w:t>
        </w:r>
      </w:hyperlink>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q7qnlb6v99sy" w:id="13"/>
      <w:bookmarkEnd w:id="13"/>
      <w:r w:rsidDel="00000000" w:rsidR="00000000" w:rsidRPr="00000000">
        <w:rPr>
          <w:b w:val="1"/>
          <w:bCs w:val="1"/>
          <w:color w:val="000000"/>
          <w:sz w:val="22"/>
          <w:szCs w:val="22"/>
          <w:rtl w:val="0"/>
        </w:rPr>
        <w:t xml:space="preserve">Baker Perkins 20 TUEM — 3,300 L (</w:t>
      </w:r>
      <w:hyperlink r:id="rId39">
        <w:r w:rsidDel="00000000" w:rsidR="00000000" w:rsidRPr="00000000">
          <w:rPr>
            <w:b w:val="1"/>
            <w:bCs w:val="1"/>
            <w:color w:val="1155cc"/>
            <w:sz w:val="22"/>
            <w:szCs w:val="22"/>
            <w:u w:val="single"/>
            <w:rtl w:val="0"/>
          </w:rPr>
          <w:t xml:space="preserve">IPP# 203506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Used Baker Perkins 20 TUEM stainless steel double arm mixer with 3,300 L (875 gallons) capacity, sigma blades at 25.5 RPM, vacuum capability, and jacket rated to 8.6 bar (125 psi).</w:t>
      </w:r>
    </w:p>
    <w:p w:rsidR="00000000" w:rsidDel="00000000" w:rsidP="00000000" w:rsidRDefault="00000000" w:rsidRPr="00000000" w14:paraId="00000049">
      <w:pPr>
        <w:numPr>
          <w:ilvl w:val="0"/>
          <w:numId w:val="21"/>
        </w:numPr>
        <w:spacing w:after="0" w:afterAutospacing="0" w:before="240" w:lineRule="auto"/>
        <w:ind w:left="720" w:hanging="360"/>
      </w:pPr>
      <w:r w:rsidDel="00000000" w:rsidR="00000000" w:rsidRPr="00000000">
        <w:rPr>
          <w:rtl w:val="0"/>
        </w:rPr>
        <w:t xml:space="preserve">Capacity (Design): 3,300 L (875 gallons) design capacity, Capacity (Working): 1,900 L (500 gallons) working capacity</w:t>
      </w:r>
    </w:p>
    <w:p w:rsidR="00000000" w:rsidDel="00000000" w:rsidP="00000000" w:rsidRDefault="00000000" w:rsidRPr="00000000" w14:paraId="0000004A">
      <w:pPr>
        <w:numPr>
          <w:ilvl w:val="0"/>
          <w:numId w:val="21"/>
        </w:numPr>
        <w:spacing w:after="0" w:afterAutospacing="0" w:before="0" w:beforeAutospacing="0" w:lineRule="auto"/>
        <w:ind w:left="720" w:hanging="360"/>
      </w:pPr>
      <w:r w:rsidDel="00000000" w:rsidR="00000000" w:rsidRPr="00000000">
        <w:rPr>
          <w:rtl w:val="0"/>
        </w:rPr>
        <w:t xml:space="preserve">Blade Type: Sigma blades, Blade Speed (RPM): 25.5 RPM</w:t>
      </w:r>
    </w:p>
    <w:p w:rsidR="00000000" w:rsidDel="00000000" w:rsidP="00000000" w:rsidRDefault="00000000" w:rsidRPr="00000000" w14:paraId="0000004B">
      <w:pPr>
        <w:numPr>
          <w:ilvl w:val="0"/>
          <w:numId w:val="21"/>
        </w:numPr>
        <w:spacing w:after="0" w:afterAutospacing="0" w:before="0" w:beforeAutospacing="0" w:lineRule="auto"/>
        <w:ind w:left="720" w:hanging="360"/>
      </w:pPr>
      <w:r w:rsidDel="00000000" w:rsidR="00000000" w:rsidRPr="00000000">
        <w:rPr>
          <w:rtl w:val="0"/>
        </w:rPr>
        <w:t xml:space="preserve">Vacuum and tilt discharge</w:t>
      </w:r>
    </w:p>
    <w:p w:rsidR="00000000" w:rsidDel="00000000" w:rsidP="00000000" w:rsidRDefault="00000000" w:rsidRPr="00000000" w14:paraId="0000004C">
      <w:pPr>
        <w:numPr>
          <w:ilvl w:val="0"/>
          <w:numId w:val="21"/>
        </w:numPr>
        <w:spacing w:after="240" w:before="0" w:beforeAutospacing="0" w:lineRule="auto"/>
        <w:ind w:left="720" w:hanging="360"/>
      </w:pPr>
      <w:r w:rsidDel="00000000" w:rsidR="00000000" w:rsidRPr="00000000">
        <w:rPr>
          <w:rtl w:val="0"/>
        </w:rPr>
        <w:t xml:space="preserve">Jacket Pressure: 8.6 bar (125 psi)</w:t>
      </w:r>
    </w:p>
    <w:p w:rsidR="00000000" w:rsidDel="00000000" w:rsidP="00000000" w:rsidRDefault="00000000" w:rsidRPr="00000000" w14:paraId="0000004D">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203506</w:t>
        </w:r>
      </w:hyperlink>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pdmzn5t0zefu" w:id="14"/>
      <w:bookmarkEnd w:id="14"/>
      <w:r w:rsidDel="00000000" w:rsidR="00000000" w:rsidRPr="00000000">
        <w:rPr>
          <w:b w:val="1"/>
          <w:bCs w:val="1"/>
          <w:color w:val="000000"/>
          <w:sz w:val="22"/>
          <w:szCs w:val="22"/>
          <w:rtl w:val="0"/>
        </w:rPr>
        <w:t xml:space="preserve">Baker Perkins Carbon Steel — 1,700 L (</w:t>
      </w:r>
      <w:hyperlink r:id="rId43">
        <w:r w:rsidDel="00000000" w:rsidR="00000000" w:rsidRPr="00000000">
          <w:rPr>
            <w:b w:val="1"/>
            <w:bCs w:val="1"/>
            <w:color w:val="1155cc"/>
            <w:sz w:val="22"/>
            <w:szCs w:val="22"/>
            <w:u w:val="single"/>
            <w:rtl w:val="0"/>
          </w:rPr>
          <w:t xml:space="preserve">IPP# 77569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Used Baker Perkins carbon steel double arm mixer with 1,700 L (450 gallons) capacity, shredder blades, and hydraulic tilt discharge.</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rtl w:val="0"/>
        </w:rPr>
        <w:t xml:space="preserve">Capacity (Design): 1,700 L (450 gallons) design capacity, Capacity (Working): 1,150 L (300 gallons) working capacity</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Blade Type: Shredder blades</w:t>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54">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77569</w:t>
        </w:r>
      </w:hyperlink>
      <w:r w:rsidDel="00000000" w:rsidR="00000000" w:rsidRPr="00000000">
        <w:rPr>
          <w:rtl w:val="0"/>
        </w:rPr>
      </w:r>
    </w:p>
    <w:p w:rsidR="00000000" w:rsidDel="00000000" w:rsidP="00000000" w:rsidRDefault="00000000" w:rsidRPr="00000000" w14:paraId="00000055">
      <w:pPr>
        <w:spacing w:after="240" w:before="240" w:lineRule="auto"/>
        <w:rPr>
          <w:color w:val="1155cc"/>
          <w:u w:val="single"/>
        </w:rPr>
      </w:pPr>
      <w:hyperlink r:id="rId47">
        <w:r w:rsidDel="00000000" w:rsidR="00000000" w:rsidRPr="00000000">
          <w:rPr>
            <w:color w:val="1155cc"/>
            <w:u w:val="single"/>
            <w:rtl w:val="0"/>
          </w:rPr>
          <w:t xml:space="preserve">Browse All Baker Perkins Double Arm Mixers in Stock</w:t>
        </w:r>
      </w:hyperlink>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u0y3aec7jy7e" w:id="15"/>
      <w:bookmarkEnd w:id="15"/>
      <w:r w:rsidDel="00000000" w:rsidR="00000000" w:rsidRPr="00000000">
        <w:rPr>
          <w:b w:val="1"/>
          <w:bCs w:val="1"/>
          <w:color w:val="000000"/>
          <w:sz w:val="26"/>
          <w:szCs w:val="26"/>
          <w:rtl w:val="0"/>
        </w:rPr>
        <w:t xml:space="preserve">Buy Used JH Day Double Arm Mixers for Sale</w:t>
      </w:r>
    </w:p>
    <w:p w:rsidR="00000000" w:rsidDel="00000000" w:rsidP="00000000" w:rsidRDefault="00000000" w:rsidRPr="00000000" w14:paraId="00000057">
      <w:pPr>
        <w:spacing w:after="240" w:before="240" w:lineRule="auto"/>
        <w:rPr/>
      </w:pPr>
      <w:r w:rsidDel="00000000" w:rsidR="00000000" w:rsidRPr="00000000">
        <w:rPr>
          <w:rtl w:val="0"/>
        </w:rPr>
        <w:t xml:space="preserve">JH Day (now part of B&amp;P Littleford) is a legacy manufacturer of heavy-duty kneading equipment. IPP stocks JH Day double arm mixers including the Mogul series in carbon steel and stainless steel 304 construction.</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h28o0jm148z1" w:id="16"/>
      <w:bookmarkEnd w:id="16"/>
      <w:r w:rsidDel="00000000" w:rsidR="00000000" w:rsidRPr="00000000">
        <w:rPr>
          <w:b w:val="1"/>
          <w:bCs w:val="1"/>
          <w:color w:val="000000"/>
          <w:sz w:val="22"/>
          <w:szCs w:val="22"/>
          <w:rtl w:val="0"/>
        </w:rPr>
        <w:t xml:space="preserve">[JH Day] JH Day Mogul SS 304 — 946 L (</w:t>
      </w:r>
      <w:hyperlink r:id="rId48">
        <w:r w:rsidDel="00000000" w:rsidR="00000000" w:rsidRPr="00000000">
          <w:rPr>
            <w:b w:val="1"/>
            <w:bCs w:val="1"/>
            <w:color w:val="1155cc"/>
            <w:sz w:val="22"/>
            <w:szCs w:val="22"/>
            <w:u w:val="single"/>
            <w:rtl w:val="0"/>
          </w:rPr>
          <w:t xml:space="preserve">IPP# 103823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Used JH Day Mogul stainless steel 304 double arm mixer with 946 L (250 gallons) capacity, cored dispersion blades at 45.3 RPM, and stainless steel 304 jacket rated to 8.6 bar (125 psi).</w:t>
      </w:r>
    </w:p>
    <w:p w:rsidR="00000000" w:rsidDel="00000000" w:rsidP="00000000" w:rsidRDefault="00000000" w:rsidRPr="00000000" w14:paraId="0000005A">
      <w:pPr>
        <w:numPr>
          <w:ilvl w:val="0"/>
          <w:numId w:val="10"/>
        </w:numPr>
        <w:spacing w:after="0" w:afterAutospacing="0" w:before="240" w:lineRule="auto"/>
        <w:ind w:left="720" w:hanging="360"/>
      </w:pPr>
      <w:r w:rsidDel="00000000" w:rsidR="00000000" w:rsidRPr="00000000">
        <w:rPr>
          <w:rtl w:val="0"/>
        </w:rPr>
        <w:t xml:space="preserve">Capacity (Design): 946 L (250 gallons) design capacity, Capacity (Working): 378.5 L (100 gallons) working capacity</w:t>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Jacket Pressure: 8.6 bar (125 psi) / Jacket Temperature: 178.3 °C (353 °F)</w:t>
      </w:r>
    </w:p>
    <w:p w:rsidR="00000000" w:rsidDel="00000000" w:rsidP="00000000" w:rsidRDefault="00000000" w:rsidRPr="00000000" w14:paraId="0000005D">
      <w:pPr>
        <w:numPr>
          <w:ilvl w:val="0"/>
          <w:numId w:val="10"/>
        </w:numPr>
        <w:spacing w:after="24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5E">
      <w:pPr>
        <w:spacing w:after="240" w:before="240" w:lineRule="auto"/>
        <w:rPr>
          <w:color w:val="1155cc"/>
          <w:u w:val="single"/>
        </w:rPr>
      </w:pPr>
      <w:hyperlink r:id="rId49">
        <w:r w:rsidDel="00000000" w:rsidR="00000000" w:rsidRPr="00000000">
          <w:rPr>
            <w:color w:val="1155cc"/>
            <w:u w:val="single"/>
            <w:rtl w:val="0"/>
          </w:rPr>
          <w:t xml:space="preserve">Request Specs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View IPP# 103823</w:t>
        </w:r>
      </w:hyperlink>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kkbailhhwag7" w:id="17"/>
      <w:bookmarkEnd w:id="17"/>
      <w:r w:rsidDel="00000000" w:rsidR="00000000" w:rsidRPr="00000000">
        <w:rPr>
          <w:b w:val="1"/>
          <w:bCs w:val="1"/>
          <w:color w:val="000000"/>
          <w:sz w:val="22"/>
          <w:szCs w:val="22"/>
          <w:rtl w:val="0"/>
        </w:rPr>
        <w:t xml:space="preserve">JH Day Carbon Steel — 1,350 L (</w:t>
      </w:r>
      <w:hyperlink r:id="rId52">
        <w:r w:rsidDel="00000000" w:rsidR="00000000" w:rsidRPr="00000000">
          <w:rPr>
            <w:b w:val="1"/>
            <w:bCs w:val="1"/>
            <w:color w:val="1155cc"/>
            <w:sz w:val="22"/>
            <w:szCs w:val="22"/>
            <w:u w:val="single"/>
            <w:rtl w:val="0"/>
          </w:rPr>
          <w:t xml:space="preserve">IPP# 704850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Used JH Day carbon steel double arm mixer with 1,350 L (359.3 gallons) capacity, double sigma blades, and carbon steel jacket.</w:t>
      </w:r>
    </w:p>
    <w:p w:rsidR="00000000" w:rsidDel="00000000" w:rsidP="00000000" w:rsidRDefault="00000000" w:rsidRPr="00000000" w14:paraId="00000061">
      <w:pPr>
        <w:numPr>
          <w:ilvl w:val="0"/>
          <w:numId w:val="9"/>
        </w:numPr>
        <w:spacing w:after="0" w:afterAutospacing="0" w:before="240" w:lineRule="auto"/>
        <w:ind w:left="720" w:hanging="360"/>
      </w:pPr>
      <w:r w:rsidDel="00000000" w:rsidR="00000000" w:rsidRPr="00000000">
        <w:rPr>
          <w:rtl w:val="0"/>
        </w:rPr>
        <w:t xml:space="preserve">Capacity (Design): 1,350 L (359.3 gallons) design capacity, Capacity (Working): 900 L (237.8 gallons) working capacity</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Blade Type: Double sigma blades</w:t>
      </w:r>
    </w:p>
    <w:p w:rsidR="00000000" w:rsidDel="00000000" w:rsidP="00000000" w:rsidRDefault="00000000" w:rsidRPr="00000000" w14:paraId="00000064">
      <w:pPr>
        <w:numPr>
          <w:ilvl w:val="0"/>
          <w:numId w:val="9"/>
        </w:numPr>
        <w:spacing w:after="240" w:before="0" w:beforeAutospacing="0" w:lineRule="auto"/>
        <w:ind w:left="720" w:hanging="360"/>
      </w:pPr>
      <w:r w:rsidDel="00000000" w:rsidR="00000000" w:rsidRPr="00000000">
        <w:rPr>
          <w:rtl w:val="0"/>
        </w:rPr>
        <w:t xml:space="preserve">Shaft Seal: Packing shaft seal</w:t>
      </w:r>
    </w:p>
    <w:p w:rsidR="00000000" w:rsidDel="00000000" w:rsidP="00000000" w:rsidRDefault="00000000" w:rsidRPr="00000000" w14:paraId="00000065">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704850</w:t>
        </w:r>
      </w:hyperlink>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698yu8cpgspe" w:id="18"/>
      <w:bookmarkEnd w:id="18"/>
      <w:r w:rsidDel="00000000" w:rsidR="00000000" w:rsidRPr="00000000">
        <w:rPr>
          <w:b w:val="1"/>
          <w:bCs w:val="1"/>
          <w:color w:val="000000"/>
          <w:sz w:val="22"/>
          <w:szCs w:val="22"/>
          <w:rtl w:val="0"/>
        </w:rPr>
        <w:t xml:space="preserve">JH Day Mogul Carbon Steel — 2,100 L (</w:t>
      </w:r>
      <w:hyperlink r:id="rId56">
        <w:r w:rsidDel="00000000" w:rsidR="00000000" w:rsidRPr="00000000">
          <w:rPr>
            <w:b w:val="1"/>
            <w:bCs w:val="1"/>
            <w:color w:val="1155cc"/>
            <w:sz w:val="22"/>
            <w:szCs w:val="22"/>
            <w:u w:val="single"/>
            <w:rtl w:val="0"/>
          </w:rPr>
          <w:t xml:space="preserve">IPP# 212412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Used JH Day Mogul carbon steel double arm mixer with 2,100 L (550 gallons) capacity, double nobben blades at 30 RPM, and tilt discharge with packing seal.</w:t>
      </w:r>
    </w:p>
    <w:p w:rsidR="00000000" w:rsidDel="00000000" w:rsidP="00000000" w:rsidRDefault="00000000" w:rsidRPr="00000000" w14:paraId="00000068">
      <w:pPr>
        <w:numPr>
          <w:ilvl w:val="0"/>
          <w:numId w:val="18"/>
        </w:numPr>
        <w:spacing w:after="0" w:afterAutospacing="0" w:before="240" w:lineRule="auto"/>
        <w:ind w:left="720" w:hanging="360"/>
      </w:pPr>
      <w:r w:rsidDel="00000000" w:rsidR="00000000" w:rsidRPr="00000000">
        <w:rPr>
          <w:rtl w:val="0"/>
        </w:rPr>
        <w:t xml:space="preserve">Capacity (Design): 2,100 L (550 gallons) design capacity, Capacity (Working): 1,150 L (300 gallons) working capacity</w:t>
      </w:r>
    </w:p>
    <w:p w:rsidR="00000000" w:rsidDel="00000000" w:rsidP="00000000" w:rsidRDefault="00000000" w:rsidRPr="00000000" w14:paraId="00000069">
      <w:pPr>
        <w:numPr>
          <w:ilvl w:val="0"/>
          <w:numId w:val="18"/>
        </w:numPr>
        <w:spacing w:after="0" w:afterAutospacing="0" w:before="0" w:beforeAutospacing="0" w:lineRule="auto"/>
        <w:ind w:left="720" w:hanging="360"/>
      </w:pPr>
      <w:r w:rsidDel="00000000" w:rsidR="00000000" w:rsidRPr="00000000">
        <w:rPr>
          <w:rtl w:val="0"/>
        </w:rPr>
        <w:t xml:space="preserve">Blade Type: Double nobben blades, Blade Speed (RPM): 30 RPM</w:t>
      </w:r>
    </w:p>
    <w:p w:rsidR="00000000" w:rsidDel="00000000" w:rsidP="00000000" w:rsidRDefault="00000000" w:rsidRPr="00000000" w14:paraId="0000006A">
      <w:pPr>
        <w:numPr>
          <w:ilvl w:val="0"/>
          <w:numId w:val="18"/>
        </w:numPr>
        <w:spacing w:after="0" w:afterAutospacing="0" w:before="0" w:beforeAutospacing="0" w:lineRule="auto"/>
        <w:ind w:left="720" w:hanging="360"/>
      </w:pPr>
      <w:r w:rsidDel="00000000" w:rsidR="00000000" w:rsidRPr="00000000">
        <w:rPr>
          <w:rtl w:val="0"/>
        </w:rPr>
        <w:t xml:space="preserve">Tilt discharge</w:t>
      </w:r>
    </w:p>
    <w:p w:rsidR="00000000" w:rsidDel="00000000" w:rsidP="00000000" w:rsidRDefault="00000000" w:rsidRPr="00000000" w14:paraId="0000006B">
      <w:pPr>
        <w:numPr>
          <w:ilvl w:val="0"/>
          <w:numId w:val="18"/>
        </w:numPr>
        <w:spacing w:after="240" w:before="0" w:beforeAutospacing="0" w:lineRule="auto"/>
        <w:ind w:left="720" w:hanging="360"/>
      </w:pPr>
      <w:r w:rsidDel="00000000" w:rsidR="00000000" w:rsidRPr="00000000">
        <w:rPr>
          <w:rtl w:val="0"/>
        </w:rPr>
        <w:t xml:space="preserve">Shaft Seal: Packing shaft seal</w:t>
      </w:r>
    </w:p>
    <w:p w:rsidR="00000000" w:rsidDel="00000000" w:rsidP="00000000" w:rsidRDefault="00000000" w:rsidRPr="00000000" w14:paraId="0000006C">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212412</w:t>
        </w:r>
      </w:hyperlink>
      <w:r w:rsidDel="00000000" w:rsidR="00000000" w:rsidRPr="00000000">
        <w:rPr>
          <w:rtl w:val="0"/>
        </w:rPr>
      </w:r>
    </w:p>
    <w:p w:rsidR="00000000" w:rsidDel="00000000" w:rsidP="00000000" w:rsidRDefault="00000000" w:rsidRPr="00000000" w14:paraId="0000006D">
      <w:pPr>
        <w:spacing w:after="240" w:before="240" w:lineRule="auto"/>
        <w:rPr>
          <w:color w:val="1155cc"/>
          <w:u w:val="single"/>
        </w:rPr>
      </w:pPr>
      <w:hyperlink r:id="rId60">
        <w:r w:rsidDel="00000000" w:rsidR="00000000" w:rsidRPr="00000000">
          <w:rPr>
            <w:color w:val="1155cc"/>
            <w:u w:val="single"/>
            <w:rtl w:val="0"/>
          </w:rPr>
          <w:t xml:space="preserve">Browse All JH Day Double Arm Mixers in Stock</w:t>
        </w:r>
      </w:hyperlink>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39vo3ofc75ad" w:id="19"/>
      <w:bookmarkEnd w:id="19"/>
      <w:r w:rsidDel="00000000" w:rsidR="00000000" w:rsidRPr="00000000">
        <w:rPr>
          <w:b w:val="1"/>
          <w:bCs w:val="1"/>
          <w:color w:val="000000"/>
          <w:sz w:val="26"/>
          <w:szCs w:val="26"/>
          <w:rtl w:val="0"/>
        </w:rPr>
        <w:t xml:space="preserve">Buy Used Werner &amp; Pfleiderer Double Arm Mixers for Sale</w:t>
      </w:r>
    </w:p>
    <w:p w:rsidR="00000000" w:rsidDel="00000000" w:rsidP="00000000" w:rsidRDefault="00000000" w:rsidRPr="00000000" w14:paraId="0000006F">
      <w:pPr>
        <w:spacing w:after="240" w:before="240" w:lineRule="auto"/>
        <w:rPr/>
      </w:pPr>
      <w:r w:rsidDel="00000000" w:rsidR="00000000" w:rsidRPr="00000000">
        <w:rPr>
          <w:rtl w:val="0"/>
        </w:rPr>
        <w:t xml:space="preserve">Werner &amp; Pfleiderer (now Coperion) is a legacy manufacturer of high-torque kneading equipment. IPP stocks Werner &amp; Pfleiderer double arm mixers in carbon steel and stainless steel construction with Z-blade and sigma-blade configurations.</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7ty7n574few0" w:id="20"/>
      <w:bookmarkEnd w:id="20"/>
      <w:r w:rsidDel="00000000" w:rsidR="00000000" w:rsidRPr="00000000">
        <w:rPr>
          <w:b w:val="1"/>
          <w:bCs w:val="1"/>
          <w:color w:val="000000"/>
          <w:sz w:val="22"/>
          <w:szCs w:val="22"/>
          <w:rtl w:val="0"/>
        </w:rPr>
        <w:t xml:space="preserve">[Werner &amp; Pfleiderer] Werner &amp; Pfleiderer Universal-17-X-E3 — 946 L (</w:t>
      </w:r>
      <w:hyperlink r:id="rId61">
        <w:r w:rsidDel="00000000" w:rsidR="00000000" w:rsidRPr="00000000">
          <w:rPr>
            <w:b w:val="1"/>
            <w:bCs w:val="1"/>
            <w:color w:val="1155cc"/>
            <w:sz w:val="22"/>
            <w:szCs w:val="22"/>
            <w:u w:val="single"/>
            <w:rtl w:val="0"/>
          </w:rPr>
          <w:t xml:space="preserve">IPP# 89444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Used Werner &amp; Pfleiderer Universal-17-X-E3 stainless steel 316 double arm mixer with 946 L (250 gallons) capacity, sigma blades, vacuum capability, and carbon steel jacket rated to 9.8 bar (142.3 psi).</w:t>
      </w:r>
    </w:p>
    <w:p w:rsidR="00000000" w:rsidDel="00000000" w:rsidP="00000000" w:rsidRDefault="00000000" w:rsidRPr="00000000" w14:paraId="00000072">
      <w:pPr>
        <w:numPr>
          <w:ilvl w:val="0"/>
          <w:numId w:val="17"/>
        </w:numPr>
        <w:spacing w:after="0" w:afterAutospacing="0" w:before="240" w:lineRule="auto"/>
        <w:ind w:left="720" w:hanging="360"/>
      </w:pPr>
      <w:r w:rsidDel="00000000" w:rsidR="00000000" w:rsidRPr="00000000">
        <w:rPr>
          <w:rtl w:val="0"/>
        </w:rPr>
        <w:t xml:space="preserve">Capacity (Design): 946 L (250 gallons) design capacity, Capacity (Working): 378.5 L (100 gallons) working capacity</w:t>
      </w:r>
    </w:p>
    <w:p w:rsidR="00000000" w:rsidDel="00000000" w:rsidP="00000000" w:rsidRDefault="00000000" w:rsidRPr="00000000" w14:paraId="00000073">
      <w:pPr>
        <w:numPr>
          <w:ilvl w:val="0"/>
          <w:numId w:val="17"/>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74">
      <w:pPr>
        <w:numPr>
          <w:ilvl w:val="0"/>
          <w:numId w:val="17"/>
        </w:numPr>
        <w:spacing w:after="0" w:afterAutospacing="0" w:before="0" w:beforeAutospacing="0" w:lineRule="auto"/>
        <w:ind w:left="720" w:hanging="360"/>
      </w:pPr>
      <w:r w:rsidDel="00000000" w:rsidR="00000000" w:rsidRPr="00000000">
        <w:rPr>
          <w:rtl w:val="0"/>
        </w:rPr>
        <w:t xml:space="preserve">Jacket Pressure: rated 9.8 bar (142.3 psi)</w:t>
      </w:r>
    </w:p>
    <w:p w:rsidR="00000000" w:rsidDel="00000000" w:rsidP="00000000" w:rsidRDefault="00000000" w:rsidRPr="00000000" w14:paraId="00000075">
      <w:pPr>
        <w:numPr>
          <w:ilvl w:val="0"/>
          <w:numId w:val="17"/>
        </w:numPr>
        <w:spacing w:after="240" w:before="0" w:beforeAutospacing="0" w:lineRule="auto"/>
        <w:ind w:left="720" w:hanging="360"/>
      </w:pPr>
      <w:r w:rsidDel="00000000" w:rsidR="00000000" w:rsidRPr="00000000">
        <w:rPr>
          <w:rtl w:val="0"/>
        </w:rPr>
        <w:t xml:space="preserve">Vacuum capability</w:t>
      </w:r>
    </w:p>
    <w:p w:rsidR="00000000" w:rsidDel="00000000" w:rsidP="00000000" w:rsidRDefault="00000000" w:rsidRPr="00000000" w14:paraId="00000076">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89444</w:t>
        </w:r>
      </w:hyperlink>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ihqj79a18yud" w:id="21"/>
      <w:bookmarkEnd w:id="21"/>
      <w:r w:rsidDel="00000000" w:rsidR="00000000" w:rsidRPr="00000000">
        <w:rPr>
          <w:b w:val="1"/>
          <w:bCs w:val="1"/>
          <w:color w:val="000000"/>
          <w:sz w:val="22"/>
          <w:szCs w:val="22"/>
          <w:rtl w:val="0"/>
        </w:rPr>
        <w:t xml:space="preserve">Werner &amp; Pfleiderer UK14HS — 450 L (</w:t>
      </w:r>
      <w:hyperlink r:id="rId65">
        <w:r w:rsidDel="00000000" w:rsidR="00000000" w:rsidRPr="00000000">
          <w:rPr>
            <w:b w:val="1"/>
            <w:bCs w:val="1"/>
            <w:color w:val="1155cc"/>
            <w:sz w:val="22"/>
            <w:szCs w:val="22"/>
            <w:u w:val="single"/>
            <w:rtl w:val="0"/>
          </w:rPr>
          <w:t xml:space="preserve">IPP# 36127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Used Werner &amp; Pfleiderer UK14HS stainless steel 304 clad double arm mixer with 450 L (118.9 gallons) capacity, cored dispersion blades, vacuum capability, and jacket rated to 10.1 bar (146 psi).</w:t>
      </w:r>
    </w:p>
    <w:p w:rsidR="00000000" w:rsidDel="00000000" w:rsidP="00000000" w:rsidRDefault="00000000" w:rsidRPr="00000000" w14:paraId="00000079">
      <w:pPr>
        <w:numPr>
          <w:ilvl w:val="0"/>
          <w:numId w:val="13"/>
        </w:numPr>
        <w:spacing w:after="0" w:afterAutospacing="0" w:before="240" w:lineRule="auto"/>
        <w:ind w:left="720" w:hanging="360"/>
      </w:pPr>
      <w:r w:rsidDel="00000000" w:rsidR="00000000" w:rsidRPr="00000000">
        <w:rPr>
          <w:rtl w:val="0"/>
        </w:rPr>
        <w:t xml:space="preserve">Capacity (Design): 450 L (118.9 gallons) design capacity, Capacity (Working): 200 L (52.8 gallons) working capacity</w:t>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rtl w:val="0"/>
        </w:rPr>
        <w:t xml:space="preserve">Material: Stainless Steel 304 clad</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rtl w:val="0"/>
        </w:rPr>
        <w:t xml:space="preserve">Jacket Pressure: 10.1 bar (146 psi) / Jacket Material: 183 °C (361.4 °F)</w:t>
      </w:r>
    </w:p>
    <w:p w:rsidR="00000000" w:rsidDel="00000000" w:rsidP="00000000" w:rsidRDefault="00000000" w:rsidRPr="00000000" w14:paraId="0000007C">
      <w:pPr>
        <w:numPr>
          <w:ilvl w:val="0"/>
          <w:numId w:val="13"/>
        </w:numPr>
        <w:spacing w:after="240" w:before="0" w:beforeAutospacing="0" w:lineRule="auto"/>
        <w:ind w:left="720" w:hanging="360"/>
      </w:pPr>
      <w:r w:rsidDel="00000000" w:rsidR="00000000" w:rsidRPr="00000000">
        <w:rPr>
          <w:rtl w:val="0"/>
        </w:rPr>
        <w:t xml:space="preserve">Vacuum, tilt, hydraulic drive</w:t>
      </w:r>
    </w:p>
    <w:p w:rsidR="00000000" w:rsidDel="00000000" w:rsidP="00000000" w:rsidRDefault="00000000" w:rsidRPr="00000000" w14:paraId="0000007D">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36127</w:t>
        </w:r>
      </w:hyperlink>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6cjs8lqdmaqh" w:id="22"/>
      <w:bookmarkEnd w:id="22"/>
      <w:r w:rsidDel="00000000" w:rsidR="00000000" w:rsidRPr="00000000">
        <w:rPr>
          <w:b w:val="1"/>
          <w:bCs w:val="1"/>
          <w:color w:val="000000"/>
          <w:sz w:val="22"/>
          <w:szCs w:val="22"/>
          <w:rtl w:val="0"/>
        </w:rPr>
        <w:t xml:space="preserve">Werner &amp; Pfleiderer Carbon Steel — 500 L (</w:t>
      </w:r>
      <w:hyperlink r:id="rId69">
        <w:r w:rsidDel="00000000" w:rsidR="00000000" w:rsidRPr="00000000">
          <w:rPr>
            <w:b w:val="1"/>
            <w:bCs w:val="1"/>
            <w:color w:val="1155cc"/>
            <w:sz w:val="22"/>
            <w:szCs w:val="22"/>
            <w:u w:val="single"/>
            <w:rtl w:val="0"/>
          </w:rPr>
          <w:t xml:space="preserve">IPP# 705574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Used Werner &amp; Pfleiderer carbon steel double arm mixer with 500 L (132.1 gallons) capacity, Z blades, jacket rated to 17.7 bar (256.1 psi) at 230 °C (446 °F), and hydraulic tilt discharge.</w:t>
      </w:r>
    </w:p>
    <w:p w:rsidR="00000000" w:rsidDel="00000000" w:rsidP="00000000" w:rsidRDefault="00000000" w:rsidRPr="00000000" w14:paraId="00000080">
      <w:pPr>
        <w:numPr>
          <w:ilvl w:val="0"/>
          <w:numId w:val="23"/>
        </w:numPr>
        <w:spacing w:after="0" w:afterAutospacing="0" w:before="240" w:lineRule="auto"/>
        <w:ind w:left="720" w:hanging="360"/>
      </w:pPr>
      <w:r w:rsidDel="00000000" w:rsidR="00000000" w:rsidRPr="00000000">
        <w:rPr>
          <w:rtl w:val="0"/>
        </w:rPr>
        <w:t xml:space="preserve">Capacity (Design): 500 L (132.1 gallons) design capacity, Capacity (Working): 330 L (87.2 gallons) working capacity</w:t>
      </w:r>
    </w:p>
    <w:p w:rsidR="00000000" w:rsidDel="00000000" w:rsidP="00000000" w:rsidRDefault="00000000" w:rsidRPr="00000000" w14:paraId="00000081">
      <w:pPr>
        <w:numPr>
          <w:ilvl w:val="0"/>
          <w:numId w:val="23"/>
        </w:numPr>
        <w:spacing w:after="0" w:afterAutospacing="0" w:before="0" w:beforeAutospacing="0" w:lineRule="auto"/>
        <w:ind w:left="720" w:hanging="360"/>
      </w:pPr>
      <w:r w:rsidDel="00000000" w:rsidR="00000000" w:rsidRPr="00000000">
        <w:rPr>
          <w:rtl w:val="0"/>
        </w:rPr>
        <w:t xml:space="preserve">Blade Type: Z blades</w:t>
      </w:r>
    </w:p>
    <w:p w:rsidR="00000000" w:rsidDel="00000000" w:rsidP="00000000" w:rsidRDefault="00000000" w:rsidRPr="00000000" w14:paraId="00000082">
      <w:pPr>
        <w:numPr>
          <w:ilvl w:val="0"/>
          <w:numId w:val="23"/>
        </w:numPr>
        <w:spacing w:after="0" w:afterAutospacing="0" w:before="0" w:beforeAutospacing="0" w:lineRule="auto"/>
        <w:ind w:left="720" w:hanging="360"/>
      </w:pPr>
      <w:r w:rsidDel="00000000" w:rsidR="00000000" w:rsidRPr="00000000">
        <w:rPr>
          <w:rtl w:val="0"/>
        </w:rPr>
        <w:t xml:space="preserve">Jacket Pressure: 17.7 bar (256.1 psi)  / Jacket Temperature: 230 °C (446 °F)</w:t>
      </w:r>
    </w:p>
    <w:p w:rsidR="00000000" w:rsidDel="00000000" w:rsidP="00000000" w:rsidRDefault="00000000" w:rsidRPr="00000000" w14:paraId="00000083">
      <w:pPr>
        <w:numPr>
          <w:ilvl w:val="0"/>
          <w:numId w:val="23"/>
        </w:numPr>
        <w:spacing w:after="24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84">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705574</w:t>
        </w:r>
      </w:hyperlink>
      <w:r w:rsidDel="00000000" w:rsidR="00000000" w:rsidRPr="00000000">
        <w:rPr>
          <w:rtl w:val="0"/>
        </w:rPr>
      </w:r>
    </w:p>
    <w:p w:rsidR="00000000" w:rsidDel="00000000" w:rsidP="00000000" w:rsidRDefault="00000000" w:rsidRPr="00000000" w14:paraId="00000085">
      <w:pPr>
        <w:spacing w:after="240" w:before="240" w:lineRule="auto"/>
        <w:rPr>
          <w:color w:val="1155cc"/>
          <w:u w:val="single"/>
        </w:rPr>
      </w:pPr>
      <w:hyperlink r:id="rId73">
        <w:r w:rsidDel="00000000" w:rsidR="00000000" w:rsidRPr="00000000">
          <w:rPr>
            <w:color w:val="1155cc"/>
            <w:u w:val="single"/>
            <w:rtl w:val="0"/>
          </w:rPr>
          <w:t xml:space="preserve">Browse All Werner &amp; Pfleiderer Double Arm Mixers in Stock</w:t>
        </w:r>
      </w:hyperlink>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sgs3ij2wmuqz" w:id="23"/>
      <w:bookmarkEnd w:id="23"/>
      <w:r w:rsidDel="00000000" w:rsidR="00000000" w:rsidRPr="00000000">
        <w:rPr>
          <w:b w:val="1"/>
          <w:bCs w:val="1"/>
          <w:color w:val="000000"/>
          <w:sz w:val="26"/>
          <w:szCs w:val="26"/>
          <w:rtl w:val="0"/>
        </w:rPr>
        <w:t xml:space="preserve">Buy Used Double Arm Mixers from Other Manufacturers</w:t>
      </w:r>
    </w:p>
    <w:p w:rsidR="00000000" w:rsidDel="00000000" w:rsidP="00000000" w:rsidRDefault="00000000" w:rsidRPr="00000000" w14:paraId="00000087">
      <w:pPr>
        <w:spacing w:after="240" w:before="240" w:lineRule="auto"/>
        <w:rPr/>
      </w:pPr>
      <w:r w:rsidDel="00000000" w:rsidR="00000000" w:rsidRPr="00000000">
        <w:rPr>
          <w:rtl w:val="0"/>
        </w:rPr>
        <w:t xml:space="preserve">IPP also stocks double arm mixers from Fritz Meili (Zurich), Morton-Duplex, and Guittard. Contact IPP for additional manufacturers and availability.</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e5erbej5sn2c" w:id="24"/>
      <w:bookmarkEnd w:id="24"/>
      <w:r w:rsidDel="00000000" w:rsidR="00000000" w:rsidRPr="00000000">
        <w:rPr>
          <w:b w:val="1"/>
          <w:bCs w:val="1"/>
          <w:color w:val="000000"/>
          <w:sz w:val="22"/>
          <w:szCs w:val="22"/>
          <w:rtl w:val="0"/>
        </w:rPr>
        <w:t xml:space="preserve">[Fritz Meili] Fritz Meili (Zurich) SS 316 Clad — 1,400 L (</w:t>
      </w:r>
      <w:hyperlink r:id="rId74">
        <w:r w:rsidDel="00000000" w:rsidR="00000000" w:rsidRPr="00000000">
          <w:rPr>
            <w:b w:val="1"/>
            <w:bCs w:val="1"/>
            <w:color w:val="1155cc"/>
            <w:sz w:val="22"/>
            <w:szCs w:val="22"/>
            <w:u w:val="single"/>
            <w:rtl w:val="0"/>
          </w:rPr>
          <w:t xml:space="preserve">IPP# 92295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Used Fritz Meili (Zurich) stainless steel 316 clad double arm mixer with 1,400 L (369.8 gallons) capacity, sigma blades at 168 RPM, and jacket rated to 5.1 bar (73.5 psi).</w:t>
      </w:r>
    </w:p>
    <w:p w:rsidR="00000000" w:rsidDel="00000000" w:rsidP="00000000" w:rsidRDefault="00000000" w:rsidRPr="00000000" w14:paraId="0000008A">
      <w:pPr>
        <w:numPr>
          <w:ilvl w:val="0"/>
          <w:numId w:val="19"/>
        </w:numPr>
        <w:spacing w:after="0" w:afterAutospacing="0" w:before="240" w:lineRule="auto"/>
        <w:ind w:left="720" w:hanging="360"/>
      </w:pPr>
      <w:r w:rsidDel="00000000" w:rsidR="00000000" w:rsidRPr="00000000">
        <w:rPr>
          <w:rtl w:val="0"/>
        </w:rPr>
        <w:t xml:space="preserve">Capacity (Design): 1,400 L (369.8 gallons) design capacity, Capacity (Working): 900 L (237.8 gallons) working capacity</w:t>
      </w:r>
    </w:p>
    <w:p w:rsidR="00000000" w:rsidDel="00000000" w:rsidP="00000000" w:rsidRDefault="00000000" w:rsidRPr="00000000" w14:paraId="0000008B">
      <w:pPr>
        <w:numPr>
          <w:ilvl w:val="0"/>
          <w:numId w:val="19"/>
        </w:numPr>
        <w:spacing w:after="0" w:afterAutospacing="0" w:before="0" w:beforeAutospacing="0" w:lineRule="auto"/>
        <w:ind w:left="720" w:hanging="360"/>
      </w:pPr>
      <w:r w:rsidDel="00000000" w:rsidR="00000000" w:rsidRPr="00000000">
        <w:rPr>
          <w:rtl w:val="0"/>
        </w:rPr>
        <w:t xml:space="preserve">Material: Stainless Steel 316 clad</w:t>
      </w:r>
    </w:p>
    <w:p w:rsidR="00000000" w:rsidDel="00000000" w:rsidP="00000000" w:rsidRDefault="00000000" w:rsidRPr="00000000" w14:paraId="0000008C">
      <w:pPr>
        <w:numPr>
          <w:ilvl w:val="0"/>
          <w:numId w:val="19"/>
        </w:numPr>
        <w:spacing w:after="0" w:afterAutospacing="0" w:before="0" w:beforeAutospacing="0" w:lineRule="auto"/>
        <w:ind w:left="720" w:hanging="360"/>
      </w:pPr>
      <w:r w:rsidDel="00000000" w:rsidR="00000000" w:rsidRPr="00000000">
        <w:rPr>
          <w:rtl w:val="0"/>
        </w:rPr>
        <w:t xml:space="preserve">Blade Type: Sigma blades, Blade Speed (RPM): 168 RPM</w:t>
      </w:r>
    </w:p>
    <w:p w:rsidR="00000000" w:rsidDel="00000000" w:rsidP="00000000" w:rsidRDefault="00000000" w:rsidRPr="00000000" w14:paraId="0000008D">
      <w:pPr>
        <w:numPr>
          <w:ilvl w:val="0"/>
          <w:numId w:val="19"/>
        </w:numPr>
        <w:spacing w:after="240" w:before="0" w:beforeAutospacing="0" w:lineRule="auto"/>
        <w:ind w:left="720" w:hanging="360"/>
      </w:pPr>
      <w:r w:rsidDel="00000000" w:rsidR="00000000" w:rsidRPr="00000000">
        <w:rPr>
          <w:rtl w:val="0"/>
        </w:rPr>
        <w:t xml:space="preserve">Jacket Pressure: 5.1 bar (73.5 psi)</w:t>
      </w:r>
    </w:p>
    <w:p w:rsidR="00000000" w:rsidDel="00000000" w:rsidP="00000000" w:rsidRDefault="00000000" w:rsidRPr="00000000" w14:paraId="0000008E">
      <w:pPr>
        <w:spacing w:after="240" w:before="240" w:lineRule="auto"/>
        <w:rPr>
          <w:color w:val="1155cc"/>
          <w:u w:val="single"/>
        </w:rPr>
      </w:pPr>
      <w:hyperlink r:id="rId75">
        <w:r w:rsidDel="00000000" w:rsidR="00000000" w:rsidRPr="00000000">
          <w:rPr>
            <w:color w:val="1155cc"/>
            <w:u w:val="single"/>
            <w:rtl w:val="0"/>
          </w:rPr>
          <w:t xml:space="preserve">Request Specs</w:t>
        </w:r>
      </w:hyperlink>
      <w:r w:rsidDel="00000000" w:rsidR="00000000" w:rsidRPr="00000000">
        <w:rPr>
          <w:rtl w:val="0"/>
        </w:rPr>
        <w:t xml:space="preserve">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View IPP# 92295</w:t>
        </w:r>
      </w:hyperlink>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x9wb5ez71ng3" w:id="25"/>
      <w:bookmarkEnd w:id="25"/>
      <w:r w:rsidDel="00000000" w:rsidR="00000000" w:rsidRPr="00000000">
        <w:rPr>
          <w:b w:val="1"/>
          <w:bCs w:val="1"/>
          <w:color w:val="000000"/>
          <w:sz w:val="22"/>
          <w:szCs w:val="22"/>
          <w:rtl w:val="0"/>
        </w:rPr>
        <w:t xml:space="preserve">Morton-Duplex 3-DUP SS 316 — 140 L (</w:t>
      </w:r>
      <w:hyperlink r:id="rId78">
        <w:r w:rsidDel="00000000" w:rsidR="00000000" w:rsidRPr="00000000">
          <w:rPr>
            <w:b w:val="1"/>
            <w:bCs w:val="1"/>
            <w:color w:val="1155cc"/>
            <w:sz w:val="22"/>
            <w:szCs w:val="22"/>
            <w:u w:val="single"/>
            <w:rtl w:val="0"/>
          </w:rPr>
          <w:t xml:space="preserve">IPP# 706518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Used Morton-Duplex 3-DUP stainless steel 316 double arm mixer with 140 L (37 gallons) capacity, double sigma blades, and tilt discharge.</w:t>
      </w:r>
    </w:p>
    <w:p w:rsidR="00000000" w:rsidDel="00000000" w:rsidP="00000000" w:rsidRDefault="00000000" w:rsidRPr="00000000" w14:paraId="00000091">
      <w:pPr>
        <w:numPr>
          <w:ilvl w:val="0"/>
          <w:numId w:val="4"/>
        </w:numPr>
        <w:spacing w:after="0" w:afterAutospacing="0" w:before="240" w:lineRule="auto"/>
        <w:ind w:left="720" w:hanging="360"/>
      </w:pPr>
      <w:r w:rsidDel="00000000" w:rsidR="00000000" w:rsidRPr="00000000">
        <w:rPr>
          <w:rtl w:val="0"/>
        </w:rPr>
        <w:t xml:space="preserve">Capacity (Design): 140 L (37 gallons) design capacity, Capacity (Working): 77 L (20.3 gallons) working capacity</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Blade Type: Double sigma blades</w:t>
      </w:r>
    </w:p>
    <w:p w:rsidR="00000000" w:rsidDel="00000000" w:rsidP="00000000" w:rsidRDefault="00000000" w:rsidRPr="00000000" w14:paraId="00000094">
      <w:pPr>
        <w:numPr>
          <w:ilvl w:val="0"/>
          <w:numId w:val="4"/>
        </w:numPr>
        <w:spacing w:after="240" w:before="0" w:beforeAutospacing="0" w:lineRule="auto"/>
        <w:ind w:left="720" w:hanging="360"/>
      </w:pPr>
      <w:r w:rsidDel="00000000" w:rsidR="00000000" w:rsidRPr="00000000">
        <w:rPr>
          <w:rtl w:val="0"/>
        </w:rPr>
        <w:t xml:space="preserve">Tilt discharge</w:t>
      </w:r>
    </w:p>
    <w:p w:rsidR="00000000" w:rsidDel="00000000" w:rsidP="00000000" w:rsidRDefault="00000000" w:rsidRPr="00000000" w14:paraId="00000095">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706518</w:t>
        </w:r>
      </w:hyperlink>
      <w:r w:rsidDel="00000000" w:rsidR="00000000" w:rsidRPr="00000000">
        <w:rPr>
          <w:rtl w:val="0"/>
        </w:rPr>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oy7g669jnqp" w:id="26"/>
      <w:bookmarkEnd w:id="26"/>
      <w:r w:rsidDel="00000000" w:rsidR="00000000" w:rsidRPr="00000000">
        <w:rPr>
          <w:b w:val="1"/>
          <w:bCs w:val="1"/>
          <w:color w:val="000000"/>
          <w:sz w:val="22"/>
          <w:szCs w:val="22"/>
          <w:rtl w:val="0"/>
        </w:rPr>
        <w:t xml:space="preserve">Guittard M5 SS Other — 6 L (</w:t>
      </w:r>
      <w:hyperlink r:id="rId82">
        <w:r w:rsidDel="00000000" w:rsidR="00000000" w:rsidRPr="00000000">
          <w:rPr>
            <w:b w:val="1"/>
            <w:bCs w:val="1"/>
            <w:color w:val="1155cc"/>
            <w:sz w:val="22"/>
            <w:szCs w:val="22"/>
            <w:u w:val="single"/>
            <w:rtl w:val="0"/>
          </w:rPr>
          <w:t xml:space="preserve">IPP# 202706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Used Guittard M5 stainless steel double arm mixer with 6 L (1.59 gallons) capacity for laboratory-scale or small-batch kneading applications.</w:t>
      </w:r>
    </w:p>
    <w:p w:rsidR="00000000" w:rsidDel="00000000" w:rsidP="00000000" w:rsidRDefault="00000000" w:rsidRPr="00000000" w14:paraId="00000098">
      <w:pPr>
        <w:numPr>
          <w:ilvl w:val="0"/>
          <w:numId w:val="16"/>
        </w:numPr>
        <w:spacing w:after="0" w:afterAutospacing="0" w:before="240" w:lineRule="auto"/>
        <w:ind w:left="720" w:hanging="360"/>
      </w:pPr>
      <w:r w:rsidDel="00000000" w:rsidR="00000000" w:rsidRPr="00000000">
        <w:rPr>
          <w:rtl w:val="0"/>
        </w:rPr>
        <w:t xml:space="preserve">Capacity (Design): 6 L (1.59 gallons) design capacity, Capacity (Working): 3.8 L (1 gallon) working capacity</w:t>
      </w:r>
    </w:p>
    <w:p w:rsidR="00000000" w:rsidDel="00000000" w:rsidP="00000000" w:rsidRDefault="00000000" w:rsidRPr="00000000" w14:paraId="00000099">
      <w:pPr>
        <w:numPr>
          <w:ilvl w:val="0"/>
          <w:numId w:val="16"/>
        </w:numPr>
        <w:spacing w:after="0" w:afterAutospacing="0" w:before="0" w:beforeAutospacing="0" w:lineRule="auto"/>
        <w:ind w:left="720" w:hanging="360"/>
      </w:pPr>
      <w:r w:rsidDel="00000000" w:rsidR="00000000" w:rsidRPr="00000000">
        <w:rPr>
          <w:rtl w:val="0"/>
        </w:rPr>
        <w:t xml:space="preserve">Material: Stainless Steel Other</w:t>
      </w:r>
    </w:p>
    <w:p w:rsidR="00000000" w:rsidDel="00000000" w:rsidP="00000000" w:rsidRDefault="00000000" w:rsidRPr="00000000" w14:paraId="0000009A">
      <w:pPr>
        <w:numPr>
          <w:ilvl w:val="0"/>
          <w:numId w:val="16"/>
        </w:numPr>
        <w:spacing w:after="0" w:afterAutospacing="0" w:before="0" w:beforeAutospacing="0" w:lineRule="auto"/>
        <w:ind w:left="720" w:hanging="360"/>
      </w:pPr>
      <w:r w:rsidDel="00000000" w:rsidR="00000000" w:rsidRPr="00000000">
        <w:rPr>
          <w:rtl w:val="0"/>
        </w:rPr>
        <w:t xml:space="preserve">Model: Guittard M5 model</w:t>
      </w:r>
    </w:p>
    <w:p w:rsidR="00000000" w:rsidDel="00000000" w:rsidP="00000000" w:rsidRDefault="00000000" w:rsidRPr="00000000" w14:paraId="0000009B">
      <w:pPr>
        <w:numPr>
          <w:ilvl w:val="0"/>
          <w:numId w:val="1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C">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202706</w:t>
        </w:r>
      </w:hyperlink>
      <w:r w:rsidDel="00000000" w:rsidR="00000000" w:rsidRPr="00000000">
        <w:rPr>
          <w:rtl w:val="0"/>
        </w:rPr>
      </w:r>
    </w:p>
    <w:p w:rsidR="00000000" w:rsidDel="00000000" w:rsidP="00000000" w:rsidRDefault="00000000" w:rsidRPr="00000000" w14:paraId="0000009D">
      <w:pPr>
        <w:spacing w:after="240" w:before="240" w:lineRule="auto"/>
        <w:rPr>
          <w:color w:val="1155cc"/>
          <w:u w:val="single"/>
        </w:rPr>
      </w:pPr>
      <w:hyperlink r:id="rId86">
        <w:r w:rsidDel="00000000" w:rsidR="00000000" w:rsidRPr="00000000">
          <w:rPr>
            <w:color w:val="1155cc"/>
            <w:u w:val="single"/>
            <w:rtl w:val="0"/>
          </w:rPr>
          <w:t xml:space="preserve">Browse All Double Arm Mixers from Other Manufacturers</w:t>
        </w:r>
      </w:hyperlink>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kgv02muzr3vv" w:id="27"/>
      <w:bookmarkEnd w:id="27"/>
      <w:r w:rsidDel="00000000" w:rsidR="00000000" w:rsidRPr="00000000">
        <w:rPr>
          <w:b w:val="1"/>
          <w:bCs w:val="1"/>
          <w:sz w:val="34"/>
          <w:szCs w:val="34"/>
          <w:rtl w:val="0"/>
        </w:rPr>
        <w:t xml:space="preserve">Buy Used Double Arm Mixers for Sale by Condition</w:t>
      </w:r>
    </w:p>
    <w:p w:rsidR="00000000" w:rsidDel="00000000" w:rsidP="00000000" w:rsidRDefault="00000000" w:rsidRPr="00000000" w14:paraId="000000A0">
      <w:pPr>
        <w:spacing w:after="240" w:before="240" w:lineRule="auto"/>
        <w:rPr/>
      </w:pPr>
      <w:r w:rsidDel="00000000" w:rsidR="00000000" w:rsidRPr="00000000">
        <w:rPr>
          <w:rtl w:val="0"/>
        </w:rPr>
        <w:t xml:space="preserve">All double arm mixers currently in IPP's inventory are in used condition. These units were previously installed in production service, inspected on intake, and are offered as-is at the lowest price point while retaining OEM trough and drive hardware.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mf5ukbjzxob" w:id="28"/>
      <w:bookmarkEnd w:id="28"/>
      <w:r w:rsidDel="00000000" w:rsidR="00000000" w:rsidRPr="00000000">
        <w:rPr>
          <w:b w:val="1"/>
          <w:bCs w:val="1"/>
          <w:color w:val="000000"/>
          <w:sz w:val="26"/>
          <w:szCs w:val="26"/>
          <w:rtl w:val="0"/>
        </w:rPr>
        <w:t xml:space="preserve">Buy Used Double Arm Mixers for Sale</w:t>
      </w:r>
    </w:p>
    <w:p w:rsidR="00000000" w:rsidDel="00000000" w:rsidP="00000000" w:rsidRDefault="00000000" w:rsidRPr="00000000" w14:paraId="000000A2">
      <w:pPr>
        <w:spacing w:after="240" w:before="240" w:lineRule="auto"/>
        <w:rPr/>
      </w:pPr>
      <w:r w:rsidDel="00000000" w:rsidR="00000000" w:rsidRPr="00000000">
        <w:rPr>
          <w:rtl w:val="0"/>
        </w:rPr>
        <w:t xml:space="preserve">Good used double arm mixers represent the full condition position in IPP's current inventory. These units were previously installed in production service and are offered with original OEM trough, blades, and drive components.</w:t>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18f1vksc3yoc" w:id="29"/>
      <w:bookmarkEnd w:id="29"/>
      <w:r w:rsidDel="00000000" w:rsidR="00000000" w:rsidRPr="00000000">
        <w:rPr>
          <w:b w:val="1"/>
          <w:bCs w:val="1"/>
          <w:color w:val="000000"/>
          <w:sz w:val="22"/>
          <w:szCs w:val="22"/>
          <w:rtl w:val="0"/>
        </w:rPr>
        <w:t xml:space="preserve">Used Baker Perkins 20 TUEM — 3,300 L (</w:t>
      </w:r>
      <w:hyperlink r:id="rId87">
        <w:r w:rsidDel="00000000" w:rsidR="00000000" w:rsidRPr="00000000">
          <w:rPr>
            <w:b w:val="1"/>
            <w:bCs w:val="1"/>
            <w:color w:val="1155cc"/>
            <w:sz w:val="22"/>
            <w:szCs w:val="22"/>
            <w:u w:val="single"/>
            <w:rtl w:val="0"/>
          </w:rPr>
          <w:t xml:space="preserve">IPP# 202135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Used Baker Perkins 20 TUEM carbon steel double arm mixer with 3,300 L (875 gallons) capacity, dual sigma blades at 25.5 RPM, vacuum capability, and jacket rated to 8.6 bar (125 psi).</w:t>
      </w:r>
    </w:p>
    <w:p w:rsidR="00000000" w:rsidDel="00000000" w:rsidP="00000000" w:rsidRDefault="00000000" w:rsidRPr="00000000" w14:paraId="000000A5">
      <w:pPr>
        <w:numPr>
          <w:ilvl w:val="0"/>
          <w:numId w:val="2"/>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tl w:val="0"/>
        </w:rPr>
        <w:t xml:space="preserve">Capacity (Design): 3,300 L (875 gallons) design capacity, Capacity (Working): 1,900 L (500 gallons) working capacity</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tl w:val="0"/>
        </w:rPr>
        <w:t xml:space="preserve">Blade Type: Dual sigma blades, Blade Speed (RPM): 25.5 RPM</w:t>
      </w:r>
    </w:p>
    <w:p w:rsidR="00000000" w:rsidDel="00000000" w:rsidP="00000000" w:rsidRDefault="00000000" w:rsidRPr="00000000" w14:paraId="000000A9">
      <w:pPr>
        <w:numPr>
          <w:ilvl w:val="0"/>
          <w:numId w:val="2"/>
        </w:numPr>
        <w:spacing w:after="240" w:before="0" w:beforeAutospacing="0" w:lineRule="auto"/>
        <w:ind w:left="720" w:hanging="360"/>
      </w:pPr>
      <w:r w:rsidDel="00000000" w:rsidR="00000000" w:rsidRPr="00000000">
        <w:rPr>
          <w:rtl w:val="0"/>
        </w:rPr>
        <w:t xml:space="preserve">Vacuum and hydraulic tilt discharge</w:t>
      </w:r>
    </w:p>
    <w:p w:rsidR="00000000" w:rsidDel="00000000" w:rsidP="00000000" w:rsidRDefault="00000000" w:rsidRPr="00000000" w14:paraId="000000AA">
      <w:pPr>
        <w:spacing w:after="240" w:before="240" w:lineRule="auto"/>
        <w:rPr>
          <w:color w:val="1155cc"/>
          <w:u w:val="single"/>
        </w:rPr>
      </w:pPr>
      <w:hyperlink r:id="rId88">
        <w:r w:rsidDel="00000000" w:rsidR="00000000" w:rsidRPr="00000000">
          <w:rPr>
            <w:color w:val="1155cc"/>
            <w:u w:val="single"/>
            <w:rtl w:val="0"/>
          </w:rPr>
          <w:t xml:space="preserve">Request Specs</w:t>
        </w:r>
      </w:hyperlink>
      <w:r w:rsidDel="00000000" w:rsidR="00000000" w:rsidRPr="00000000">
        <w:rPr>
          <w:rtl w:val="0"/>
        </w:rPr>
        <w:t xml:space="preserve"> |</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View IPP# 202135</w:t>
        </w:r>
      </w:hyperlink>
      <w:r w:rsidDel="00000000" w:rsidR="00000000" w:rsidRPr="00000000">
        <w:rPr>
          <w:rtl w:val="0"/>
        </w:rPr>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74q4r364hvpf" w:id="30"/>
      <w:bookmarkEnd w:id="30"/>
      <w:r w:rsidDel="00000000" w:rsidR="00000000" w:rsidRPr="00000000">
        <w:rPr>
          <w:b w:val="1"/>
          <w:bCs w:val="1"/>
          <w:color w:val="000000"/>
          <w:sz w:val="22"/>
          <w:szCs w:val="22"/>
          <w:rtl w:val="0"/>
        </w:rPr>
        <w:t xml:space="preserve">Used Werner &amp; Pfleiderer Universal-17-X-E3 — 946 L (</w:t>
      </w:r>
      <w:hyperlink r:id="rId91">
        <w:r w:rsidDel="00000000" w:rsidR="00000000" w:rsidRPr="00000000">
          <w:rPr>
            <w:b w:val="1"/>
            <w:bCs w:val="1"/>
            <w:color w:val="1155cc"/>
            <w:sz w:val="22"/>
            <w:szCs w:val="22"/>
            <w:u w:val="single"/>
            <w:rtl w:val="0"/>
          </w:rPr>
          <w:t xml:space="preserve">IPP# 89444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Used Werner &amp; Pfleiderer Universal-17-X-E3 stainless steel 316 double arm mixer with 946 L (250 gallons) capacity, sigma blades, vacuum capability, and jacket rated to 9.8 bar (142.3 psi).</w:t>
      </w:r>
    </w:p>
    <w:p w:rsidR="00000000" w:rsidDel="00000000" w:rsidP="00000000" w:rsidRDefault="00000000" w:rsidRPr="00000000" w14:paraId="000000AD">
      <w:pPr>
        <w:numPr>
          <w:ilvl w:val="0"/>
          <w:numId w:val="3"/>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Capacity (Design): 946 L (250 gallons) design capacity, Capacity (Working): 378.5 L (100 gallons) working capacity</w:t>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rtl w:val="0"/>
        </w:rPr>
        <w:t xml:space="preserve">Jacket Pressure: 9.8 bar (142.3 psi)</w:t>
      </w:r>
    </w:p>
    <w:p w:rsidR="00000000" w:rsidDel="00000000" w:rsidP="00000000" w:rsidRDefault="00000000" w:rsidRPr="00000000" w14:paraId="000000B1">
      <w:pPr>
        <w:numPr>
          <w:ilvl w:val="0"/>
          <w:numId w:val="3"/>
        </w:numPr>
        <w:spacing w:after="240" w:before="0" w:beforeAutospacing="0" w:lineRule="auto"/>
        <w:ind w:left="720" w:hanging="360"/>
      </w:pPr>
      <w:r w:rsidDel="00000000" w:rsidR="00000000" w:rsidRPr="00000000">
        <w:rPr>
          <w:rtl w:val="0"/>
        </w:rPr>
        <w:t xml:space="preserve">Vacuum capability</w:t>
      </w:r>
    </w:p>
    <w:p w:rsidR="00000000" w:rsidDel="00000000" w:rsidP="00000000" w:rsidRDefault="00000000" w:rsidRPr="00000000" w14:paraId="000000B2">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89444</w:t>
        </w:r>
      </w:hyperlink>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gdz59ywjymvm" w:id="31"/>
      <w:bookmarkEnd w:id="31"/>
      <w:r w:rsidDel="00000000" w:rsidR="00000000" w:rsidRPr="00000000">
        <w:rPr>
          <w:b w:val="1"/>
          <w:bCs w:val="1"/>
          <w:color w:val="000000"/>
          <w:sz w:val="22"/>
          <w:szCs w:val="22"/>
          <w:rtl w:val="0"/>
        </w:rPr>
        <w:t xml:space="preserve">Used Fritz Meili (Zurich) SS 316 Clad — 1,400 L (</w:t>
      </w:r>
      <w:hyperlink r:id="rId95">
        <w:r w:rsidDel="00000000" w:rsidR="00000000" w:rsidRPr="00000000">
          <w:rPr>
            <w:b w:val="1"/>
            <w:bCs w:val="1"/>
            <w:color w:val="1155cc"/>
            <w:sz w:val="22"/>
            <w:szCs w:val="22"/>
            <w:u w:val="single"/>
            <w:rtl w:val="0"/>
          </w:rPr>
          <w:t xml:space="preserve">IPP# 92295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t xml:space="preserve">Used Fritz Meili (Zurich) stainless steel 316 clad double arm mixer with 1,400 L (369.8 gallons) capacity, sigma blades at 168 RPM, and jacket rated to 5.1 bar (73.5 psi).</w:t>
      </w:r>
    </w:p>
    <w:p w:rsidR="00000000" w:rsidDel="00000000" w:rsidP="00000000" w:rsidRDefault="00000000" w:rsidRPr="00000000" w14:paraId="000000B5">
      <w:pPr>
        <w:numPr>
          <w:ilvl w:val="0"/>
          <w:numId w:val="20"/>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6">
      <w:pPr>
        <w:numPr>
          <w:ilvl w:val="0"/>
          <w:numId w:val="20"/>
        </w:numPr>
        <w:spacing w:after="0" w:afterAutospacing="0" w:before="0" w:beforeAutospacing="0" w:lineRule="auto"/>
        <w:ind w:left="720" w:hanging="360"/>
      </w:pPr>
      <w:r w:rsidDel="00000000" w:rsidR="00000000" w:rsidRPr="00000000">
        <w:rPr>
          <w:rtl w:val="0"/>
        </w:rPr>
        <w:t xml:space="preserve">Material: Stainless Steel 316 clad</w:t>
      </w:r>
    </w:p>
    <w:p w:rsidR="00000000" w:rsidDel="00000000" w:rsidP="00000000" w:rsidRDefault="00000000" w:rsidRPr="00000000" w14:paraId="000000B7">
      <w:pPr>
        <w:numPr>
          <w:ilvl w:val="0"/>
          <w:numId w:val="20"/>
        </w:numPr>
        <w:spacing w:after="0" w:afterAutospacing="0" w:before="0" w:beforeAutospacing="0" w:lineRule="auto"/>
        <w:ind w:left="720" w:hanging="360"/>
      </w:pPr>
      <w:r w:rsidDel="00000000" w:rsidR="00000000" w:rsidRPr="00000000">
        <w:rPr>
          <w:rtl w:val="0"/>
        </w:rPr>
        <w:t xml:space="preserve">Capacity (Design): 1,400 L (369.8 gallons) design capacity, Capacity (Working): 900 L (237.8 gallons) working capacity</w:t>
      </w:r>
    </w:p>
    <w:p w:rsidR="00000000" w:rsidDel="00000000" w:rsidP="00000000" w:rsidRDefault="00000000" w:rsidRPr="00000000" w14:paraId="000000B8">
      <w:pPr>
        <w:numPr>
          <w:ilvl w:val="0"/>
          <w:numId w:val="20"/>
        </w:numPr>
        <w:spacing w:after="0" w:afterAutospacing="0" w:before="0" w:beforeAutospacing="0" w:lineRule="auto"/>
        <w:ind w:left="720" w:hanging="360"/>
      </w:pPr>
      <w:r w:rsidDel="00000000" w:rsidR="00000000" w:rsidRPr="00000000">
        <w:rPr>
          <w:rtl w:val="0"/>
        </w:rPr>
        <w:t xml:space="preserve">Blade Type: Sigma blades, Blade Speed (RPM): 168 RPM</w:t>
      </w:r>
    </w:p>
    <w:p w:rsidR="00000000" w:rsidDel="00000000" w:rsidP="00000000" w:rsidRDefault="00000000" w:rsidRPr="00000000" w14:paraId="000000B9">
      <w:pPr>
        <w:numPr>
          <w:ilvl w:val="0"/>
          <w:numId w:val="20"/>
        </w:numPr>
        <w:spacing w:after="240" w:before="0" w:beforeAutospacing="0" w:lineRule="auto"/>
        <w:ind w:left="720" w:hanging="360"/>
      </w:pPr>
      <w:r w:rsidDel="00000000" w:rsidR="00000000" w:rsidRPr="00000000">
        <w:rPr>
          <w:rtl w:val="0"/>
        </w:rPr>
        <w:t xml:space="preserve">Jacket Pressure: 5.1 bar (73.5 psi)</w:t>
      </w:r>
    </w:p>
    <w:p w:rsidR="00000000" w:rsidDel="00000000" w:rsidP="00000000" w:rsidRDefault="00000000" w:rsidRPr="00000000" w14:paraId="000000BA">
      <w:pPr>
        <w:spacing w:after="240" w:before="240" w:lineRule="auto"/>
        <w:rPr>
          <w:color w:val="1155cc"/>
          <w:u w:val="single"/>
        </w:rPr>
      </w:pPr>
      <w:hyperlink r:id="rId96">
        <w:r w:rsidDel="00000000" w:rsidR="00000000" w:rsidRPr="00000000">
          <w:rPr>
            <w:color w:val="1155cc"/>
            <w:u w:val="single"/>
            <w:rtl w:val="0"/>
          </w:rPr>
          <w:t xml:space="preserve">Request Specs</w:t>
        </w:r>
      </w:hyperlink>
      <w:r w:rsidDel="00000000" w:rsidR="00000000" w:rsidRPr="00000000">
        <w:rPr>
          <w:rtl w:val="0"/>
        </w:rPr>
        <w:t xml:space="preserve"> |</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View IPP# 92295</w:t>
        </w:r>
      </w:hyperlink>
      <w:r w:rsidDel="00000000" w:rsidR="00000000" w:rsidRPr="00000000">
        <w:rPr>
          <w:rtl w:val="0"/>
        </w:rPr>
      </w:r>
    </w:p>
    <w:p w:rsidR="00000000" w:rsidDel="00000000" w:rsidP="00000000" w:rsidRDefault="00000000" w:rsidRPr="00000000" w14:paraId="000000BB">
      <w:pPr>
        <w:spacing w:after="240" w:before="240" w:lineRule="auto"/>
        <w:rPr>
          <w:color w:val="1155cc"/>
          <w:u w:val="single"/>
        </w:rPr>
      </w:pPr>
      <w:hyperlink r:id="rId99">
        <w:r w:rsidDel="00000000" w:rsidR="00000000" w:rsidRPr="00000000">
          <w:rPr>
            <w:color w:val="1155cc"/>
            <w:u w:val="single"/>
            <w:rtl w:val="0"/>
          </w:rPr>
          <w:t xml:space="preserve">Browse All Used Double Arm Mixers in Stock</w:t>
        </w:r>
      </w:hyperlink>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vzb22zbz95t" w:id="32"/>
      <w:bookmarkEnd w:id="32"/>
      <w:r w:rsidDel="00000000" w:rsidR="00000000" w:rsidRPr="00000000">
        <w:rPr>
          <w:b w:val="1"/>
          <w:bCs w:val="1"/>
          <w:sz w:val="34"/>
          <w:szCs w:val="34"/>
          <w:rtl w:val="0"/>
        </w:rPr>
        <w:t xml:space="preserve">Ready to Buy a Used Double Arm Mixer?</w:t>
      </w:r>
    </w:p>
    <w:p w:rsidR="00000000" w:rsidDel="00000000" w:rsidP="00000000" w:rsidRDefault="00000000" w:rsidRPr="00000000" w14:paraId="000000BE">
      <w:pPr>
        <w:spacing w:after="240" w:before="240" w:lineRule="auto"/>
        <w:rPr/>
      </w:pPr>
      <w:r w:rsidDel="00000000" w:rsidR="00000000" w:rsidRPr="00000000">
        <w:rPr>
          <w:rtl w:val="0"/>
        </w:rPr>
        <w:t xml:space="preserve">Tell us your specifications and requirements. Our team will match your needs against current double arm mixers inventory and provide a detailed quote.</w:t>
      </w:r>
    </w:p>
    <w:p w:rsidR="00000000" w:rsidDel="00000000" w:rsidP="00000000" w:rsidRDefault="00000000" w:rsidRPr="00000000" w14:paraId="000000BF">
      <w:pPr>
        <w:spacing w:after="240" w:before="240" w:lineRule="auto"/>
        <w:rPr>
          <w:color w:val="1155cc"/>
          <w:u w:val="single"/>
        </w:rPr>
      </w:pPr>
      <w:hyperlink r:id="rId100">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mdnjbbtn80vj" w:id="33"/>
      <w:bookmarkEnd w:id="33"/>
      <w:r w:rsidDel="00000000" w:rsidR="00000000" w:rsidRPr="00000000">
        <w:rPr>
          <w:b w:val="1"/>
          <w:bCs w:val="1"/>
          <w:sz w:val="34"/>
          <w:szCs w:val="34"/>
          <w:rtl w:val="0"/>
        </w:rPr>
        <w:t xml:space="preserve">Buying Used Double Arm Mixers vs Buying New</w:t>
      </w:r>
    </w:p>
    <w:p w:rsidR="00000000" w:rsidDel="00000000" w:rsidP="00000000" w:rsidRDefault="00000000" w:rsidRPr="00000000" w14:paraId="000000C2">
      <w:pPr>
        <w:spacing w:after="240" w:before="240" w:lineRule="auto"/>
        <w:rPr/>
      </w:pPr>
      <w:r w:rsidDel="00000000" w:rsidR="00000000" w:rsidRPr="00000000">
        <w:rPr>
          <w:rtl w:val="0"/>
        </w:rPr>
        <w:t xml:space="preserve">Buying used double arm mixers from IPP can save up to 50% of capital and 90% of lead time versus buying new. Here is how used and new double arm mixers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8.466453674121"/>
        <w:gridCol w:w="4565.367412140575"/>
        <w:gridCol w:w="2756.1661341853032"/>
        <w:tblGridChange w:id="0">
          <w:tblGrid>
            <w:gridCol w:w="2038.466453674121"/>
            <w:gridCol w:w="4565.367412140575"/>
            <w:gridCol w:w="2756.16613418530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Available Capacities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6 L (1.59 gallons) to 3,300 L (875 gallons) (multiple 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Carbon Steel, Stainless Steel 316, Stainless Steel 304, Stainless Steel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Baker Perkins, JH Day, Werner &amp; Pfleiderer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New raw material consumption</w:t>
            </w:r>
          </w:p>
        </w:tc>
      </w:tr>
    </w:tbl>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7mii23peg6jc" w:id="34"/>
      <w:bookmarkEnd w:id="34"/>
      <w:r w:rsidDel="00000000" w:rsidR="00000000" w:rsidRPr="00000000">
        <w:rPr>
          <w:b w:val="1"/>
          <w:bCs w:val="1"/>
          <w:sz w:val="34"/>
          <w:szCs w:val="34"/>
          <w:rtl w:val="0"/>
        </w:rPr>
        <w:t xml:space="preserve">Advantages of Buying Used Double Arm Mixers from IPP</w:t>
      </w:r>
    </w:p>
    <w:p w:rsidR="00000000" w:rsidDel="00000000" w:rsidP="00000000" w:rsidRDefault="00000000" w:rsidRPr="00000000" w14:paraId="000000DA">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double arm mixers ready for your process.</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lkrds3l9ciau" w:id="35"/>
      <w:bookmarkEnd w:id="35"/>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DC">
      <w:pPr>
        <w:spacing w:after="240" w:before="240" w:lineRule="auto"/>
        <w:rPr/>
      </w:pPr>
      <w:r w:rsidDel="00000000" w:rsidR="00000000" w:rsidRPr="00000000">
        <w:rPr>
          <w:rtl w:val="0"/>
        </w:rPr>
        <w:t xml:space="preserve">Buying used double arm mixers from IPP can save up to 50% of capital and 90% of lead time versus buying new.</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252758yi5ado" w:id="36"/>
      <w:bookmarkEnd w:id="36"/>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DE">
      <w:pPr>
        <w:spacing w:after="240" w:before="240" w:lineRule="auto"/>
        <w:rPr/>
      </w:pPr>
      <w:r w:rsidDel="00000000" w:rsidR="00000000" w:rsidRPr="00000000">
        <w:rPr>
          <w:rtl w:val="0"/>
        </w:rPr>
        <w:t xml:space="preserve">In-stock double arm mixers from IPP are ready to ship. IPP's GPS subsidiary also provides custom fabricated new equipment with 12–16 week average delivery.</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ad872co43a9r" w:id="37"/>
      <w:bookmarkEnd w:id="37"/>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E0">
      <w:pPr>
        <w:spacing w:after="240" w:before="240" w:lineRule="auto"/>
        <w:rPr/>
      </w:pPr>
      <w:r w:rsidDel="00000000" w:rsidR="00000000" w:rsidRPr="00000000">
        <w:rPr>
          <w:rtl w:val="0"/>
        </w:rPr>
        <w:t xml:space="preserve">IPP stocks double arm mixers from Baker Perkins, JH Day, Werner &amp; Pfleiderer, Guittard and other manufacturers. Every unit is an original OEM product with traceable provenance.</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t67o2uhpy3bj" w:id="38"/>
      <w:bookmarkEnd w:id="38"/>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E2">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8xtx9h2467d" w:id="39"/>
      <w:bookmarkEnd w:id="39"/>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E4">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vik71rvm3762" w:id="40"/>
      <w:bookmarkEnd w:id="40"/>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E6">
      <w:pPr>
        <w:spacing w:after="240" w:before="240" w:lineRule="auto"/>
        <w:rPr/>
      </w:pPr>
      <w:r w:rsidDel="00000000" w:rsidR="00000000" w:rsidRPr="00000000">
        <w:rPr>
          <w:rtl w:val="0"/>
        </w:rPr>
        <w:t xml:space="preserve">Materials include Carbon Steel, Stainless Steel 316, Stainless Steel 304, Stainless Steel Other. Capacities from 6 L (1.59 gallons) to 3,300 L (875 gallons).</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9f9mmyo38389" w:id="41"/>
      <w:bookmarkEnd w:id="41"/>
      <w:r w:rsidDel="00000000" w:rsidR="00000000" w:rsidRPr="00000000">
        <w:rPr>
          <w:b w:val="1"/>
          <w:bCs w:val="1"/>
          <w:sz w:val="34"/>
          <w:szCs w:val="34"/>
          <w:rtl w:val="0"/>
        </w:rPr>
        <w:t xml:space="preserve">How Buying a Used Double Arm Mixer Works</w:t>
      </w:r>
    </w:p>
    <w:p w:rsidR="00000000" w:rsidDel="00000000" w:rsidP="00000000" w:rsidRDefault="00000000" w:rsidRPr="00000000" w14:paraId="000000E9">
      <w:pPr>
        <w:spacing w:after="240" w:before="240" w:lineRule="auto"/>
        <w:rPr/>
      </w:pPr>
      <w:r w:rsidDel="00000000" w:rsidR="00000000" w:rsidRPr="00000000">
        <w:rPr>
          <w:rtl w:val="0"/>
        </w:rPr>
        <w:t xml:space="preserve">The process of purchasing used double arm mixers from IPP follows five steps, from specification to delivery.</w:t>
      </w:r>
    </w:p>
    <w:p w:rsidR="00000000" w:rsidDel="00000000" w:rsidP="00000000" w:rsidRDefault="00000000" w:rsidRPr="00000000" w14:paraId="000000EA">
      <w:pPr>
        <w:numPr>
          <w:ilvl w:val="0"/>
          <w:numId w:val="14"/>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EB">
      <w:pPr>
        <w:numPr>
          <w:ilvl w:val="0"/>
          <w:numId w:val="14"/>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EC">
      <w:pPr>
        <w:numPr>
          <w:ilvl w:val="0"/>
          <w:numId w:val="14"/>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ED">
      <w:pPr>
        <w:numPr>
          <w:ilvl w:val="0"/>
          <w:numId w:val="14"/>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EE">
      <w:pPr>
        <w:numPr>
          <w:ilvl w:val="0"/>
          <w:numId w:val="14"/>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d7ghg0vubcnl" w:id="42"/>
      <w:bookmarkEnd w:id="42"/>
      <w:r w:rsidDel="00000000" w:rsidR="00000000" w:rsidRPr="00000000">
        <w:rPr>
          <w:b w:val="1"/>
          <w:bCs w:val="1"/>
          <w:sz w:val="34"/>
          <w:szCs w:val="34"/>
          <w:rtl w:val="0"/>
        </w:rPr>
        <w:t xml:space="preserve">Industries That Buy Used Double Arm Mixers</w:t>
      </w:r>
    </w:p>
    <w:p w:rsidR="00000000" w:rsidDel="00000000" w:rsidP="00000000" w:rsidRDefault="00000000" w:rsidRPr="00000000" w14:paraId="000000F1">
      <w:pPr>
        <w:spacing w:after="240" w:before="240" w:lineRule="auto"/>
        <w:rPr/>
      </w:pPr>
      <w:r w:rsidDel="00000000" w:rsidR="00000000" w:rsidRPr="00000000">
        <w:rPr>
          <w:rtl w:val="0"/>
        </w:rPr>
        <w:t xml:space="preserve">IPP supplies used double arm mixers to manufacturers across multiple process industries worldwide.</w:t>
      </w:r>
    </w:p>
    <w:p w:rsidR="00000000" w:rsidDel="00000000" w:rsidP="00000000" w:rsidRDefault="00000000" w:rsidRPr="00000000" w14:paraId="000000F2">
      <w:pPr>
        <w:numPr>
          <w:ilvl w:val="0"/>
          <w:numId w:val="12"/>
        </w:numPr>
        <w:spacing w:after="0" w:afterAutospacing="0" w:before="240" w:lineRule="auto"/>
        <w:ind w:left="720" w:hanging="360"/>
      </w:pPr>
      <w:r w:rsidDel="00000000" w:rsidR="00000000" w:rsidRPr="00000000">
        <w:rPr>
          <w:rtl w:val="0"/>
        </w:rPr>
        <w:t xml:space="preserve">Chemical Processing</w:t>
      </w:r>
    </w:p>
    <w:p w:rsidR="00000000" w:rsidDel="00000000" w:rsidP="00000000" w:rsidRDefault="00000000" w:rsidRPr="00000000" w14:paraId="000000F3">
      <w:pPr>
        <w:numPr>
          <w:ilvl w:val="0"/>
          <w:numId w:val="12"/>
        </w:numPr>
        <w:spacing w:after="0" w:afterAutospacing="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0F4">
      <w:pPr>
        <w:numPr>
          <w:ilvl w:val="0"/>
          <w:numId w:val="12"/>
        </w:numPr>
        <w:spacing w:after="0" w:afterAutospacing="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0F5">
      <w:pPr>
        <w:numPr>
          <w:ilvl w:val="0"/>
          <w:numId w:val="12"/>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F6">
      <w:pPr>
        <w:numPr>
          <w:ilvl w:val="0"/>
          <w:numId w:val="12"/>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F7">
      <w:pPr>
        <w:numPr>
          <w:ilvl w:val="0"/>
          <w:numId w:val="12"/>
        </w:numPr>
        <w:spacing w:after="0" w:afterAutospacing="0" w:before="0" w:beforeAutospacing="0" w:lineRule="auto"/>
        <w:ind w:left="720" w:hanging="360"/>
      </w:pPr>
      <w:r w:rsidDel="00000000" w:rsidR="00000000" w:rsidRPr="00000000">
        <w:rPr>
          <w:rtl w:val="0"/>
        </w:rPr>
        <w:t xml:space="preserve">Food &amp; Beverage </w:t>
      </w:r>
      <w:r w:rsidDel="00000000" w:rsidR="00000000" w:rsidRPr="00000000">
        <w:rPr>
          <w:i w:val="1"/>
          <w:iCs w:val="1"/>
          <w:rtl w:val="0"/>
        </w:rPr>
        <w:t xml:space="preserve">(select applications)</w:t>
      </w:r>
    </w:p>
    <w:p w:rsidR="00000000" w:rsidDel="00000000" w:rsidP="00000000" w:rsidRDefault="00000000" w:rsidRPr="00000000" w14:paraId="000000F8">
      <w:pPr>
        <w:numPr>
          <w:ilvl w:val="0"/>
          <w:numId w:val="12"/>
        </w:numPr>
        <w:spacing w:after="0" w:afterAutospacing="0" w:before="0" w:beforeAutospacing="0" w:lineRule="auto"/>
        <w:ind w:left="720" w:hanging="360"/>
      </w:pPr>
      <w:r w:rsidDel="00000000" w:rsidR="00000000" w:rsidRPr="00000000">
        <w:rPr>
          <w:rtl w:val="0"/>
        </w:rPr>
        <w:t xml:space="preserve">Cosmetics </w:t>
      </w:r>
      <w:r w:rsidDel="00000000" w:rsidR="00000000" w:rsidRPr="00000000">
        <w:rPr>
          <w:i w:val="1"/>
          <w:iCs w:val="1"/>
          <w:rtl w:val="0"/>
        </w:rPr>
        <w:t xml:space="preserve">(viscous formulations)</w:t>
      </w:r>
    </w:p>
    <w:p w:rsidR="00000000" w:rsidDel="00000000" w:rsidP="00000000" w:rsidRDefault="00000000" w:rsidRPr="00000000" w14:paraId="000000F9">
      <w:pPr>
        <w:numPr>
          <w:ilvl w:val="0"/>
          <w:numId w:val="12"/>
        </w:numPr>
        <w:spacing w:after="240" w:before="0" w:beforeAutospacing="0" w:lineRule="auto"/>
        <w:ind w:left="720" w:hanging="360"/>
      </w:pPr>
      <w:r w:rsidDel="00000000" w:rsidR="00000000" w:rsidRPr="00000000">
        <w:rPr>
          <w:rtl w:val="0"/>
        </w:rPr>
        <w:t xml:space="preserve">Pharmaceutical </w:t>
      </w:r>
      <w:r w:rsidDel="00000000" w:rsidR="00000000" w:rsidRPr="00000000">
        <w:rPr>
          <w:i w:val="1"/>
          <w:iCs w:val="1"/>
          <w:rtl w:val="0"/>
        </w:rPr>
        <w:t xml:space="preserve">(non-sterile or semi-solid applications)</w:t>
      </w: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ilyr5s789nze" w:id="43"/>
      <w:bookmarkEnd w:id="43"/>
      <w:r w:rsidDel="00000000" w:rsidR="00000000" w:rsidRPr="00000000">
        <w:rPr>
          <w:b w:val="1"/>
          <w:bCs w:val="1"/>
          <w:sz w:val="34"/>
          <w:szCs w:val="34"/>
          <w:rtl w:val="0"/>
        </w:rPr>
        <w:t xml:space="preserve">Frequently Asked Questions About Buying Used Double Arm Mixers</w:t>
      </w:r>
    </w:p>
    <w:p w:rsidR="00000000" w:rsidDel="00000000" w:rsidP="00000000" w:rsidRDefault="00000000" w:rsidRPr="00000000" w14:paraId="000000FC">
      <w:pPr>
        <w:spacing w:after="240" w:before="240" w:lineRule="auto"/>
        <w:rPr/>
      </w:pPr>
      <w:r w:rsidDel="00000000" w:rsidR="00000000" w:rsidRPr="00000000">
        <w:rPr>
          <w:rtl w:val="0"/>
        </w:rPr>
        <w:t xml:space="preserve">Answers to the most common questions from procurement and operations teams evaluating used double arm mixers.</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Q: How many double arm mixers does IPP have in stock?</w:t>
        <w:br w:type="textWrapping"/>
      </w:r>
      <w:r w:rsidDel="00000000" w:rsidR="00000000" w:rsidRPr="00000000">
        <w:rPr>
          <w:rtl w:val="0"/>
        </w:rPr>
        <w:t xml:space="preserve">A: IPP stocks double arm mixers from Baker Perkins, JH Day, Werner &amp; Pfleiderer, Guittard, Morton-Duplex and other manufacturers. Capacities range from 6 L (1.59 gallons) to 3,300 L (875 gallons). Available in Carbon Steel, Stainless Steel 316, Stainless Steel 304, Stainless Steel Other construction. Browse the IMS inventory for current availability.</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Q: What condition grades are available for used double arm mixers?</w:t>
        <w:br w:type="textWrapping"/>
      </w:r>
      <w:r w:rsidDel="00000000" w:rsidR="00000000" w:rsidRPr="00000000">
        <w:rPr>
          <w:rtl w:val="0"/>
        </w:rPr>
        <w:t xml:space="preserve">A: IPP stocks double arm mixers in multiple conditions: Used. Browse the current inventory for available condition options.</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Q: Does IPP sell new double arm mixers as well as used?</w:t>
        <w:br w:type="textWrapping"/>
      </w:r>
      <w:r w:rsidDel="00000000" w:rsidR="00000000" w:rsidRPr="00000000">
        <w:rPr>
          <w:rtl w:val="0"/>
        </w:rPr>
        <w:t xml:space="preserve">A: Yes. IPP stocks new double arm mixers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Q: What capacity range is available for double arm mixers?</w:t>
        <w:br w:type="textWrapping"/>
      </w:r>
      <w:r w:rsidDel="00000000" w:rsidR="00000000" w:rsidRPr="00000000">
        <w:rPr>
          <w:rtl w:val="0"/>
        </w:rPr>
        <w:t xml:space="preserve">A: IPP stocks double arm mixers with capacities from 6 L (1.59 gallons) to 3,300 L (875 gallons). Contact IPP with your capacity requirements for specific recommendations.</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double arm mixers in Carbon Steel, Stainless Steel 316, Stainless Steel 304, Stainless Steel Other construction. Contact IPP to discuss material requirements for your application.</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Q: What manufacturers of double arm mixers does IPP stock?</w:t>
        <w:br w:type="textWrapping"/>
      </w:r>
      <w:r w:rsidDel="00000000" w:rsidR="00000000" w:rsidRPr="00000000">
        <w:rPr>
          <w:rtl w:val="0"/>
        </w:rPr>
        <w:t xml:space="preserve">A: IPP stocks double arm mixers from Baker Perkins, JH Day, Werner &amp; Pfleiderer, Guittard, Morton-Duplex and other manufacturers. Browse the current inventory to see available manufacturers.</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Q: How much can I save buying used double arm mixers versus new?</w:t>
        <w:br w:type="textWrapping"/>
      </w:r>
      <w:r w:rsidDel="00000000" w:rsidR="00000000" w:rsidRPr="00000000">
        <w:rPr>
          <w:rtl w:val="0"/>
        </w:rPr>
        <w:t xml:space="preserve">A: Buying used double arm mixers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Q: How long does it take to receive double arm mixers from IPP?</w:t>
        <w:br w:type="textWrapping"/>
      </w:r>
      <w:r w:rsidDel="00000000" w:rsidR="00000000" w:rsidRPr="00000000">
        <w:rPr>
          <w:rtl w:val="0"/>
        </w:rPr>
        <w:t xml:space="preserve">A: In-stock double arm mixers are ready to ship. IPP's GPS subsidiary provides new custom fabricated equipment with 12–16 week average delivery. IPP ships from offices in 15 countries worldwide.</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gh9rfmxs2gxf" w:id="44"/>
      <w:bookmarkEnd w:id="44"/>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08">
      <w:pPr>
        <w:spacing w:after="240" w:before="240" w:lineRule="auto"/>
        <w:rPr/>
      </w:pPr>
      <w:r w:rsidDel="00000000" w:rsidR="00000000" w:rsidRPr="00000000">
        <w:rPr>
          <w:rtl w:val="0"/>
        </w:rPr>
        <w:t xml:space="preserve">In addition to double arm mixers, IPP stocks equipment across multiple categories for complete process solutions.</w:t>
      </w:r>
    </w:p>
    <w:p w:rsidR="00000000" w:rsidDel="00000000" w:rsidP="00000000" w:rsidRDefault="00000000" w:rsidRPr="00000000" w14:paraId="00000109">
      <w:pPr>
        <w:numPr>
          <w:ilvl w:val="0"/>
          <w:numId w:val="8"/>
        </w:numPr>
        <w:spacing w:after="0" w:afterAutospacing="0" w:before="240" w:lineRule="auto"/>
        <w:ind w:left="720" w:hanging="360"/>
      </w:pPr>
      <w:hyperlink r:id="rId101">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0A">
      <w:pPr>
        <w:numPr>
          <w:ilvl w:val="0"/>
          <w:numId w:val="8"/>
        </w:numPr>
        <w:spacing w:after="0" w:afterAutospacing="0" w:before="0" w:beforeAutospacing="0" w:lineRule="auto"/>
        <w:ind w:left="720" w:hanging="360"/>
      </w:pPr>
      <w:hyperlink r:id="rId102">
        <w:r w:rsidDel="00000000" w:rsidR="00000000" w:rsidRPr="00000000">
          <w:rPr>
            <w:color w:val="1155cc"/>
            <w:u w:val="single"/>
            <w:rtl w:val="0"/>
          </w:rPr>
          <w:t xml:space="preserve">Tanks</w:t>
        </w:r>
      </w:hyperlink>
      <w:r w:rsidDel="00000000" w:rsidR="00000000" w:rsidRPr="00000000">
        <w:rPr>
          <w:rtl w:val="0"/>
        </w:rPr>
      </w:r>
    </w:p>
    <w:p w:rsidR="00000000" w:rsidDel="00000000" w:rsidP="00000000" w:rsidRDefault="00000000" w:rsidRPr="00000000" w14:paraId="0000010B">
      <w:pPr>
        <w:numPr>
          <w:ilvl w:val="0"/>
          <w:numId w:val="8"/>
        </w:numPr>
        <w:spacing w:after="240" w:before="0" w:beforeAutospacing="0" w:lineRule="auto"/>
        <w:ind w:left="720" w:hanging="360"/>
      </w:pPr>
      <w:hyperlink r:id="rId103">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ywr31c5cbgux" w:id="45"/>
      <w:bookmarkEnd w:id="45"/>
      <w:r w:rsidDel="00000000" w:rsidR="00000000" w:rsidRPr="00000000">
        <w:rPr>
          <w:b w:val="1"/>
          <w:bCs w:val="1"/>
          <w:color w:val="000000"/>
          <w:sz w:val="26"/>
          <w:szCs w:val="26"/>
          <w:rtl w:val="0"/>
        </w:rPr>
        <w:t xml:space="preserve">Looking for New Double Arm Mixers?</w:t>
      </w:r>
    </w:p>
    <w:p w:rsidR="00000000" w:rsidDel="00000000" w:rsidP="00000000" w:rsidRDefault="00000000" w:rsidRPr="00000000" w14:paraId="0000010E">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0F">
      <w:pPr>
        <w:spacing w:after="240" w:before="240" w:lineRule="auto"/>
        <w:rPr>
          <w:color w:val="1155cc"/>
          <w:u w:val="single"/>
        </w:rPr>
      </w:pPr>
      <w:hyperlink r:id="rId104">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dt86zek2d3sm" w:id="46"/>
      <w:bookmarkEnd w:id="46"/>
      <w:r w:rsidDel="00000000" w:rsidR="00000000" w:rsidRPr="00000000">
        <w:rPr>
          <w:b w:val="1"/>
          <w:bCs w:val="1"/>
          <w:sz w:val="34"/>
          <w:szCs w:val="34"/>
          <w:rtl w:val="0"/>
        </w:rPr>
        <w:t xml:space="preserve">Ready to Buy Double Arm Mixers?</w:t>
      </w:r>
    </w:p>
    <w:p w:rsidR="00000000" w:rsidDel="00000000" w:rsidP="00000000" w:rsidRDefault="00000000" w:rsidRPr="00000000" w14:paraId="00000112">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13">
      <w:pPr>
        <w:spacing w:after="240" w:before="240" w:lineRule="auto"/>
        <w:rPr>
          <w:color w:val="1155cc"/>
          <w:u w:val="single"/>
        </w:rPr>
      </w:pPr>
      <w:hyperlink r:id="rId105">
        <w:r w:rsidDel="00000000" w:rsidR="00000000" w:rsidRPr="00000000">
          <w:rPr>
            <w:color w:val="1155cc"/>
            <w:u w:val="single"/>
            <w:rtl w:val="0"/>
          </w:rPr>
          <w:t xml:space="preserve">Talk to an Expert</w:t>
        </w:r>
      </w:hyperlink>
      <w:r w:rsidDel="00000000" w:rsidR="00000000" w:rsidRPr="00000000">
        <w:rPr>
          <w:rtl w:val="0"/>
        </w:rPr>
        <w:t xml:space="preserve"> |</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ternationalprocessplants.com/contact/" TargetMode="External"/><Relationship Id="rId42" Type="http://schemas.openxmlformats.org/officeDocument/2006/relationships/hyperlink" Target="https://ims.internationalprocessplants.com/inventory/equipment/detail/203506" TargetMode="External"/><Relationship Id="rId41" Type="http://schemas.openxmlformats.org/officeDocument/2006/relationships/hyperlink" Target="https://ims.internationalprocessplants.com/inventory/equipment/detail/203506" TargetMode="External"/><Relationship Id="rId44" Type="http://schemas.openxmlformats.org/officeDocument/2006/relationships/hyperlink" Target="https://internationalprocessplants.com/contact/" TargetMode="External"/><Relationship Id="rId43" Type="http://schemas.openxmlformats.org/officeDocument/2006/relationships/hyperlink" Target="https://ims.internationalprocessplants.com/inventory/equipment/detail/77569" TargetMode="External"/><Relationship Id="rId46" Type="http://schemas.openxmlformats.org/officeDocument/2006/relationships/hyperlink" Target="https://ims.internationalprocessplants.com/inventory/equipment/detail/77569" TargetMode="External"/><Relationship Id="rId45" Type="http://schemas.openxmlformats.org/officeDocument/2006/relationships/hyperlink" Target="https://ims.internationalprocessplants.com/inventory/equipment/detail/77569" TargetMode="External"/><Relationship Id="rId107" Type="http://schemas.openxmlformats.org/officeDocument/2006/relationships/hyperlink" Target="https://ims.internationalprocessplants.com/inventory/equipment/double-arm-mixer" TargetMode="External"/><Relationship Id="rId106" Type="http://schemas.openxmlformats.org/officeDocument/2006/relationships/hyperlink" Target="https://ims.internationalprocessplants.com/inventory/equipment/double-arm-mixer" TargetMode="External"/><Relationship Id="rId105" Type="http://schemas.openxmlformats.org/officeDocument/2006/relationships/hyperlink" Target="https://internationalprocessplants.com/contact/" TargetMode="External"/><Relationship Id="rId104" Type="http://schemas.openxmlformats.org/officeDocument/2006/relationships/hyperlink" Target="https://internationalprocessplants.com/contact/" TargetMode="External"/><Relationship Id="rId48" Type="http://schemas.openxmlformats.org/officeDocument/2006/relationships/hyperlink" Target="https://ims.internationalprocessplants.com/inventory/equipment/detail/103823" TargetMode="External"/><Relationship Id="rId47" Type="http://schemas.openxmlformats.org/officeDocument/2006/relationships/hyperlink" Target="https://ims.internationalprocessplants.com/inventory/equipment/double-arm-mixer" TargetMode="External"/><Relationship Id="rId49" Type="http://schemas.openxmlformats.org/officeDocument/2006/relationships/hyperlink" Target="https://internationalprocessplants.com/contact/" TargetMode="External"/><Relationship Id="rId103" Type="http://schemas.openxmlformats.org/officeDocument/2006/relationships/hyperlink" Target="https://ims.internationalprocessplants.com/search?asset=equipment&amp;q=Dryer" TargetMode="External"/><Relationship Id="rId102" Type="http://schemas.openxmlformats.org/officeDocument/2006/relationships/hyperlink" Target="https://ims.internationalprocessplants.com/search?asset=equipment&amp;equipmenttype=tank" TargetMode="External"/><Relationship Id="rId101" Type="http://schemas.openxmlformats.org/officeDocument/2006/relationships/hyperlink" Target="https://ims.internationalprocessplants.com/search?asset=equipment&amp;equipmenttype=reactor" TargetMode="External"/><Relationship Id="rId100" Type="http://schemas.openxmlformats.org/officeDocument/2006/relationships/hyperlink" Target="https://share.hsforms.com/13ks1A-gSQg-cskssf0Q48w4khb4?quoteobjid=&amp;interest__message__question=I%20am%20interested%20in%20the%20following%20Stock%20Numbers:" TargetMode="External"/><Relationship Id="rId31" Type="http://schemas.openxmlformats.org/officeDocument/2006/relationships/hyperlink" Target="https://internationalprocessplants.com/contact/" TargetMode="External"/><Relationship Id="rId30" Type="http://schemas.openxmlformats.org/officeDocument/2006/relationships/hyperlink" Target="https://ims.internationalprocessplants.com/inventory/equipment/detail/705571" TargetMode="External"/><Relationship Id="rId33" Type="http://schemas.openxmlformats.org/officeDocument/2006/relationships/hyperlink" Target="https://ims.internationalprocessplants.com/inventory/equipment/detail/705571" TargetMode="External"/><Relationship Id="rId32" Type="http://schemas.openxmlformats.org/officeDocument/2006/relationships/hyperlink" Target="https://ims.internationalprocessplants.com/inventory/equipment/detail/705571" TargetMode="External"/><Relationship Id="rId35" Type="http://schemas.openxmlformats.org/officeDocument/2006/relationships/hyperlink" Target="https://ims.internationalprocessplants.com/inventory/equipment/detail/103822" TargetMode="External"/><Relationship Id="rId34" Type="http://schemas.openxmlformats.org/officeDocument/2006/relationships/hyperlink" Target="https://ims.internationalprocessplants.com/inventory/equipment/double-arm-mixer" TargetMode="External"/><Relationship Id="rId37" Type="http://schemas.openxmlformats.org/officeDocument/2006/relationships/hyperlink" Target="https://ims.internationalprocessplants.com/inventory/equipment/detail/103822" TargetMode="External"/><Relationship Id="rId36" Type="http://schemas.openxmlformats.org/officeDocument/2006/relationships/hyperlink" Target="https://internationalprocessplants.com/contact/" TargetMode="External"/><Relationship Id="rId39" Type="http://schemas.openxmlformats.org/officeDocument/2006/relationships/hyperlink" Target="https://ims.internationalprocessplants.com/inventory/equipment/detail/203506" TargetMode="External"/><Relationship Id="rId38" Type="http://schemas.openxmlformats.org/officeDocument/2006/relationships/hyperlink" Target="https://ims.internationalprocessplants.com/inventory/equipment/detail/103822" TargetMode="External"/><Relationship Id="rId20" Type="http://schemas.openxmlformats.org/officeDocument/2006/relationships/hyperlink" Target="https://ims.internationalprocessplants.com/inventory/equipment/double-arm-mixer" TargetMode="External"/><Relationship Id="rId22" Type="http://schemas.openxmlformats.org/officeDocument/2006/relationships/hyperlink" Target="https://internationalprocessplants.com/contact/" TargetMode="External"/><Relationship Id="rId21" Type="http://schemas.openxmlformats.org/officeDocument/2006/relationships/hyperlink" Target="https://ims.internationalprocessplants.com/inventory/equipment/detail/103823" TargetMode="External"/><Relationship Id="rId24" Type="http://schemas.openxmlformats.org/officeDocument/2006/relationships/hyperlink" Target="https://ims.internationalprocessplants.com/inventory/equipment/detail/103823" TargetMode="External"/><Relationship Id="rId23" Type="http://schemas.openxmlformats.org/officeDocument/2006/relationships/hyperlink" Target="https://ims.internationalprocessplants.com/inventory/equipment/detail/103823" TargetMode="External"/><Relationship Id="rId26" Type="http://schemas.openxmlformats.org/officeDocument/2006/relationships/hyperlink" Target="https://internationalprocessplants.com/contact/" TargetMode="External"/><Relationship Id="rId25" Type="http://schemas.openxmlformats.org/officeDocument/2006/relationships/hyperlink" Target="https://ims.internationalprocessplants.com/inventory/equipment/detail/36127" TargetMode="External"/><Relationship Id="rId28" Type="http://schemas.openxmlformats.org/officeDocument/2006/relationships/hyperlink" Target="https://ims.internationalprocessplants.com/inventory/equipment/detail/36127" TargetMode="External"/><Relationship Id="rId27" Type="http://schemas.openxmlformats.org/officeDocument/2006/relationships/hyperlink" Target="https://ims.internationalprocessplants.com/inventory/equipment/detail/36127" TargetMode="External"/><Relationship Id="rId29" Type="http://schemas.openxmlformats.org/officeDocument/2006/relationships/hyperlink" Target="https://ims.internationalprocessplants.com/inventory/equipment/double-arm-mixer" TargetMode="External"/><Relationship Id="rId95" Type="http://schemas.openxmlformats.org/officeDocument/2006/relationships/hyperlink" Target="https://ims.internationalprocessplants.com/inventory/equipment/detail/92295" TargetMode="External"/><Relationship Id="rId94" Type="http://schemas.openxmlformats.org/officeDocument/2006/relationships/hyperlink" Target="https://ims.internationalprocessplants.com/inventory/equipment/detail/89444" TargetMode="External"/><Relationship Id="rId97" Type="http://schemas.openxmlformats.org/officeDocument/2006/relationships/hyperlink" Target="https://ims.internationalprocessplants.com/inventory/equipment/detail/92295" TargetMode="External"/><Relationship Id="rId96" Type="http://schemas.openxmlformats.org/officeDocument/2006/relationships/hyperlink" Target="https://internationalprocessplants.com/contact/" TargetMode="External"/><Relationship Id="rId11" Type="http://schemas.openxmlformats.org/officeDocument/2006/relationships/hyperlink" Target="https://ims.internationalprocessplants.com/inventory/equipment/detail/103822" TargetMode="External"/><Relationship Id="rId99" Type="http://schemas.openxmlformats.org/officeDocument/2006/relationships/hyperlink" Target="https://ims.internationalprocessplants.com/inventory/equipment/double-arm-mixer" TargetMode="External"/><Relationship Id="rId10" Type="http://schemas.openxmlformats.org/officeDocument/2006/relationships/hyperlink" Target="https://ims.internationalprocessplants.com/inventory/equipment/detail/36127" TargetMode="External"/><Relationship Id="rId98" Type="http://schemas.openxmlformats.org/officeDocument/2006/relationships/hyperlink" Target="https://ims.internationalprocessplants.com/inventory/equipment/detail/92295" TargetMode="External"/><Relationship Id="rId13" Type="http://schemas.openxmlformats.org/officeDocument/2006/relationships/hyperlink" Target="https://internationalprocessplants.com/contact/" TargetMode="External"/><Relationship Id="rId12" Type="http://schemas.openxmlformats.org/officeDocument/2006/relationships/hyperlink" Target="https://ims.internationalprocessplants.com/inventory/equipment/detail/202135" TargetMode="External"/><Relationship Id="rId91" Type="http://schemas.openxmlformats.org/officeDocument/2006/relationships/hyperlink" Target="https://ims.internationalprocessplants.com/inventory/equipment/detail/89444" TargetMode="External"/><Relationship Id="rId90" Type="http://schemas.openxmlformats.org/officeDocument/2006/relationships/hyperlink" Target="https://ims.internationalprocessplants.com/inventory/equipment/detail/202135" TargetMode="External"/><Relationship Id="rId93" Type="http://schemas.openxmlformats.org/officeDocument/2006/relationships/hyperlink" Target="https://ims.internationalprocessplants.com/inventory/equipment/detail/89444" TargetMode="External"/><Relationship Id="rId92" Type="http://schemas.openxmlformats.org/officeDocument/2006/relationships/hyperlink" Target="https://internationalprocessplants.com/contact/" TargetMode="External"/><Relationship Id="rId15" Type="http://schemas.openxmlformats.org/officeDocument/2006/relationships/hyperlink" Target="https://ims.internationalprocessplants.com/inventory/equipment/detail/202135" TargetMode="External"/><Relationship Id="rId14" Type="http://schemas.openxmlformats.org/officeDocument/2006/relationships/hyperlink" Target="https://ims.internationalprocessplants.com/inventory/equipment/detail/202135" TargetMode="External"/><Relationship Id="rId17" Type="http://schemas.openxmlformats.org/officeDocument/2006/relationships/hyperlink" Target="https://internationalprocessplants.com/contact/" TargetMode="External"/><Relationship Id="rId16" Type="http://schemas.openxmlformats.org/officeDocument/2006/relationships/hyperlink" Target="https://ims.internationalprocessplants.com/inventory/equipment/detail/212417" TargetMode="External"/><Relationship Id="rId19" Type="http://schemas.openxmlformats.org/officeDocument/2006/relationships/hyperlink" Target="https://ims.internationalprocessplants.com/inventory/equipment/detail/212417" TargetMode="External"/><Relationship Id="rId18" Type="http://schemas.openxmlformats.org/officeDocument/2006/relationships/hyperlink" Target="https://ims.internationalprocessplants.com/inventory/equipment/detail/212417" TargetMode="External"/><Relationship Id="rId84" Type="http://schemas.openxmlformats.org/officeDocument/2006/relationships/hyperlink" Target="https://ims.internationalprocessplants.com/inventory/equipment/detail/202706" TargetMode="External"/><Relationship Id="rId83" Type="http://schemas.openxmlformats.org/officeDocument/2006/relationships/hyperlink" Target="https://internationalprocessplants.com/contact/" TargetMode="External"/><Relationship Id="rId86" Type="http://schemas.openxmlformats.org/officeDocument/2006/relationships/hyperlink" Target="https://ims.internationalprocessplants.com/inventory/equipment/double-arm-mixer" TargetMode="External"/><Relationship Id="rId85" Type="http://schemas.openxmlformats.org/officeDocument/2006/relationships/hyperlink" Target="https://ims.internationalprocessplants.com/inventory/equipment/detail/202706" TargetMode="External"/><Relationship Id="rId88" Type="http://schemas.openxmlformats.org/officeDocument/2006/relationships/hyperlink" Target="https://internationalprocessplants.com/contact/" TargetMode="External"/><Relationship Id="rId87" Type="http://schemas.openxmlformats.org/officeDocument/2006/relationships/hyperlink" Target="https://ims.internationalprocessplants.com/inventory/equipment/detail/202135" TargetMode="External"/><Relationship Id="rId89" Type="http://schemas.openxmlformats.org/officeDocument/2006/relationships/hyperlink" Target="https://ims.internationalprocessplants.com/inventory/equipment/detail/202135" TargetMode="External"/><Relationship Id="rId80" Type="http://schemas.openxmlformats.org/officeDocument/2006/relationships/hyperlink" Target="https://ims.internationalprocessplants.com/inventory/equipment/detail/706518" TargetMode="External"/><Relationship Id="rId82" Type="http://schemas.openxmlformats.org/officeDocument/2006/relationships/hyperlink" Target="https://ims.internationalprocessplants.com/inventory/equipment/detail/202706" TargetMode="External"/><Relationship Id="rId81" Type="http://schemas.openxmlformats.org/officeDocument/2006/relationships/hyperlink" Target="https://ims.internationalprocessplants.com/inventory/equipment/detail/7065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103823" TargetMode="External"/><Relationship Id="rId5" Type="http://schemas.openxmlformats.org/officeDocument/2006/relationships/styles" Target="styles.xml"/><Relationship Id="rId6" Type="http://schemas.openxmlformats.org/officeDocument/2006/relationships/hyperlink" Target="https://share.hsforms.com/13ks1A-gSQg-cskssf0Q48w4khb4?quoteobjid=&amp;interest__message__question=I%20am%20interested%20in%20the%20following%20Stock%20Numbers:" TargetMode="External"/><Relationship Id="rId7" Type="http://schemas.openxmlformats.org/officeDocument/2006/relationships/hyperlink" Target="https://ims.internationalprocessplants.com/inventory/equipment/double-arm-mixer" TargetMode="External"/><Relationship Id="rId8" Type="http://schemas.openxmlformats.org/officeDocument/2006/relationships/hyperlink" Target="https://ims.internationalprocessplants.com/inventory/equipment/double-arm-mixer" TargetMode="External"/><Relationship Id="rId73" Type="http://schemas.openxmlformats.org/officeDocument/2006/relationships/hyperlink" Target="https://ims.internationalprocessplants.com/inventory/equipment/double-arm-mixer" TargetMode="External"/><Relationship Id="rId72" Type="http://schemas.openxmlformats.org/officeDocument/2006/relationships/hyperlink" Target="https://ims.internationalprocessplants.com/inventory/equipment/detail/705574" TargetMode="External"/><Relationship Id="rId75" Type="http://schemas.openxmlformats.org/officeDocument/2006/relationships/hyperlink" Target="https://internationalprocessplants.com/contact/" TargetMode="External"/><Relationship Id="rId74" Type="http://schemas.openxmlformats.org/officeDocument/2006/relationships/hyperlink" Target="https://ims.internationalprocessplants.com/inventory/equipment/detail/92295" TargetMode="External"/><Relationship Id="rId77" Type="http://schemas.openxmlformats.org/officeDocument/2006/relationships/hyperlink" Target="https://ims.internationalprocessplants.com/inventory/equipment/detail/92295" TargetMode="External"/><Relationship Id="rId76" Type="http://schemas.openxmlformats.org/officeDocument/2006/relationships/hyperlink" Target="https://ims.internationalprocessplants.com/inventory/equipment/detail/92295" TargetMode="External"/><Relationship Id="rId79" Type="http://schemas.openxmlformats.org/officeDocument/2006/relationships/hyperlink" Target="https://internationalprocessplants.com/contact/" TargetMode="External"/><Relationship Id="rId78" Type="http://schemas.openxmlformats.org/officeDocument/2006/relationships/hyperlink" Target="https://ims.internationalprocessplants.com/inventory/equipment/detail/706518" TargetMode="External"/><Relationship Id="rId71" Type="http://schemas.openxmlformats.org/officeDocument/2006/relationships/hyperlink" Target="https://ims.internationalprocessplants.com/inventory/equipment/detail/705574" TargetMode="External"/><Relationship Id="rId70" Type="http://schemas.openxmlformats.org/officeDocument/2006/relationships/hyperlink" Target="https://internationalprocessplants.com/contact/" TargetMode="External"/><Relationship Id="rId62" Type="http://schemas.openxmlformats.org/officeDocument/2006/relationships/hyperlink" Target="https://internationalprocessplants.com/contact/" TargetMode="External"/><Relationship Id="rId61" Type="http://schemas.openxmlformats.org/officeDocument/2006/relationships/hyperlink" Target="https://ims.internationalprocessplants.com/inventory/equipment/detail/89444" TargetMode="External"/><Relationship Id="rId64" Type="http://schemas.openxmlformats.org/officeDocument/2006/relationships/hyperlink" Target="https://ims.internationalprocessplants.com/inventory/equipment/detail/89444" TargetMode="External"/><Relationship Id="rId63" Type="http://schemas.openxmlformats.org/officeDocument/2006/relationships/hyperlink" Target="https://ims.internationalprocessplants.com/inventory/equipment/detail/89444" TargetMode="External"/><Relationship Id="rId66" Type="http://schemas.openxmlformats.org/officeDocument/2006/relationships/hyperlink" Target="https://internationalprocessplants.com/contact/" TargetMode="External"/><Relationship Id="rId65" Type="http://schemas.openxmlformats.org/officeDocument/2006/relationships/hyperlink" Target="https://ims.internationalprocessplants.com/inventory/equipment/detail/36127" TargetMode="External"/><Relationship Id="rId68" Type="http://schemas.openxmlformats.org/officeDocument/2006/relationships/hyperlink" Target="https://ims.internationalprocessplants.com/inventory/equipment/detail/36127" TargetMode="External"/><Relationship Id="rId67" Type="http://schemas.openxmlformats.org/officeDocument/2006/relationships/hyperlink" Target="https://ims.internationalprocessplants.com/inventory/equipment/detail/36127" TargetMode="External"/><Relationship Id="rId60" Type="http://schemas.openxmlformats.org/officeDocument/2006/relationships/hyperlink" Target="https://ims.internationalprocessplants.com/inventory/equipment/double-arm-mixer" TargetMode="External"/><Relationship Id="rId69" Type="http://schemas.openxmlformats.org/officeDocument/2006/relationships/hyperlink" Target="https://ims.internationalprocessplants.com/inventory/equipment/detail/705574" TargetMode="External"/><Relationship Id="rId51" Type="http://schemas.openxmlformats.org/officeDocument/2006/relationships/hyperlink" Target="https://ims.internationalprocessplants.com/inventory/equipment/detail/103823" TargetMode="External"/><Relationship Id="rId50" Type="http://schemas.openxmlformats.org/officeDocument/2006/relationships/hyperlink" Target="https://ims.internationalprocessplants.com/inventory/equipment/detail/103823" TargetMode="External"/><Relationship Id="rId53" Type="http://schemas.openxmlformats.org/officeDocument/2006/relationships/hyperlink" Target="https://internationalprocessplants.com/contact/" TargetMode="External"/><Relationship Id="rId52" Type="http://schemas.openxmlformats.org/officeDocument/2006/relationships/hyperlink" Target="https://ims.internationalprocessplants.com/inventory/equipment/detail/704850" TargetMode="External"/><Relationship Id="rId55" Type="http://schemas.openxmlformats.org/officeDocument/2006/relationships/hyperlink" Target="https://ims.internationalprocessplants.com/inventory/equipment/detail/704850" TargetMode="External"/><Relationship Id="rId54" Type="http://schemas.openxmlformats.org/officeDocument/2006/relationships/hyperlink" Target="https://ims.internationalprocessplants.com/inventory/equipment/detail/704850" TargetMode="External"/><Relationship Id="rId57" Type="http://schemas.openxmlformats.org/officeDocument/2006/relationships/hyperlink" Target="https://internationalprocessplants.com/contact/" TargetMode="External"/><Relationship Id="rId56" Type="http://schemas.openxmlformats.org/officeDocument/2006/relationships/hyperlink" Target="https://ims.internationalprocessplants.com/inventory/equipment/detail/212412" TargetMode="External"/><Relationship Id="rId59" Type="http://schemas.openxmlformats.org/officeDocument/2006/relationships/hyperlink" Target="https://ims.internationalprocessplants.com/inventory/equipment/detail/212412" TargetMode="External"/><Relationship Id="rId58" Type="http://schemas.openxmlformats.org/officeDocument/2006/relationships/hyperlink" Target="https://ims.internationalprocessplants.com/inventory/equipment/detail/2124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