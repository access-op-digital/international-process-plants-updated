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t0eft6rdo99" w:id="0"/>
      <w:bookmarkEnd w:id="0"/>
      <w:r w:rsidDel="00000000" w:rsidR="00000000" w:rsidRPr="00000000">
        <w:rPr>
          <w:b w:val="1"/>
          <w:bCs w:val="1"/>
          <w:sz w:val="46"/>
          <w:szCs w:val="46"/>
          <w:rtl w:val="0"/>
        </w:rPr>
        <w:t xml:space="preserve">Buy Used Rotary Steam Tube Dryers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rotary steam tube dryers through International Process Plants gives chemical, pharmaceutical, and industrial manufacturers access to Davenport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304L. Available in Used conditions. Buying used rotary steam tube dryers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15,000+ Dryers in Stock | 1980 Established Since | 15 Countries with Offices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7">
      <w:pPr>
        <w:numPr>
          <w:ilvl w:val="0"/>
          <w:numId w:val="2"/>
        </w:numPr>
        <w:spacing w:after="240" w:before="240" w:lineRule="auto"/>
        <w:ind w:left="720" w:hanging="360"/>
      </w:pPr>
      <w:hyperlink r:id="rId9">
        <w:r w:rsidDel="00000000" w:rsidR="00000000" w:rsidRPr="00000000">
          <w:rPr>
            <w:color w:val="1155cc"/>
            <w:u w:val="single"/>
            <w:rtl w:val="0"/>
          </w:rPr>
          <w:t xml:space="preserve">Davenport Stainless Steel 304L -- Used</w:t>
        </w:r>
      </w:hyperlink>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czyiopi5bibl" w:id="1"/>
      <w:bookmarkEnd w:id="1"/>
      <w:r w:rsidDel="00000000" w:rsidR="00000000" w:rsidRPr="00000000">
        <w:rPr>
          <w:b w:val="1"/>
          <w:bCs w:val="1"/>
          <w:sz w:val="34"/>
          <w:szCs w:val="34"/>
          <w:rtl w:val="0"/>
        </w:rPr>
        <w:t xml:space="preserve">Available Rotary Steam Tube Dryers in Stock</w:t>
      </w:r>
    </w:p>
    <w:p w:rsidR="00000000" w:rsidDel="00000000" w:rsidP="00000000" w:rsidRDefault="00000000" w:rsidRPr="00000000" w14:paraId="0000000A">
      <w:pPr>
        <w:spacing w:after="240" w:before="240" w:lineRule="auto"/>
        <w:rPr/>
      </w:pPr>
      <w:r w:rsidDel="00000000" w:rsidR="00000000" w:rsidRPr="00000000">
        <w:rPr>
          <w:rtl w:val="0"/>
        </w:rPr>
        <w:t xml:space="preserve">IPP currently stocks rotary steam tube dryers.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hm06fjsn1ckw" w:id="2"/>
      <w:bookmarkEnd w:id="2"/>
      <w:r w:rsidDel="00000000" w:rsidR="00000000" w:rsidRPr="00000000">
        <w:rPr>
          <w:b w:val="1"/>
          <w:bCs w:val="1"/>
          <w:color w:val="000000"/>
          <w:sz w:val="22"/>
          <w:szCs w:val="22"/>
          <w:rtl w:val="0"/>
        </w:rPr>
        <w:t xml:space="preserve">[In Stock] Davenport Stainless Steel 304L (</w:t>
      </w:r>
      <w:hyperlink r:id="rId10">
        <w:r w:rsidDel="00000000" w:rsidR="00000000" w:rsidRPr="00000000">
          <w:rPr>
            <w:b w:val="1"/>
            <w:bCs w:val="1"/>
            <w:color w:val="1155cc"/>
            <w:sz w:val="22"/>
            <w:szCs w:val="22"/>
            <w:u w:val="single"/>
            <w:rtl w:val="0"/>
          </w:rPr>
          <w:t xml:space="preserve">IPP# 212738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Used Davenport Stainless Steel 304L dryer-rotary steam tube.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Temperature: 204.4 °C (400 °F)</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Material: Stainless Steel 304L</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Manufacturer and Model: Davenport 12x65</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Diameter: 3,650 mm (144 in) x Length: 19,800 mm (780 in)</w:t>
      </w:r>
    </w:p>
    <w:p w:rsidR="00000000" w:rsidDel="00000000" w:rsidP="00000000" w:rsidRDefault="00000000" w:rsidRPr="00000000" w14:paraId="00000012">
      <w:pPr>
        <w:spacing w:after="240" w:before="240" w:lineRule="auto"/>
        <w:rPr>
          <w:color w:val="1155cc"/>
          <w:u w:val="single"/>
        </w:rPr>
      </w:pPr>
      <w:hyperlink r:id="rId11">
        <w:r w:rsidDel="00000000" w:rsidR="00000000" w:rsidRPr="00000000">
          <w:rPr>
            <w:color w:val="1155cc"/>
            <w:u w:val="single"/>
            <w:rtl w:val="0"/>
          </w:rPr>
          <w:t xml:space="preserve">Request Specs</w:t>
        </w:r>
      </w:hyperlink>
      <w:r w:rsidDel="00000000" w:rsidR="00000000" w:rsidRPr="00000000">
        <w:rPr>
          <w:rtl w:val="0"/>
        </w:rPr>
        <w:t xml:space="preserve">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View IPP# 212738</w:t>
        </w:r>
      </w:hyperlink>
      <w:r w:rsidDel="00000000" w:rsidR="00000000" w:rsidRPr="00000000">
        <w:rPr>
          <w:rtl w:val="0"/>
        </w:rPr>
      </w:r>
    </w:p>
    <w:p w:rsidR="00000000" w:rsidDel="00000000" w:rsidP="00000000" w:rsidRDefault="00000000" w:rsidRPr="00000000" w14:paraId="00000013">
      <w:pPr>
        <w:spacing w:after="240" w:before="240" w:lineRule="auto"/>
        <w:rPr>
          <w:color w:val="1155cc"/>
          <w:u w:val="single"/>
        </w:rPr>
      </w:pPr>
      <w:hyperlink r:id="rId14">
        <w:r w:rsidDel="00000000" w:rsidR="00000000" w:rsidRPr="00000000">
          <w:rPr>
            <w:color w:val="1155cc"/>
            <w:u w:val="single"/>
            <w:rtl w:val="0"/>
          </w:rPr>
          <w:t xml:space="preserve">Browse All Rotary Steam Tube Dryers on IMS</w:t>
        </w:r>
      </w:hyperlink>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bgiypsnconl1" w:id="3"/>
      <w:bookmarkEnd w:id="3"/>
      <w:r w:rsidDel="00000000" w:rsidR="00000000" w:rsidRPr="00000000">
        <w:rPr>
          <w:b w:val="1"/>
          <w:bCs w:val="1"/>
          <w:sz w:val="34"/>
          <w:szCs w:val="34"/>
          <w:rtl w:val="0"/>
        </w:rPr>
        <w:t xml:space="preserve">Buy Used Rotary Steam Tube Dryers for Sale by Manufacturer</w:t>
      </w:r>
    </w:p>
    <w:p w:rsidR="00000000" w:rsidDel="00000000" w:rsidP="00000000" w:rsidRDefault="00000000" w:rsidRPr="00000000" w14:paraId="00000016">
      <w:pPr>
        <w:spacing w:after="240" w:before="240" w:lineRule="auto"/>
        <w:rPr/>
      </w:pPr>
      <w:r w:rsidDel="00000000" w:rsidR="00000000" w:rsidRPr="00000000">
        <w:rPr>
          <w:rtl w:val="0"/>
        </w:rPr>
        <w:t xml:space="preserve">IPP stocks rotary steam tube dryers from Davenport</w:t>
      </w:r>
      <w:ins w:author="Scott Phillips" w:id="0" w:date="2026-04-21T18:24:08Z">
        <w:r w:rsidDel="00000000" w:rsidR="00000000" w:rsidRPr="00000000">
          <w:rPr>
            <w:rtl w:val="0"/>
          </w:rPr>
          <w:t xml:space="preserve"> and others</w:t>
        </w:r>
      </w:ins>
      <w:r w:rsidDel="00000000" w:rsidR="00000000" w:rsidRPr="00000000">
        <w:rPr>
          <w:rtl w:val="0"/>
        </w:rPr>
        <w:t xml:space="preserve">. </w:t>
      </w:r>
      <w:del w:author="Scott Phillips" w:id="1" w:date="2026-04-21T18:24:46Z">
        <w:r w:rsidDel="00000000" w:rsidR="00000000" w:rsidRPr="00000000">
          <w:rPr>
            <w:rtl w:val="0"/>
          </w:rPr>
          <w:delText xml:space="preserve">Buying from the original equipment manufacturer helps ensure compatibility with existing plant infrastructure, replacement parts, and operator familiarity.</w:delText>
        </w:r>
      </w:del>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iokgl1y57h" w:id="4"/>
      <w:bookmarkEnd w:id="4"/>
      <w:r w:rsidDel="00000000" w:rsidR="00000000" w:rsidRPr="00000000">
        <w:rPr>
          <w:b w:val="1"/>
          <w:bCs w:val="1"/>
          <w:color w:val="000000"/>
          <w:sz w:val="26"/>
          <w:szCs w:val="26"/>
          <w:rtl w:val="0"/>
        </w:rPr>
        <w:t xml:space="preserve">Buy Used Davenport Rotary Steam Tube Dryers for Sale</w:t>
      </w:r>
    </w:p>
    <w:p w:rsidR="00000000" w:rsidDel="00000000" w:rsidP="00000000" w:rsidRDefault="00000000" w:rsidRPr="00000000" w14:paraId="00000018">
      <w:pPr>
        <w:spacing w:after="240" w:before="240" w:lineRule="auto"/>
        <w:rPr/>
      </w:pPr>
      <w:r w:rsidDel="00000000" w:rsidR="00000000" w:rsidRPr="00000000">
        <w:rPr>
          <w:rtl w:val="0"/>
        </w:rPr>
        <w:t xml:space="preserve">Davenport is </w:t>
      </w:r>
      <w:ins w:author="Scott Phillips" w:id="2" w:date="2026-04-21T18:25:02Z">
        <w:r w:rsidDel="00000000" w:rsidR="00000000" w:rsidRPr="00000000">
          <w:rPr>
            <w:rtl w:val="0"/>
          </w:rPr>
          <w:t xml:space="preserve">one of the </w:t>
        </w:r>
      </w:ins>
      <w:del w:author="Scott Phillips" w:id="2" w:date="2026-04-21T18:25:02Z">
        <w:r w:rsidDel="00000000" w:rsidR="00000000" w:rsidRPr="00000000">
          <w:rPr>
            <w:rtl w:val="0"/>
          </w:rPr>
          <w:delText xml:space="preserve">the sole</w:delText>
        </w:r>
      </w:del>
      <w:r w:rsidDel="00000000" w:rsidR="00000000" w:rsidRPr="00000000">
        <w:rPr>
          <w:rtl w:val="0"/>
        </w:rPr>
        <w:t xml:space="preserve"> manufacturer</w:t>
      </w:r>
      <w:ins w:author="Scott Phillips" w:id="3" w:date="2026-04-21T18:25:12Z">
        <w:r w:rsidDel="00000000" w:rsidR="00000000" w:rsidRPr="00000000">
          <w:rPr>
            <w:rtl w:val="0"/>
          </w:rPr>
          <w:t xml:space="preserve">s</w:t>
        </w:r>
      </w:ins>
      <w:r w:rsidDel="00000000" w:rsidR="00000000" w:rsidRPr="00000000">
        <w:rPr>
          <w:rtl w:val="0"/>
        </w:rPr>
        <w:t xml:space="preserve"> represented in IPP's rotary steam tube dryer inventory. Th</w:t>
      </w:r>
      <w:ins w:author="Scott Phillips" w:id="4" w:date="2026-04-21T18:25:20Z">
        <w:r w:rsidDel="00000000" w:rsidR="00000000" w:rsidRPr="00000000">
          <w:rPr>
            <w:rtl w:val="0"/>
          </w:rPr>
          <w:t xml:space="preserve">is</w:t>
        </w:r>
      </w:ins>
      <w:del w:author="Scott Phillips" w:id="4" w:date="2026-04-21T18:25:20Z">
        <w:r w:rsidDel="00000000" w:rsidR="00000000" w:rsidRPr="00000000">
          <w:rPr>
            <w:rtl w:val="0"/>
          </w:rPr>
          <w:delText xml:space="preserve">e</w:delText>
        </w:r>
      </w:del>
      <w:r w:rsidDel="00000000" w:rsidR="00000000" w:rsidRPr="00000000">
        <w:rPr>
          <w:rtl w:val="0"/>
        </w:rPr>
        <w:t xml:space="preserve"> available unit is a Model 12x65 in used condition with stainless steel 304L construction.</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sd67qzifvqbt" w:id="5"/>
      <w:bookmarkEnd w:id="5"/>
      <w:r w:rsidDel="00000000" w:rsidR="00000000" w:rsidRPr="00000000">
        <w:rPr>
          <w:b w:val="1"/>
          <w:bCs w:val="1"/>
          <w:color w:val="000000"/>
          <w:sz w:val="22"/>
          <w:szCs w:val="22"/>
          <w:rtl w:val="0"/>
        </w:rPr>
        <w:t xml:space="preserve">[Davenport 12x65] Davenport 12x65 — 397.2 m² </w:t>
      </w:r>
      <w:r w:rsidDel="00000000" w:rsidR="00000000" w:rsidRPr="00000000">
        <w:rPr>
          <w:b w:val="1"/>
          <w:bCs w:val="1"/>
          <w:color w:val="000000"/>
          <w:sz w:val="22"/>
          <w:szCs w:val="22"/>
          <w:rtl w:val="0"/>
        </w:rPr>
        <w:t xml:space="preserve">(4,300 ft²)</w:t>
      </w:r>
      <w:r w:rsidDel="00000000" w:rsidR="00000000" w:rsidRPr="00000000">
        <w:rPr>
          <w:b w:val="1"/>
          <w:bCs w:val="1"/>
          <w:color w:val="000000"/>
          <w:sz w:val="22"/>
          <w:szCs w:val="22"/>
          <w:rtl w:val="0"/>
        </w:rPr>
        <w:t xml:space="preserve"> Heat Transfer (</w:t>
      </w:r>
      <w:hyperlink r:id="rId15">
        <w:r w:rsidDel="00000000" w:rsidR="00000000" w:rsidRPr="00000000">
          <w:rPr>
            <w:b w:val="1"/>
            <w:bCs w:val="1"/>
            <w:color w:val="1155cc"/>
            <w:sz w:val="22"/>
            <w:szCs w:val="22"/>
            <w:u w:val="single"/>
            <w:rtl w:val="0"/>
          </w:rPr>
          <w:t xml:space="preserve">IPP# 212738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Used Davenport 12x65 stainless steel 304L rotary steam tube dryer with 397.2 m² (4,300 ft²) heat transfer surface area and 216 tubes rated to 12.1 bar (175 psi).</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Material: Stainless Steel 304L</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Heat Transfer Surface Area: 397.2 m² (4,300 ft²) heat transfer area</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Diameter: 3,650 mm (144 in) diameter</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Number of Tubes: 216 tubes</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Tube Pressure: 12.1 bar (175 psi) tube pressure</w:t>
      </w:r>
    </w:p>
    <w:p w:rsidR="00000000" w:rsidDel="00000000" w:rsidP="00000000" w:rsidRDefault="00000000" w:rsidRPr="00000000" w14:paraId="00000020">
      <w:pPr>
        <w:spacing w:after="240" w:before="240" w:lineRule="auto"/>
        <w:rPr>
          <w:color w:val="1155cc"/>
          <w:u w:val="single"/>
        </w:rPr>
      </w:pPr>
      <w:hyperlink r:id="rId16">
        <w:r w:rsidDel="00000000" w:rsidR="00000000" w:rsidRPr="00000000">
          <w:rPr>
            <w:color w:val="1155cc"/>
            <w:u w:val="single"/>
            <w:rtl w:val="0"/>
          </w:rPr>
          <w:t xml:space="preserve">Request Specs</w:t>
        </w:r>
      </w:hyperlink>
      <w:r w:rsidDel="00000000" w:rsidR="00000000" w:rsidRPr="00000000">
        <w:rPr>
          <w:rtl w:val="0"/>
        </w:rPr>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View IPP# 212738</w:t>
        </w:r>
      </w:hyperlink>
      <w:r w:rsidDel="00000000" w:rsidR="00000000" w:rsidRPr="00000000">
        <w:rPr>
          <w:rtl w:val="0"/>
        </w:rPr>
      </w:r>
    </w:p>
    <w:p w:rsidR="00000000" w:rsidDel="00000000" w:rsidP="00000000" w:rsidRDefault="00000000" w:rsidRPr="00000000" w14:paraId="00000021">
      <w:pPr>
        <w:spacing w:after="240" w:before="240" w:lineRule="auto"/>
        <w:rPr>
          <w:color w:val="1155cc"/>
          <w:u w:val="single"/>
        </w:rPr>
      </w:pPr>
      <w:hyperlink r:id="rId19">
        <w:r w:rsidDel="00000000" w:rsidR="00000000" w:rsidRPr="00000000">
          <w:rPr>
            <w:color w:val="1155cc"/>
            <w:u w:val="single"/>
            <w:rtl w:val="0"/>
          </w:rPr>
          <w:t xml:space="preserve">Browse All Davenport Rotary Steam Tube Dryers in Stock</w:t>
        </w:r>
      </w:hyperlink>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104zk8qflfee" w:id="6"/>
      <w:bookmarkEnd w:id="6"/>
      <w:r w:rsidDel="00000000" w:rsidR="00000000" w:rsidRPr="00000000">
        <w:rPr>
          <w:b w:val="1"/>
          <w:bCs w:val="1"/>
          <w:sz w:val="34"/>
          <w:szCs w:val="34"/>
          <w:rtl w:val="0"/>
        </w:rPr>
        <w:t xml:space="preserve">Buy Used Rotary Steam Tube Dryers for Sale by Condition</w:t>
      </w:r>
    </w:p>
    <w:p w:rsidR="00000000" w:rsidDel="00000000" w:rsidP="00000000" w:rsidRDefault="00000000" w:rsidRPr="00000000" w14:paraId="00000024">
      <w:pPr>
        <w:spacing w:after="240" w:before="240" w:lineRule="auto"/>
        <w:rPr/>
      </w:pPr>
      <w:r w:rsidDel="00000000" w:rsidR="00000000" w:rsidRPr="00000000">
        <w:rPr>
          <w:rtl w:val="0"/>
        </w:rPr>
        <w:t xml:space="preserve">IPP stocks rotary steam tube dryers in used condition. Choose the condition that matches your budget, timeline, and performance requirements.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74k2cusr9rf" w:id="7"/>
      <w:bookmarkEnd w:id="7"/>
      <w:r w:rsidDel="00000000" w:rsidR="00000000" w:rsidRPr="00000000">
        <w:rPr>
          <w:b w:val="1"/>
          <w:bCs w:val="1"/>
          <w:color w:val="000000"/>
          <w:sz w:val="26"/>
          <w:szCs w:val="26"/>
          <w:rtl w:val="0"/>
        </w:rPr>
        <w:t xml:space="preserve">Buy Used Rotary Steam Tube Dryers for Sale</w:t>
      </w:r>
    </w:p>
    <w:p w:rsidR="00000000" w:rsidDel="00000000" w:rsidP="00000000" w:rsidRDefault="00000000" w:rsidRPr="00000000" w14:paraId="00000026">
      <w:pPr>
        <w:spacing w:after="240" w:before="240" w:lineRule="auto"/>
        <w:rPr/>
      </w:pPr>
      <w:r w:rsidDel="00000000" w:rsidR="00000000" w:rsidRPr="00000000">
        <w:rPr>
          <w:rtl w:val="0"/>
        </w:rPr>
        <w:t xml:space="preserve">Good used rotary steam tube dryers are available in IPP's inventory. These units were previously installed in production service, inspected on intake, and are offered as-is at significant savings versus buying new while retaining OEM construction and performance characteristics.</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qx5hyxvv6uay" w:id="8"/>
      <w:bookmarkEnd w:id="8"/>
      <w:r w:rsidDel="00000000" w:rsidR="00000000" w:rsidRPr="00000000">
        <w:rPr>
          <w:b w:val="1"/>
          <w:bCs w:val="1"/>
          <w:color w:val="000000"/>
          <w:sz w:val="22"/>
          <w:szCs w:val="22"/>
          <w:rtl w:val="0"/>
        </w:rPr>
        <w:t xml:space="preserve">Used Davenport 12x65 — SS 304L (</w:t>
      </w:r>
      <w:hyperlink r:id="rId20">
        <w:r w:rsidDel="00000000" w:rsidR="00000000" w:rsidRPr="00000000">
          <w:rPr>
            <w:b w:val="1"/>
            <w:bCs w:val="1"/>
            <w:color w:val="1155cc"/>
            <w:sz w:val="22"/>
            <w:szCs w:val="22"/>
            <w:u w:val="single"/>
            <w:rtl w:val="0"/>
          </w:rPr>
          <w:t xml:space="preserve">IPP# 212738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Used Davenport 12x65 stainless steel 304L rotary steam tube dryer with 19,800 mm (780 in) length and 204.4 °C (400 °F) operating temperature.</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Material: Stainless Steel 304L</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Length: 19,800 mm (780 in) length</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Temperature: 204.4 °C (400 °F) temperature</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Tube Surface Area: 1,350 m² (14,300 ft²) tube surface area</w:t>
      </w:r>
    </w:p>
    <w:p w:rsidR="00000000" w:rsidDel="00000000" w:rsidP="00000000" w:rsidRDefault="00000000" w:rsidRPr="00000000" w14:paraId="0000002E">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212738</w:t>
        </w:r>
      </w:hyperlink>
      <w:r w:rsidDel="00000000" w:rsidR="00000000" w:rsidRPr="00000000">
        <w:rPr>
          <w:rtl w:val="0"/>
        </w:rPr>
      </w:r>
    </w:p>
    <w:p w:rsidR="00000000" w:rsidDel="00000000" w:rsidP="00000000" w:rsidRDefault="00000000" w:rsidRPr="00000000" w14:paraId="0000002F">
      <w:pPr>
        <w:spacing w:after="240" w:before="240" w:lineRule="auto"/>
        <w:rPr>
          <w:color w:val="1155cc"/>
          <w:u w:val="single"/>
        </w:rPr>
      </w:pPr>
      <w:hyperlink r:id="rId24">
        <w:r w:rsidDel="00000000" w:rsidR="00000000" w:rsidRPr="00000000">
          <w:rPr>
            <w:color w:val="1155cc"/>
            <w:u w:val="single"/>
            <w:rtl w:val="0"/>
          </w:rPr>
          <w:t xml:space="preserve">Browse All Used Rotary Steam Tube Dryers in Stock</w:t>
        </w:r>
      </w:hyperlink>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8np0vjnyduti" w:id="9"/>
      <w:bookmarkEnd w:id="9"/>
      <w:r w:rsidDel="00000000" w:rsidR="00000000" w:rsidRPr="00000000">
        <w:rPr>
          <w:b w:val="1"/>
          <w:bCs w:val="1"/>
          <w:sz w:val="34"/>
          <w:szCs w:val="34"/>
          <w:rtl w:val="0"/>
        </w:rPr>
        <w:t xml:space="preserve">Ready to Buy a Used Rotary Steam Tube Dryer?</w:t>
      </w:r>
    </w:p>
    <w:p w:rsidR="00000000" w:rsidDel="00000000" w:rsidP="00000000" w:rsidRDefault="00000000" w:rsidRPr="00000000" w14:paraId="00000032">
      <w:pPr>
        <w:spacing w:after="240" w:before="240" w:lineRule="auto"/>
        <w:rPr/>
      </w:pPr>
      <w:r w:rsidDel="00000000" w:rsidR="00000000" w:rsidRPr="00000000">
        <w:rPr>
          <w:rtl w:val="0"/>
        </w:rPr>
        <w:t xml:space="preserve">Tell us your specifications and requirements. Our team will match your needs against current rotary steam tube dryers inventory and provide a detailed quote.</w:t>
      </w:r>
    </w:p>
    <w:p w:rsidR="00000000" w:rsidDel="00000000" w:rsidP="00000000" w:rsidRDefault="00000000" w:rsidRPr="00000000" w14:paraId="00000033">
      <w:pPr>
        <w:spacing w:after="240" w:before="240" w:lineRule="auto"/>
        <w:rPr>
          <w:color w:val="1155cc"/>
          <w:u w:val="single"/>
        </w:rPr>
      </w:pPr>
      <w:hyperlink r:id="rId25">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e8i7fne8f92s" w:id="10"/>
      <w:bookmarkEnd w:id="10"/>
      <w:r w:rsidDel="00000000" w:rsidR="00000000" w:rsidRPr="00000000">
        <w:rPr>
          <w:b w:val="1"/>
          <w:bCs w:val="1"/>
          <w:sz w:val="34"/>
          <w:szCs w:val="34"/>
          <w:rtl w:val="0"/>
        </w:rPr>
        <w:t xml:space="preserve">Buying Used Rotary Steam Tube Dryers vs Buying New</w:t>
      </w:r>
    </w:p>
    <w:p w:rsidR="00000000" w:rsidDel="00000000" w:rsidP="00000000" w:rsidRDefault="00000000" w:rsidRPr="00000000" w14:paraId="00000036">
      <w:pPr>
        <w:spacing w:after="240" w:before="240" w:lineRule="auto"/>
        <w:rPr/>
      </w:pPr>
      <w:r w:rsidDel="00000000" w:rsidR="00000000" w:rsidRPr="00000000">
        <w:rPr>
          <w:rtl w:val="0"/>
        </w:rPr>
        <w:t xml:space="preserve">Buying used rotary steam tube dryers from IPP can save up to 50% of capital and 90% of lead time versus buying new. Here is how used and new rotary steam tube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757.955271565495"/>
        <w:gridCol w:w="3384.1533546325877"/>
        <w:tblGridChange w:id="0">
          <w:tblGrid>
            <w:gridCol w:w="2217.891373801917"/>
            <w:gridCol w:w="3757.955271565495"/>
            <w:gridCol w:w="3384.15335463258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Extended lead times (new fabrication)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Stainless Steel 304L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Davenport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New raw material consumption</w:t>
            </w:r>
          </w:p>
        </w:tc>
      </w:tr>
    </w:tbl>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j21zfszvqbh" w:id="11"/>
      <w:bookmarkEnd w:id="11"/>
      <w:r w:rsidDel="00000000" w:rsidR="00000000" w:rsidRPr="00000000">
        <w:rPr>
          <w:b w:val="1"/>
          <w:bCs w:val="1"/>
          <w:sz w:val="34"/>
          <w:szCs w:val="34"/>
          <w:rtl w:val="0"/>
        </w:rPr>
        <w:t xml:space="preserve">Advantages of Buying Used Rotary Steam Tube Dryers from IPP</w:t>
      </w:r>
    </w:p>
    <w:p w:rsidR="00000000" w:rsidDel="00000000" w:rsidP="00000000" w:rsidRDefault="00000000" w:rsidRPr="00000000" w14:paraId="0000004B">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rotary steam tube dryers ready for your process.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kde629tubux5" w:id="12"/>
      <w:bookmarkEnd w:id="12"/>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4D">
      <w:pPr>
        <w:spacing w:after="240" w:before="240" w:lineRule="auto"/>
        <w:rPr/>
      </w:pPr>
      <w:r w:rsidDel="00000000" w:rsidR="00000000" w:rsidRPr="00000000">
        <w:rPr>
          <w:rtl w:val="0"/>
        </w:rPr>
        <w:t xml:space="preserve">Buying used rotary steam tube dryers from IPP can save up to 50% of capital and 90% of lead time versus buying new.</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cyqa6w5ni24" w:id="13"/>
      <w:bookmarkEnd w:id="13"/>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4F">
      <w:pPr>
        <w:spacing w:after="240" w:before="240" w:lineRule="auto"/>
        <w:rPr/>
      </w:pPr>
      <w:r w:rsidDel="00000000" w:rsidR="00000000" w:rsidRPr="00000000">
        <w:rPr>
          <w:rtl w:val="0"/>
        </w:rPr>
        <w:t xml:space="preserve">In-stock rotary steam tube dryers from IPP are ready to ship. IPP's GPS subsidiary also provides custom fabricated new equipment with 12–16 week average delivery.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erdslh9f1bqj" w:id="14"/>
      <w:bookmarkEnd w:id="14"/>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51">
      <w:pPr>
        <w:spacing w:after="240" w:before="240" w:lineRule="auto"/>
        <w:rPr/>
      </w:pPr>
      <w:r w:rsidDel="00000000" w:rsidR="00000000" w:rsidRPr="00000000">
        <w:rPr>
          <w:rtl w:val="0"/>
        </w:rPr>
        <w:t xml:space="preserve">IPP stocks rotary steam tube dryers from Davenport and other manufacturers. Every unit is an original OEM product with traceable provenance.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c5gjypmd6pgz" w:id="15"/>
      <w:bookmarkEnd w:id="15"/>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53">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4qviuuk11s4" w:id="16"/>
      <w:bookmarkEnd w:id="16"/>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55">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4eg05nw1rtf" w:id="17"/>
      <w:bookmarkEnd w:id="17"/>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57">
      <w:pPr>
        <w:spacing w:after="240" w:before="240" w:lineRule="auto"/>
        <w:rPr/>
      </w:pPr>
      <w:r w:rsidDel="00000000" w:rsidR="00000000" w:rsidRPr="00000000">
        <w:rPr>
          <w:rtl w:val="0"/>
        </w:rPr>
        <w:t xml:space="preserve">IPP stocks rotary steam tube dryers across a wide range of specifications to match your process requirements.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2hqtlws4jtq2" w:id="18"/>
      <w:bookmarkEnd w:id="18"/>
      <w:r w:rsidDel="00000000" w:rsidR="00000000" w:rsidRPr="00000000">
        <w:rPr>
          <w:b w:val="1"/>
          <w:bCs w:val="1"/>
          <w:sz w:val="34"/>
          <w:szCs w:val="34"/>
          <w:rtl w:val="0"/>
        </w:rPr>
        <w:t xml:space="preserve">How Buying a Used Rotary Steam Tube Dryer Works</w:t>
      </w:r>
    </w:p>
    <w:p w:rsidR="00000000" w:rsidDel="00000000" w:rsidP="00000000" w:rsidRDefault="00000000" w:rsidRPr="00000000" w14:paraId="0000005A">
      <w:pPr>
        <w:spacing w:after="240" w:before="240" w:lineRule="auto"/>
        <w:rPr/>
      </w:pPr>
      <w:r w:rsidDel="00000000" w:rsidR="00000000" w:rsidRPr="00000000">
        <w:rPr>
          <w:rtl w:val="0"/>
        </w:rPr>
        <w:t xml:space="preserve">The process of purchasing used rotary steam tube dryers from IPP follows five steps, from specification to delivery.</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2idcve801nfz" w:id="19"/>
      <w:bookmarkEnd w:id="19"/>
      <w:r w:rsidDel="00000000" w:rsidR="00000000" w:rsidRPr="00000000">
        <w:rPr>
          <w:b w:val="1"/>
          <w:bCs w:val="1"/>
          <w:sz w:val="34"/>
          <w:szCs w:val="34"/>
          <w:rtl w:val="0"/>
        </w:rPr>
        <w:t xml:space="preserve">Industries That Buy Used Rotary Steam Tube Dryers</w:t>
      </w:r>
    </w:p>
    <w:p w:rsidR="00000000" w:rsidDel="00000000" w:rsidP="00000000" w:rsidRDefault="00000000" w:rsidRPr="00000000" w14:paraId="00000062">
      <w:pPr>
        <w:spacing w:after="240" w:before="240" w:lineRule="auto"/>
        <w:rPr/>
      </w:pPr>
      <w:r w:rsidDel="00000000" w:rsidR="00000000" w:rsidRPr="00000000">
        <w:rPr>
          <w:rtl w:val="0"/>
        </w:rPr>
        <w:t xml:space="preserve">IPP supplies used rotary steam tube dryers to manufacturers across multiple process industries worldwide.</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06A">
      <w:pPr>
        <w:numPr>
          <w:ilvl w:val="0"/>
          <w:numId w:val="7"/>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3gksxatw9ki9" w:id="20"/>
      <w:bookmarkEnd w:id="20"/>
      <w:r w:rsidDel="00000000" w:rsidR="00000000" w:rsidRPr="00000000">
        <w:rPr>
          <w:b w:val="1"/>
          <w:bCs w:val="1"/>
          <w:sz w:val="34"/>
          <w:szCs w:val="34"/>
          <w:rtl w:val="0"/>
        </w:rPr>
        <w:t xml:space="preserve">Frequently Asked Questions About Buying Used Rotary Steam Tube Dryers</w:t>
      </w:r>
    </w:p>
    <w:p w:rsidR="00000000" w:rsidDel="00000000" w:rsidP="00000000" w:rsidRDefault="00000000" w:rsidRPr="00000000" w14:paraId="0000006D">
      <w:pPr>
        <w:spacing w:after="240" w:before="240" w:lineRule="auto"/>
        <w:rPr/>
      </w:pPr>
      <w:r w:rsidDel="00000000" w:rsidR="00000000" w:rsidRPr="00000000">
        <w:rPr>
          <w:rtl w:val="0"/>
        </w:rPr>
        <w:t xml:space="preserve">Answers to the most common questions from procurement and operations teams evaluating used rotary steam tube dryers.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Q: How many rotary steam tube dryers does IPP have in stock?</w:t>
        <w:br w:type="textWrapping"/>
      </w:r>
      <w:r w:rsidDel="00000000" w:rsidR="00000000" w:rsidRPr="00000000">
        <w:rPr>
          <w:rtl w:val="0"/>
        </w:rPr>
        <w:t xml:space="preserve">A: IPP stocks rotary steam tube dryers from Davenport and other manufacturers. Available in Stainless Steel 304L construction. Browse the IMS inventory for current availability.</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Q: What condition grades are available for used rotary steam tube dryers?</w:t>
        <w:br w:type="textWrapping"/>
      </w:r>
      <w:r w:rsidDel="00000000" w:rsidR="00000000" w:rsidRPr="00000000">
        <w:rPr>
          <w:rtl w:val="0"/>
        </w:rPr>
        <w:t xml:space="preserve">A: </w:t>
      </w:r>
      <w:r w:rsidDel="00000000" w:rsidR="00000000" w:rsidRPr="00000000">
        <w:rPr>
          <w:rtl w:val="0"/>
        </w:rPr>
        <w:t xml:space="preserve">IPP stocks rotary steam tube dryers in one condition: Used. </w:t>
      </w:r>
      <w:r w:rsidDel="00000000" w:rsidR="00000000" w:rsidRPr="00000000">
        <w:rPr>
          <w:rtl w:val="0"/>
        </w:rPr>
        <w:t xml:space="preserve">Browse the current inventory for available condition options.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Q: Does IPP sell new rotary steam tube dryers as well as used?</w:t>
        <w:br w:type="textWrapping"/>
      </w:r>
      <w:r w:rsidDel="00000000" w:rsidR="00000000" w:rsidRPr="00000000">
        <w:rPr>
          <w:rtl w:val="0"/>
        </w:rPr>
        <w:t xml:space="preserve">A: Yes. IPP stocks new rotary steam tube dryers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rotary steam tube dryers in Stainless Steel 304L construction. Contact IPP to discuss material requirements for your application.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Q: What manufacturers of rotary steam tube dryers does IPP stock?</w:t>
        <w:br w:type="textWrapping"/>
      </w:r>
      <w:r w:rsidDel="00000000" w:rsidR="00000000" w:rsidRPr="00000000">
        <w:rPr>
          <w:rtl w:val="0"/>
        </w:rPr>
        <w:t xml:space="preserve">A: IPP stocks rotary steam tube dryers from Davenport and other manufacturers. Browse the current inventory to see available manufacturers.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Q: How much can I save buying used rotary steam tube dryers versus new?</w:t>
        <w:br w:type="textWrapping"/>
      </w:r>
      <w:r w:rsidDel="00000000" w:rsidR="00000000" w:rsidRPr="00000000">
        <w:rPr>
          <w:rtl w:val="0"/>
        </w:rPr>
        <w:t xml:space="preserve">A: Buying used rotary steam tube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Q: How long does it take to receive rotary steam tube dryers from IPP?</w:t>
        <w:br w:type="textWrapping"/>
      </w:r>
      <w:r w:rsidDel="00000000" w:rsidR="00000000" w:rsidRPr="00000000">
        <w:rPr>
          <w:rtl w:val="0"/>
        </w:rPr>
        <w:t xml:space="preserve">A: In-stock rotary steam tube dryers are ready to ship. IPP's GPS subsidiary provides new custom fabricated equipment with 12–16 week average delivery. IPP ships from offices in 15 countries worldwide.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5z4e76w23pc2" w:id="21"/>
      <w:bookmarkEnd w:id="21"/>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78">
      <w:pPr>
        <w:spacing w:after="240" w:before="240" w:lineRule="auto"/>
        <w:rPr/>
      </w:pPr>
      <w:r w:rsidDel="00000000" w:rsidR="00000000" w:rsidRPr="00000000">
        <w:rPr>
          <w:rtl w:val="0"/>
        </w:rPr>
        <w:t xml:space="preserve">In addition to rotary steam tube dryers, IPP stocks equipment across multiple categories for complete process solutions.</w:t>
      </w:r>
    </w:p>
    <w:p w:rsidR="00000000" w:rsidDel="00000000" w:rsidP="00000000" w:rsidRDefault="00000000" w:rsidRPr="00000000" w14:paraId="00000079">
      <w:pPr>
        <w:numPr>
          <w:ilvl w:val="0"/>
          <w:numId w:val="4"/>
        </w:numPr>
        <w:spacing w:after="0" w:afterAutospacing="0" w:before="240" w:lineRule="auto"/>
        <w:ind w:left="720" w:hanging="360"/>
      </w:pPr>
      <w:hyperlink r:id="rId26">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07A">
      <w:pPr>
        <w:numPr>
          <w:ilvl w:val="0"/>
          <w:numId w:val="4"/>
        </w:numPr>
        <w:spacing w:after="0" w:afterAutospacing="0" w:before="0" w:beforeAutospacing="0" w:lineRule="auto"/>
        <w:ind w:left="720" w:hanging="360"/>
      </w:pPr>
      <w:hyperlink r:id="rId27">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07B">
      <w:pPr>
        <w:numPr>
          <w:ilvl w:val="0"/>
          <w:numId w:val="4"/>
        </w:numPr>
        <w:spacing w:after="240" w:before="0" w:beforeAutospacing="0" w:lineRule="auto"/>
        <w:ind w:left="720" w:hanging="360"/>
      </w:pPr>
      <w:hyperlink r:id="rId28">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5tnf4g7e7lrv" w:id="22"/>
      <w:bookmarkEnd w:id="22"/>
      <w:r w:rsidDel="00000000" w:rsidR="00000000" w:rsidRPr="00000000">
        <w:rPr>
          <w:b w:val="1"/>
          <w:bCs w:val="1"/>
          <w:color w:val="000000"/>
          <w:sz w:val="26"/>
          <w:szCs w:val="26"/>
          <w:rtl w:val="0"/>
        </w:rPr>
        <w:t xml:space="preserve">Looking for New Rotary Steam Tube Dryers?</w:t>
      </w:r>
    </w:p>
    <w:p w:rsidR="00000000" w:rsidDel="00000000" w:rsidP="00000000" w:rsidRDefault="00000000" w:rsidRPr="00000000" w14:paraId="0000007E">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7F">
      <w:pPr>
        <w:spacing w:after="240" w:before="240" w:lineRule="auto"/>
        <w:rPr>
          <w:color w:val="1155cc"/>
          <w:u w:val="single"/>
        </w:rPr>
      </w:pPr>
      <w:hyperlink r:id="rId29">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fxer3z55gml" w:id="23"/>
      <w:bookmarkEnd w:id="23"/>
      <w:r w:rsidDel="00000000" w:rsidR="00000000" w:rsidRPr="00000000">
        <w:rPr>
          <w:b w:val="1"/>
          <w:bCs w:val="1"/>
          <w:sz w:val="34"/>
          <w:szCs w:val="34"/>
          <w:rtl w:val="0"/>
        </w:rPr>
        <w:t xml:space="preserve">Ready to Buy Rotary Steam Tube Dryers?</w:t>
      </w:r>
    </w:p>
    <w:p w:rsidR="00000000" w:rsidDel="00000000" w:rsidP="00000000" w:rsidRDefault="00000000" w:rsidRPr="00000000" w14:paraId="00000082">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83">
      <w:pPr>
        <w:spacing w:after="240" w:before="240" w:lineRule="auto"/>
        <w:rPr>
          <w:color w:val="1155cc"/>
          <w:u w:val="single"/>
        </w:rPr>
      </w:pPr>
      <w:hyperlink r:id="rId30">
        <w:r w:rsidDel="00000000" w:rsidR="00000000" w:rsidRPr="00000000">
          <w:rPr>
            <w:color w:val="1155cc"/>
            <w:u w:val="single"/>
            <w:rtl w:val="0"/>
          </w:rPr>
          <w:t xml:space="preserve">Talk to an Expert</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ms.internationalprocessplants.com/inventory/equipment/detail/212738" TargetMode="External"/><Relationship Id="rId22" Type="http://schemas.openxmlformats.org/officeDocument/2006/relationships/hyperlink" Target="https://ims.internationalprocessplants.com/inventory/equipment/detail/212738"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rotary-steam-tube-dryer" TargetMode="External"/><Relationship Id="rId23" Type="http://schemas.openxmlformats.org/officeDocument/2006/relationships/hyperlink" Target="https://ims.internationalprocessplants.com/inventory/equipment/detail/2127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12738" TargetMode="External"/><Relationship Id="rId26" Type="http://schemas.openxmlformats.org/officeDocument/2006/relationships/hyperlink" Target="https://markdowntotext.com/equipment/filter/" TargetMode="External"/><Relationship Id="rId25" Type="http://schemas.openxmlformats.org/officeDocument/2006/relationships/hyperlink" Target="https://markdowntotext.com/contact/" TargetMode="External"/><Relationship Id="rId28" Type="http://schemas.openxmlformats.org/officeDocument/2006/relationships/hyperlink" Target="https://markdowntotext.com/equipment/heat-exchanger/shell-and-tube/" TargetMode="External"/><Relationship Id="rId27" Type="http://schemas.openxmlformats.org/officeDocument/2006/relationships/hyperlink" Target="https://markdowntotext.com/equipment/centrifuge/"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29"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rotary-steam-tube-dryer" TargetMode="External"/><Relationship Id="rId8" Type="http://schemas.openxmlformats.org/officeDocument/2006/relationships/hyperlink" Target="https://ims.internationalprocessplants.com/inventory/equipment/rotary-steam-tube-dryer" TargetMode="External"/><Relationship Id="rId31" Type="http://schemas.openxmlformats.org/officeDocument/2006/relationships/hyperlink" Target="https://ims.internationalprocessplants.com/inventory/equipment/rotary-steam-tube-dryer" TargetMode="External"/><Relationship Id="rId30" Type="http://schemas.openxmlformats.org/officeDocument/2006/relationships/hyperlink" Target="https://markdowntotext.com/contact/" TargetMode="External"/><Relationship Id="rId11" Type="http://schemas.openxmlformats.org/officeDocument/2006/relationships/hyperlink" Target="https://markdowntotext.com/contact/" TargetMode="External"/><Relationship Id="rId10" Type="http://schemas.openxmlformats.org/officeDocument/2006/relationships/hyperlink" Target="https://ims.internationalprocessplants.com/inventory/equipment/detail/212738" TargetMode="External"/><Relationship Id="rId32" Type="http://schemas.openxmlformats.org/officeDocument/2006/relationships/hyperlink" Target="https://ims.internationalprocessplants.com/inventory/equipment/rotary-steam-tube-dryer" TargetMode="External"/><Relationship Id="rId13" Type="http://schemas.openxmlformats.org/officeDocument/2006/relationships/hyperlink" Target="https://ims.internationalprocessplants.com/inventory/equipment/detail/212738" TargetMode="External"/><Relationship Id="rId12" Type="http://schemas.openxmlformats.org/officeDocument/2006/relationships/hyperlink" Target="https://ims.internationalprocessplants.com/inventory/equipment/detail/212738" TargetMode="External"/><Relationship Id="rId15" Type="http://schemas.openxmlformats.org/officeDocument/2006/relationships/hyperlink" Target="https://ims.internationalprocessplants.com/inventory/equipment/detail/212738" TargetMode="External"/><Relationship Id="rId14" Type="http://schemas.openxmlformats.org/officeDocument/2006/relationships/hyperlink" Target="https://ims.internationalprocessplants.com/inventory/equipment/rotary-steam-tube-dryer" TargetMode="External"/><Relationship Id="rId17" Type="http://schemas.openxmlformats.org/officeDocument/2006/relationships/hyperlink" Target="https://ims.internationalprocessplants.com/inventory/equipment/detail/212738" TargetMode="External"/><Relationship Id="rId16" Type="http://schemas.openxmlformats.org/officeDocument/2006/relationships/hyperlink" Target="https://markdowntotext.com/contact/" TargetMode="External"/><Relationship Id="rId19" Type="http://schemas.openxmlformats.org/officeDocument/2006/relationships/hyperlink" Target="https://ims.internationalprocessplants.com/inventory/equipment/rotary-steam-tube-dryer" TargetMode="External"/><Relationship Id="rId18" Type="http://schemas.openxmlformats.org/officeDocument/2006/relationships/hyperlink" Target="https://ims.internationalprocessplants.com/inventory/equipment/detail/2127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