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cucdkkzgd07" w:id="0"/>
      <w:bookmarkEnd w:id="0"/>
      <w:r w:rsidDel="00000000" w:rsidR="00000000" w:rsidRPr="00000000">
        <w:rPr>
          <w:b w:val="1"/>
          <w:bCs w:val="1"/>
          <w:sz w:val="46"/>
          <w:szCs w:val="46"/>
          <w:rtl w:val="0"/>
        </w:rPr>
        <w:t xml:space="preserve">1. Buy Used Batch-Type Agitated Reactors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batch-type agitated reactors through International Process Plants gives chemical, pharmaceutical, biotech, and specialty manufacturers access to jacketed, agitated reactor vessels from </w:t>
      </w:r>
      <w:ins w:author="Scott Phillips" w:id="0" w:date="2026-04-21T17:46:18Z">
        <w:r w:rsidDel="00000000" w:rsidR="00000000" w:rsidRPr="00000000">
          <w:rPr>
            <w:rtl w:val="0"/>
          </w:rPr>
          <w:t xml:space="preserve">UGE, </w:t>
        </w:r>
      </w:ins>
      <w:r w:rsidDel="00000000" w:rsidR="00000000" w:rsidRPr="00000000">
        <w:rPr>
          <w:rtl w:val="0"/>
        </w:rPr>
        <w:t xml:space="preserve">Pfaudler, DeDietrich, Gale Process Solutions, and other OEM manufacturers.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cam7af9m22h" w:id="1"/>
      <w:bookmarkEnd w:id="1"/>
      <w:r w:rsidDel="00000000" w:rsidR="00000000" w:rsidRPr="00000000">
        <w:rPr>
          <w:b w:val="1"/>
          <w:bCs w:val="1"/>
          <w:sz w:val="34"/>
          <w:szCs w:val="34"/>
          <w:rtl w:val="0"/>
        </w:rPr>
        <w:t xml:space="preserve">Additional Details (expandable on page)</w:t>
      </w:r>
    </w:p>
    <w:p w:rsidR="00000000" w:rsidDel="00000000" w:rsidP="00000000" w:rsidRDefault="00000000" w:rsidRPr="00000000" w14:paraId="00000004">
      <w:pPr>
        <w:spacing w:after="240" w:before="240" w:lineRule="auto"/>
        <w:rPr/>
      </w:pPr>
      <w:r w:rsidDel="00000000" w:rsidR="00000000" w:rsidRPr="00000000">
        <w:rPr>
          <w:rtl w:val="0"/>
        </w:rPr>
        <w:t xml:space="preserve">The material of construction includes glass-lined, stainless steel 316, 316L, 304, and 321, Hastelloy C-22, C-276, and C-4, and titanium. Volume capacity ranges from 2 L to 80,000 L (0.5 to 21,150 gallons). Pressure ratings range from 0.5 bar (7.3 psi) to 358.7 bar (5,202 psi). Vacuum capability is available across the inventory, with reactors rated for full vacuum operation.</w:t>
      </w:r>
    </w:p>
    <w:p w:rsidR="00000000" w:rsidDel="00000000" w:rsidP="00000000" w:rsidRDefault="00000000" w:rsidRPr="00000000" w14:paraId="00000005">
      <w:pPr>
        <w:spacing w:after="240" w:before="240" w:lineRule="auto"/>
        <w:rPr/>
      </w:pPr>
      <w:r w:rsidDel="00000000" w:rsidR="00000000" w:rsidRPr="00000000">
        <w:rPr>
          <w:rtl w:val="0"/>
        </w:rPr>
        <w:t xml:space="preserve">IPP stocks Pfaudler reactors across models E, RA, CE, DK, and BE. DeDietrich reactors are available across models SA, STU, STA, and CE. Gale Process Solutions supplies new stainless steel 316L reactors, and Universal Glasteel Equipment (UGE) supplies glass-lined units. Condition options include good used, re-glassed, new, and surplus. Agitation seal types include mechanical seal, packing seal, and double mechanical seal. Motor power ranges from 0.2 kW (0.3 HP) to 315 kW (422 HP). Jacket types include half-pipe/limpet, standard jacket, and dimple jacket. All vessels are ASME-coded, National Board, CRN, CE-marked, or PED compliant, with sanitary and clean-in-place (CIP/SIP) options available. Buying used batch-type agitated reactors from IPP can save up to 50% of capital and 90% of lead time versus buying new.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Stats:</w:t>
      </w:r>
      <w:r w:rsidDel="00000000" w:rsidR="00000000" w:rsidRPr="00000000">
        <w:rPr>
          <w:rtl w:val="0"/>
        </w:rPr>
        <w:t xml:space="preserve"> 700+ Reactors in Stock | 1980 Established Since | 15 Countries with Offices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Quick Links:</w:t>
      </w:r>
      <w:r w:rsidDel="00000000" w:rsidR="00000000" w:rsidRPr="00000000">
        <w:rPr>
          <w:rtl w:val="0"/>
        </w:rPr>
        <w:t xml:space="preserve"> Glass-Lined Reactors (Pfaudler, DeDietrich, UGE &amp; more) | Stainless Steel Reactors (SS 316, 316L, 304, 321 &amp; more) | All Reactor Types (Hastelloy, Titanium &amp; specialty alloys)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ouw2nd9imag8" w:id="2"/>
      <w:bookmarkEnd w:id="2"/>
      <w:r w:rsidDel="00000000" w:rsidR="00000000" w:rsidRPr="00000000">
        <w:rPr>
          <w:b w:val="1"/>
          <w:bCs w:val="1"/>
          <w:sz w:val="46"/>
          <w:szCs w:val="46"/>
          <w:rtl w:val="0"/>
        </w:rPr>
        <w:t xml:space="preserve">2. Buy Used Batch Reactors by Material</w:t>
      </w:r>
    </w:p>
    <w:p w:rsidR="00000000" w:rsidDel="00000000" w:rsidP="00000000" w:rsidRDefault="00000000" w:rsidRPr="00000000" w14:paraId="0000000A">
      <w:pPr>
        <w:spacing w:after="240" w:before="240" w:lineRule="auto"/>
        <w:rPr/>
      </w:pPr>
      <w:r w:rsidDel="00000000" w:rsidR="00000000" w:rsidRPr="00000000">
        <w:rPr>
          <w:rtl w:val="0"/>
        </w:rPr>
        <w:t xml:space="preserve">IPP stocks batch-type agitated reactors in glass-lined, stainless steel, Hastelloy, and titanium construction. Choose the material that matches your process chemistry and corrosion requirements.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sa7i3sn58z7" w:id="3"/>
      <w:bookmarkEnd w:id="3"/>
      <w:r w:rsidDel="00000000" w:rsidR="00000000" w:rsidRPr="00000000">
        <w:rPr>
          <w:b w:val="1"/>
          <w:bCs w:val="1"/>
          <w:sz w:val="34"/>
          <w:szCs w:val="34"/>
          <w:rtl w:val="0"/>
        </w:rPr>
        <w:t xml:space="preserve">Glass-Lined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Buy Used Glass-Lined Batch Reactors for Sale</w:t>
      </w:r>
    </w:p>
    <w:p w:rsidR="00000000" w:rsidDel="00000000" w:rsidP="00000000" w:rsidRDefault="00000000" w:rsidRPr="00000000" w14:paraId="0000000D">
      <w:pPr>
        <w:spacing w:after="240" w:before="240" w:lineRule="auto"/>
        <w:rPr/>
      </w:pPr>
      <w:r w:rsidDel="00000000" w:rsidR="00000000" w:rsidRPr="00000000">
        <w:rPr>
          <w:rtl w:val="0"/>
        </w:rPr>
        <w:t xml:space="preserve">IPP stocks glass-lined batch-type agitated reactors from manufacturers including Pfaudler and DeDietrich. Glass-lined reactors provide corrosion resistance for pharmaceutical, chemical, and specialty manufacturing processes. Available in used, re-glassed, new, and unused conditions.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4u8y3hez363" w:id="4"/>
      <w:bookmarkEnd w:id="4"/>
      <w:r w:rsidDel="00000000" w:rsidR="00000000" w:rsidRPr="00000000">
        <w:rPr>
          <w:b w:val="1"/>
          <w:bCs w:val="1"/>
          <w:color w:val="000000"/>
          <w:sz w:val="26"/>
          <w:szCs w:val="26"/>
          <w:rtl w:val="0"/>
        </w:rPr>
        <w:t xml:space="preserve">Pfaudler BE -- 70,100 L (</w:t>
      </w:r>
      <w:hyperlink r:id="rId7">
        <w:r w:rsidDel="00000000" w:rsidR="00000000" w:rsidRPr="00000000">
          <w:rPr>
            <w:b w:val="1"/>
            <w:bCs w:val="1"/>
            <w:color w:val="1155cc"/>
            <w:sz w:val="26"/>
            <w:szCs w:val="26"/>
            <w:u w:val="single"/>
            <w:rtl w:val="0"/>
          </w:rPr>
          <w:t xml:space="preserve">IPP# 216389</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Used Pfaudler BE glass-lined batch reactor. 70,100 L (18,500 gal) capacity with full vacuum capability and mechanical seal.</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Capacity (Design): 70,100 L (18,500 gal) capacity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Jacket Pressure: 6 bar (87 psi), Jacket Temperature: 200C (392F)</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Motor Power: 43 kW (57.7 HP) motor</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Diameter: 3,750 mm x Straight Side Length: 5,150 mm, Legs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phs32nl8zmr" w:id="5"/>
      <w:bookmarkEnd w:id="5"/>
      <w:r w:rsidDel="00000000" w:rsidR="00000000" w:rsidRPr="00000000">
        <w:rPr>
          <w:b w:val="1"/>
          <w:bCs w:val="1"/>
          <w:color w:val="000000"/>
          <w:sz w:val="26"/>
          <w:szCs w:val="26"/>
          <w:rtl w:val="0"/>
        </w:rPr>
        <w:t xml:space="preserve">DeDietrich CE -- 54,900 L (</w:t>
      </w:r>
      <w:hyperlink r:id="rId8">
        <w:r w:rsidDel="00000000" w:rsidR="00000000" w:rsidRPr="00000000">
          <w:rPr>
            <w:b w:val="1"/>
            <w:bCs w:val="1"/>
            <w:color w:val="1155cc"/>
            <w:sz w:val="26"/>
            <w:szCs w:val="26"/>
            <w:u w:val="single"/>
            <w:rtl w:val="0"/>
          </w:rPr>
          <w:t xml:space="preserve">IPP# 207104</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Used DeDietrich CE glass-lined batch reactor. 54,900 L (14,500 gal) capacity with full vacuum capability. The largest DeDietrich reactor in IPP inventory.</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Capacity (Design): 54,900 L (14,500 gal) capacity</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Internal Pressure: 0.5 bar (7.3 psi), Internal Temperature: 132C (269.6F)</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Motor Power: 45 kW (60.3 HP) motor</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Diameter: 3,700 mm x Straight Side Length: 7,500 mm</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r6ilia64ja9" w:id="6"/>
      <w:bookmarkEnd w:id="6"/>
      <w:r w:rsidDel="00000000" w:rsidR="00000000" w:rsidRPr="00000000">
        <w:rPr>
          <w:b w:val="1"/>
          <w:bCs w:val="1"/>
          <w:color w:val="000000"/>
          <w:sz w:val="26"/>
          <w:szCs w:val="26"/>
          <w:rtl w:val="0"/>
        </w:rPr>
        <w:t xml:space="preserve">Re-Glassed Pfaudler P -- 37.9 L (</w:t>
      </w:r>
      <w:hyperlink r:id="rId9">
        <w:r w:rsidDel="00000000" w:rsidR="00000000" w:rsidRPr="00000000">
          <w:rPr>
            <w:b w:val="1"/>
            <w:bCs w:val="1"/>
            <w:color w:val="1155cc"/>
            <w:sz w:val="26"/>
            <w:szCs w:val="26"/>
            <w:u w:val="single"/>
            <w:rtl w:val="0"/>
          </w:rPr>
          <w:t xml:space="preserve">IPP# 101388</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Re-glassed Pfaudler P glass-lined batch reactor. 37.9 L (10 gal) capacity for pilot-scale and small-batch processing with full vacuum capability.</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Capacity (Design): 37.9 L (10 gal) capacity</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Internal Pressure: 1.72 bar (25 psi), Internal Temperature: 176.7C (350F)</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rtl w:val="0"/>
        </w:rPr>
        <w:t xml:space="preserve">Diameter: 355.6 mm x Straight Side Length: 457.2 mm, Legs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o0owx7fsjnf" w:id="7"/>
      <w:bookmarkEnd w:id="7"/>
      <w:r w:rsidDel="00000000" w:rsidR="00000000" w:rsidRPr="00000000">
        <w:rPr>
          <w:b w:val="1"/>
          <w:bCs w:val="1"/>
          <w:sz w:val="34"/>
          <w:szCs w:val="34"/>
          <w:rtl w:val="0"/>
        </w:rPr>
        <w:t xml:space="preserve">Stainless Steel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Buy Used Stainless Steel Batch Reactors for Sale</w:t>
      </w:r>
    </w:p>
    <w:p w:rsidR="00000000" w:rsidDel="00000000" w:rsidP="00000000" w:rsidRDefault="00000000" w:rsidRPr="00000000" w14:paraId="00000025">
      <w:pPr>
        <w:spacing w:after="240" w:before="240" w:lineRule="auto"/>
        <w:rPr/>
      </w:pPr>
      <w:r w:rsidDel="00000000" w:rsidR="00000000" w:rsidRPr="00000000">
        <w:rPr>
          <w:rtl w:val="0"/>
        </w:rPr>
        <w:t xml:space="preserve">IPP stocks stainless steel batch-type agitated reactors across multiple grades including SS 316, SS Austenitic, SS 316L, SS 304, SS 321, and other grades. Stainless steel reactors serve pharmaceutical, food/beverage, biotech, and chemical processing applications.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c9ovuxqfnn0" w:id="8"/>
      <w:bookmarkEnd w:id="8"/>
      <w:r w:rsidDel="00000000" w:rsidR="00000000" w:rsidRPr="00000000">
        <w:rPr>
          <w:b w:val="1"/>
          <w:bCs w:val="1"/>
          <w:color w:val="000000"/>
          <w:sz w:val="26"/>
          <w:szCs w:val="26"/>
          <w:rtl w:val="0"/>
        </w:rPr>
        <w:t xml:space="preserve">Mechanicca Sarda SS 316L -- 80,000 L (</w:t>
      </w:r>
      <w:hyperlink r:id="rId10">
        <w:r w:rsidDel="00000000" w:rsidR="00000000" w:rsidRPr="00000000">
          <w:rPr>
            <w:b w:val="1"/>
            <w:bCs w:val="1"/>
            <w:color w:val="1155cc"/>
            <w:sz w:val="26"/>
            <w:szCs w:val="26"/>
            <w:u w:val="single"/>
            <w:rtl w:val="0"/>
          </w:rPr>
          <w:t xml:space="preserve">IPP# 222818</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Used Mechanicca Sarda stainless steel 316L batch reactor. 80,000 L (21,150 gal) capacity -- the largest stainless steel reactor in IPP inventory.</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Capacity (Design): 80,000 L (21,150 gal) capacity</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Internal Pressure: 21 bar (304.6 psi), Internal Temperature:</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 115C (239F)</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Motor Power: 315 kW (422.4 HP) motor</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rtl w:val="0"/>
        </w:rPr>
        <w:t xml:space="preserve">Diameter: 3,900 mm x Straight Side Length: 5,500 mm, Mechanical seal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fyl3cufnagg" w:id="9"/>
      <w:bookmarkEnd w:id="9"/>
      <w:r w:rsidDel="00000000" w:rsidR="00000000" w:rsidRPr="00000000">
        <w:rPr>
          <w:b w:val="1"/>
          <w:bCs w:val="1"/>
          <w:color w:val="000000"/>
          <w:sz w:val="26"/>
          <w:szCs w:val="26"/>
          <w:rtl w:val="0"/>
        </w:rPr>
        <w:t xml:space="preserve">Gale Process Solutions SS 316L -- 15,150 L (</w:t>
      </w:r>
      <w:hyperlink r:id="rId11">
        <w:r w:rsidDel="00000000" w:rsidR="00000000" w:rsidRPr="00000000">
          <w:rPr>
            <w:b w:val="1"/>
            <w:bCs w:val="1"/>
            <w:color w:val="1155cc"/>
            <w:sz w:val="26"/>
            <w:szCs w:val="26"/>
            <w:u w:val="single"/>
            <w:rtl w:val="0"/>
          </w:rPr>
          <w:t xml:space="preserve">IPP# 230382</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New Gale Process Solutions stainless steel 316L batch reactor. 15,150 L (4,000 gal) capacity with double mechanical seal and pitch blade agitation.</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Capacity (Design): 15,150 L (4,000 gal) capacity</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Internal Pressure: 10 bar (145 psi), Internal Temperature: 150C (302F)</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Full vacuum, Agitation Seal Type: double mechanical seal</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Motor Power: 22.4 kW (30 HP), Impeller Type: pitch blade</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Diameter: 2,450 mm x Straight Side Length: 3,150 mm, Lugs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10wnktt70hz" w:id="10"/>
      <w:bookmarkEnd w:id="10"/>
      <w:r w:rsidDel="00000000" w:rsidR="00000000" w:rsidRPr="00000000">
        <w:rPr>
          <w:b w:val="1"/>
          <w:bCs w:val="1"/>
          <w:sz w:val="34"/>
          <w:szCs w:val="34"/>
          <w:rtl w:val="0"/>
        </w:rPr>
        <w:t xml:space="preserve">Hastelloy &amp; Specialty Alloys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Buy Used Hastelloy &amp; Specialty Alloy Batch Reactors for Sale</w:t>
      </w:r>
    </w:p>
    <w:p w:rsidR="00000000" w:rsidDel="00000000" w:rsidP="00000000" w:rsidRDefault="00000000" w:rsidRPr="00000000" w14:paraId="00000037">
      <w:pPr>
        <w:spacing w:after="240" w:before="240" w:lineRule="auto"/>
        <w:rPr/>
      </w:pPr>
      <w:r w:rsidDel="00000000" w:rsidR="00000000" w:rsidRPr="00000000">
        <w:rPr>
          <w:rtl w:val="0"/>
        </w:rPr>
        <w:t xml:space="preserve">IPP stocks Hastelloy batch-type agitated reactors in C-22, C-276, C-4, and other Hastelloy grades, as well as titanium reactors. Hastelloy and titanium reactors serve highly corrosive chemical processes where stainless steel and glass-lined construction are insufficient.</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confirmation:</w:t>
      </w:r>
      <w:r w:rsidDel="00000000" w:rsidR="00000000" w:rsidRPr="00000000">
        <w:rPr>
          <w:rtl w:val="0"/>
        </w:rPr>
        <w:t xml:space="preserve"> This description of Hastelloy and titanium applications is not on your website. Please confirm it is accurate or suggest alternative wording.</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70ml0neekvl" w:id="11"/>
      <w:bookmarkEnd w:id="11"/>
      <w:r w:rsidDel="00000000" w:rsidR="00000000" w:rsidRPr="00000000">
        <w:rPr>
          <w:b w:val="1"/>
          <w:bCs w:val="1"/>
          <w:color w:val="000000"/>
          <w:sz w:val="26"/>
          <w:szCs w:val="26"/>
          <w:rtl w:val="0"/>
        </w:rPr>
        <w:t xml:space="preserve">Wilner and Mutter Hastelloy C4 -- 570 L (</w:t>
      </w:r>
      <w:hyperlink r:id="rId12">
        <w:r w:rsidDel="00000000" w:rsidR="00000000" w:rsidRPr="00000000">
          <w:rPr>
            <w:b w:val="1"/>
            <w:bCs w:val="1"/>
            <w:color w:val="1155cc"/>
            <w:sz w:val="26"/>
            <w:szCs w:val="26"/>
            <w:u w:val="single"/>
            <w:rtl w:val="0"/>
          </w:rPr>
          <w:t xml:space="preserve">IPP# 108136</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Used Wilner and Mutter (Germany) Hastelloy C4 batch reactor. 570 L (150.6 gal) capacity with 64 bar (928 psi) internal pressure rating.</w:t>
      </w:r>
    </w:p>
    <w:p w:rsidR="00000000" w:rsidDel="00000000" w:rsidP="00000000" w:rsidRDefault="00000000" w:rsidRPr="00000000" w14:paraId="0000003B">
      <w:pPr>
        <w:numPr>
          <w:ilvl w:val="0"/>
          <w:numId w:val="15"/>
        </w:numPr>
        <w:spacing w:after="0" w:afterAutospacing="0" w:before="240" w:lineRule="auto"/>
        <w:ind w:left="720" w:hanging="360"/>
      </w:pPr>
      <w:r w:rsidDel="00000000" w:rsidR="00000000" w:rsidRPr="00000000">
        <w:rPr>
          <w:rtl w:val="0"/>
        </w:rPr>
        <w:t xml:space="preserve">Capacity (Design): 570 L (150.6 gal) capacity</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Internal Pressure: 64 bar (928 psi) pressure rating</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Material: Hastelloy C4 construction</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Motor Power: 7.5 kW (10.1 HP) motor</w:t>
      </w:r>
    </w:p>
    <w:p w:rsidR="00000000" w:rsidDel="00000000" w:rsidP="00000000" w:rsidRDefault="00000000" w:rsidRPr="00000000" w14:paraId="0000003F">
      <w:pPr>
        <w:numPr>
          <w:ilvl w:val="0"/>
          <w:numId w:val="15"/>
        </w:numPr>
        <w:spacing w:after="240" w:before="0" w:beforeAutospacing="0" w:lineRule="auto"/>
        <w:ind w:left="720" w:hanging="360"/>
      </w:pPr>
      <w:r w:rsidDel="00000000" w:rsidR="00000000" w:rsidRPr="00000000">
        <w:rPr>
          <w:rtl w:val="0"/>
        </w:rPr>
        <w:t xml:space="preserve">Diameter: 800 mm x Straight Side Length: 1,050 mm, Lugs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mhd6z1o1ppbb" w:id="12"/>
      <w:bookmarkEnd w:id="12"/>
      <w:r w:rsidDel="00000000" w:rsidR="00000000" w:rsidRPr="00000000">
        <w:rPr>
          <w:b w:val="1"/>
          <w:bCs w:val="1"/>
          <w:sz w:val="46"/>
          <w:szCs w:val="46"/>
          <w:rtl w:val="0"/>
        </w:rPr>
        <w:t xml:space="preserve">3. Buy Used Batch Reactors for Sale by Manufacturer</w:t>
      </w:r>
    </w:p>
    <w:p w:rsidR="00000000" w:rsidDel="00000000" w:rsidP="00000000" w:rsidRDefault="00000000" w:rsidRPr="00000000" w14:paraId="00000042">
      <w:pPr>
        <w:spacing w:after="240" w:before="240" w:lineRule="auto"/>
        <w:rPr/>
      </w:pPr>
      <w:r w:rsidDel="00000000" w:rsidR="00000000" w:rsidRPr="00000000">
        <w:rPr>
          <w:rtl w:val="0"/>
        </w:rPr>
        <w:t xml:space="preserve">IPP stocks batch-type agitated reactors from a wide range of manufacturers. Buying from the original equipment manufacturer ensures compatibility with your existing plant infrastructure and replacement parts availability.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pwi13metu5w" w:id="13"/>
      <w:bookmarkEnd w:id="13"/>
      <w:r w:rsidDel="00000000" w:rsidR="00000000" w:rsidRPr="00000000">
        <w:rPr>
          <w:b w:val="1"/>
          <w:bCs w:val="1"/>
          <w:sz w:val="34"/>
          <w:szCs w:val="34"/>
          <w:rtl w:val="0"/>
        </w:rPr>
        <w:t xml:space="preserve">Pfaudler</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Buy Used Pfaudler Batch Reactors for Sale</w:t>
      </w:r>
    </w:p>
    <w:p w:rsidR="00000000" w:rsidDel="00000000" w:rsidP="00000000" w:rsidRDefault="00000000" w:rsidRPr="00000000" w14:paraId="00000045">
      <w:pPr>
        <w:spacing w:after="240" w:before="240" w:lineRule="auto"/>
        <w:rPr/>
      </w:pPr>
      <w:r w:rsidDel="00000000" w:rsidR="00000000" w:rsidRPr="00000000">
        <w:rPr>
          <w:rtl w:val="0"/>
        </w:rPr>
        <w:t xml:space="preserve">IPP stocks Pfaudler batch-type agitated reactors across all Pfaudler variants -- the largest single-manufacturer position in our reactor inventory. Pfaudler glass-lined reactors are widely used in pharmaceutical and chemical manufacturing for their corrosion resistance and process reliability. Available in used, re-glassed, new, and unused conditions.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y3de705bz05i" w:id="14"/>
      <w:bookmarkEnd w:id="14"/>
      <w:r w:rsidDel="00000000" w:rsidR="00000000" w:rsidRPr="00000000">
        <w:rPr>
          <w:b w:val="1"/>
          <w:bCs w:val="1"/>
          <w:color w:val="000000"/>
          <w:sz w:val="26"/>
          <w:szCs w:val="26"/>
          <w:rtl w:val="0"/>
        </w:rPr>
        <w:t xml:space="preserve">Pfaudler BE Glass-Lined -- 70,100 L (</w:t>
      </w:r>
      <w:hyperlink r:id="rId13">
        <w:r w:rsidDel="00000000" w:rsidR="00000000" w:rsidRPr="00000000">
          <w:rPr>
            <w:b w:val="1"/>
            <w:bCs w:val="1"/>
            <w:color w:val="1155cc"/>
            <w:sz w:val="26"/>
            <w:szCs w:val="26"/>
            <w:u w:val="single"/>
            <w:rtl w:val="0"/>
          </w:rPr>
          <w:t xml:space="preserve">IPP# 216389</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Pfaudler BE glass-lined batch reactor. 70,100 L (18,500 gal) with 6 bar pressure rating, full vacuum, and 43 kW motor.</w:t>
      </w:r>
    </w:p>
    <w:p w:rsidR="00000000" w:rsidDel="00000000" w:rsidP="00000000" w:rsidRDefault="00000000" w:rsidRPr="00000000" w14:paraId="00000048">
      <w:pPr>
        <w:numPr>
          <w:ilvl w:val="0"/>
          <w:numId w:val="16"/>
        </w:numPr>
        <w:spacing w:after="0" w:afterAutospacing="0" w:before="240" w:lineRule="auto"/>
        <w:ind w:left="720" w:hanging="360"/>
      </w:pPr>
      <w:r w:rsidDel="00000000" w:rsidR="00000000" w:rsidRPr="00000000">
        <w:rPr>
          <w:rtl w:val="0"/>
        </w:rPr>
        <w:t xml:space="preserve">Capacity (Design): 70,100 L (18,500 gal) capacity</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rtl w:val="0"/>
        </w:rPr>
        <w:t xml:space="preserve">Jacket Pressure: 6 bar (87 psi), Jacket Temperature: 200C (392F)</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Full vacuum, Agitation Seal Type: mechanical seal</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Motor Power: 43 kW (57.7 HP) motor</w:t>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rtl w:val="0"/>
        </w:rPr>
        <w:t xml:space="preserve">Condition: Used condition, Support Type: Legs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z9ggqj4c9bq" w:id="15"/>
      <w:bookmarkEnd w:id="15"/>
      <w:r w:rsidDel="00000000" w:rsidR="00000000" w:rsidRPr="00000000">
        <w:rPr>
          <w:b w:val="1"/>
          <w:bCs w:val="1"/>
          <w:color w:val="000000"/>
          <w:sz w:val="26"/>
          <w:szCs w:val="26"/>
          <w:rtl w:val="0"/>
        </w:rPr>
        <w:t xml:space="preserve">Re-Glassed Pfaudler P -- 37.9 L (</w:t>
      </w:r>
      <w:hyperlink r:id="rId14">
        <w:r w:rsidDel="00000000" w:rsidR="00000000" w:rsidRPr="00000000">
          <w:rPr>
            <w:b w:val="1"/>
            <w:bCs w:val="1"/>
            <w:color w:val="1155cc"/>
            <w:sz w:val="26"/>
            <w:szCs w:val="26"/>
            <w:u w:val="single"/>
            <w:rtl w:val="0"/>
          </w:rPr>
          <w:t xml:space="preserve">IPP# 101388</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Re-glassed Pfaudler P glass-lined pilot reactor. 37.9 L (10 gal) for small-batch and pilot-scale processing.</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Capacity (Design): 37.9 L (10 gal) capacity</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Internal Pressure: 1.72 bar (25 psi), Internal Temperature: 176.7C (350F)</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Diameter: 355.6 mm x Straight Side Length: 457.2 mm, Legs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dd8dd2ozdmba" w:id="16"/>
      <w:bookmarkEnd w:id="16"/>
      <w:r w:rsidDel="00000000" w:rsidR="00000000" w:rsidRPr="00000000">
        <w:rPr>
          <w:b w:val="1"/>
          <w:bCs w:val="1"/>
          <w:sz w:val="34"/>
          <w:szCs w:val="34"/>
          <w:rtl w:val="0"/>
        </w:rPr>
        <w:t xml:space="preserve">DeDietrich</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Buy Used DeDietrich Batch Reactors for Sale</w:t>
      </w:r>
    </w:p>
    <w:p w:rsidR="00000000" w:rsidDel="00000000" w:rsidP="00000000" w:rsidRDefault="00000000" w:rsidRPr="00000000" w14:paraId="00000056">
      <w:pPr>
        <w:spacing w:after="240" w:before="240" w:lineRule="auto"/>
        <w:rPr/>
      </w:pPr>
      <w:r w:rsidDel="00000000" w:rsidR="00000000" w:rsidRPr="00000000">
        <w:rPr>
          <w:rtl w:val="0"/>
        </w:rPr>
        <w:t xml:space="preserve">IPP stocks DeDietrich batch-type agitated reactors across all DeDietrich variants. DeDietrich glass-lined reactors are used globally in pharmaceutical, fine chemical, and specialty chemical production. IPP's inventory includes the largest DeDietrich reactor at 54,900 L (14,500 gal).</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ygkmlkpoyxa8" w:id="17"/>
      <w:bookmarkEnd w:id="17"/>
      <w:r w:rsidDel="00000000" w:rsidR="00000000" w:rsidRPr="00000000">
        <w:rPr>
          <w:b w:val="1"/>
          <w:bCs w:val="1"/>
          <w:color w:val="000000"/>
          <w:sz w:val="26"/>
          <w:szCs w:val="26"/>
          <w:rtl w:val="0"/>
        </w:rPr>
        <w:t xml:space="preserve">DeDietrich CE Glass-Lined -- 54,900 L (</w:t>
      </w:r>
      <w:hyperlink r:id="rId15">
        <w:r w:rsidDel="00000000" w:rsidR="00000000" w:rsidRPr="00000000">
          <w:rPr>
            <w:b w:val="1"/>
            <w:bCs w:val="1"/>
            <w:color w:val="1155cc"/>
            <w:sz w:val="26"/>
            <w:szCs w:val="26"/>
            <w:u w:val="single"/>
            <w:rtl w:val="0"/>
          </w:rPr>
          <w:t xml:space="preserve">IPP# 207104</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Used DeDietrich CE glass-lined batch reactor. 54,900 L (14,500 gal) capacity with full vacuum capability and 45 kW motor.</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Capacity (Design): 54,900 L (14,500 gal) capacity</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Internal Pressure: 0.5 bar (7.3 psi), Internal Temperature: 132C (269.6F)</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Motor Power: 45 kW (60.3 HP) motor</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Diameter: 3,700 mm x Straight Side Length: 7,500 mm</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49jb2dj7qxzu" w:id="18"/>
      <w:bookmarkEnd w:id="18"/>
      <w:r w:rsidDel="00000000" w:rsidR="00000000" w:rsidRPr="00000000">
        <w:rPr>
          <w:b w:val="1"/>
          <w:bCs w:val="1"/>
          <w:sz w:val="34"/>
          <w:szCs w:val="34"/>
          <w:rtl w:val="0"/>
        </w:rPr>
        <w:t xml:space="preserve">Gale Process </w:t>
      </w:r>
      <w:commentRangeStart w:id="0"/>
      <w:r w:rsidDel="00000000" w:rsidR="00000000" w:rsidRPr="00000000">
        <w:rPr>
          <w:b w:val="1"/>
          <w:bCs w:val="1"/>
          <w:sz w:val="34"/>
          <w:szCs w:val="34"/>
          <w:rtl w:val="0"/>
        </w:rPr>
        <w:t xml:space="preserve">Solutions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Buy New Gale Process Solutions Batch Reactors</w:t>
      </w:r>
    </w:p>
    <w:p w:rsidR="00000000" w:rsidDel="00000000" w:rsidP="00000000" w:rsidRDefault="00000000" w:rsidRPr="00000000" w14:paraId="00000060">
      <w:pPr>
        <w:spacing w:after="240" w:before="240" w:lineRule="auto"/>
        <w:rPr/>
      </w:pPr>
      <w:r w:rsidDel="00000000" w:rsidR="00000000" w:rsidRPr="00000000">
        <w:rPr>
          <w:rtl w:val="0"/>
        </w:rPr>
        <w:t xml:space="preserve">IPP stocks Gale Process Solutions (GPS) batch-type agitated reactors. GPS is an IPP subsidiary that provides custom fabricated equipment with 12-16 week average delivery. GPS reactors are available in stainless steel construction with pressure-rated and vacuum-capable designs.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g4rw9jxbzfd" w:id="19"/>
      <w:bookmarkEnd w:id="19"/>
      <w:r w:rsidDel="00000000" w:rsidR="00000000" w:rsidRPr="00000000">
        <w:rPr>
          <w:b w:val="1"/>
          <w:bCs w:val="1"/>
          <w:color w:val="000000"/>
          <w:sz w:val="26"/>
          <w:szCs w:val="26"/>
          <w:rtl w:val="0"/>
        </w:rPr>
        <w:t xml:space="preserve">GPS SS 316L -- 15,150 L (</w:t>
      </w:r>
      <w:hyperlink r:id="rId16">
        <w:r w:rsidDel="00000000" w:rsidR="00000000" w:rsidRPr="00000000">
          <w:rPr>
            <w:b w:val="1"/>
            <w:bCs w:val="1"/>
            <w:color w:val="1155cc"/>
            <w:sz w:val="26"/>
            <w:szCs w:val="26"/>
            <w:u w:val="single"/>
            <w:rtl w:val="0"/>
          </w:rPr>
          <w:t xml:space="preserve">IPP# 230382</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New Gale Process Solutions stainless steel 316L batch reactor. 15,150 L (4,000 gal) capacity with double mechanical seal and pitch blade agitation.</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Capacity (Design): 15,150 L (4,000 gal) capacity</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Jacket Pressure: 10 bar (145 psi), Jacket Temperature: 150C (302F)</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Full vacuum, double mechanical seal</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Motor Power: 22.4 kW (30 HP), Impeller Type: pitch blade</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tl w:val="0"/>
        </w:rPr>
        <w:t xml:space="preserve">Condition: New condition, Support Type: Lugs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r22bmko3ji4" w:id="20"/>
      <w:bookmarkEnd w:id="20"/>
      <w:r w:rsidDel="00000000" w:rsidR="00000000" w:rsidRPr="00000000">
        <w:rPr>
          <w:b w:val="1"/>
          <w:bCs w:val="1"/>
          <w:sz w:val="34"/>
          <w:szCs w:val="34"/>
          <w:rtl w:val="0"/>
        </w:rPr>
        <w:t xml:space="preserve">Other Manufacturers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Buy Used Batch Reactors from Other Manufacturers</w:t>
      </w:r>
    </w:p>
    <w:p w:rsidR="00000000" w:rsidDel="00000000" w:rsidP="00000000" w:rsidRDefault="00000000" w:rsidRPr="00000000" w14:paraId="0000006A">
      <w:pPr>
        <w:spacing w:after="240" w:before="240" w:lineRule="auto"/>
        <w:rPr/>
      </w:pPr>
      <w:r w:rsidDel="00000000" w:rsidR="00000000" w:rsidRPr="00000000">
        <w:rPr>
          <w:rtl w:val="0"/>
        </w:rPr>
        <w:t xml:space="preserve">Beyond </w:t>
      </w:r>
      <w:ins w:author="Scott Phillips" w:id="1" w:date="2026-04-21T17:47:55Z">
        <w:r w:rsidDel="00000000" w:rsidR="00000000" w:rsidRPr="00000000">
          <w:rPr>
            <w:rtl w:val="0"/>
          </w:rPr>
          <w:t xml:space="preserve">UGE, </w:t>
        </w:r>
      </w:ins>
      <w:r w:rsidDel="00000000" w:rsidR="00000000" w:rsidRPr="00000000">
        <w:rPr>
          <w:rtl w:val="0"/>
        </w:rPr>
        <w:t xml:space="preserve">Pfaudler, DeDietrich, and Gale Process Solutions, IPP stocks batch-type agitated reactors from many additional manufacturers including UGE, Mechanicca Sarda, Schwelm, Schwelmer, Werkhuizen A Deprest, EHW Thale, Wilner and Mutter, and others. These reactors span the full range of materials, capacities, and pressure ratings.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q5z9p3sc02j" w:id="21"/>
      <w:bookmarkEnd w:id="21"/>
      <w:r w:rsidDel="00000000" w:rsidR="00000000" w:rsidRPr="00000000">
        <w:rPr>
          <w:b w:val="1"/>
          <w:bCs w:val="1"/>
          <w:color w:val="000000"/>
          <w:sz w:val="26"/>
          <w:szCs w:val="26"/>
          <w:rtl w:val="0"/>
        </w:rPr>
        <w:t xml:space="preserve">Mechanicca Sarda SS 316L -- 80,000 L (</w:t>
      </w:r>
      <w:hyperlink r:id="rId17">
        <w:r w:rsidDel="00000000" w:rsidR="00000000" w:rsidRPr="00000000">
          <w:rPr>
            <w:b w:val="1"/>
            <w:bCs w:val="1"/>
            <w:color w:val="1155cc"/>
            <w:sz w:val="26"/>
            <w:szCs w:val="26"/>
            <w:u w:val="single"/>
            <w:rtl w:val="0"/>
          </w:rPr>
          <w:t xml:space="preserve">IPP# 222818</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Used Mechanicca Sarda stainless steel 316L batch reactor. 80,000 L (21,150 gal) -- the largest reactor in IPP inventory by capacity.</w:t>
      </w:r>
    </w:p>
    <w:p w:rsidR="00000000" w:rsidDel="00000000" w:rsidP="00000000" w:rsidRDefault="00000000" w:rsidRPr="00000000" w14:paraId="0000006D">
      <w:pPr>
        <w:numPr>
          <w:ilvl w:val="0"/>
          <w:numId w:val="19"/>
        </w:numPr>
        <w:spacing w:after="0" w:afterAutospacing="0" w:before="240" w:lineRule="auto"/>
        <w:ind w:left="720" w:hanging="360"/>
      </w:pPr>
      <w:r w:rsidDel="00000000" w:rsidR="00000000" w:rsidRPr="00000000">
        <w:rPr>
          <w:rtl w:val="0"/>
        </w:rPr>
        <w:t xml:space="preserve">Capacity (Design): 80,000 L (21,150 gal) capacity</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rtl w:val="0"/>
        </w:rPr>
        <w:t xml:space="preserve">Internal Pressure: 21 bar (304.6 psi), Internal Temperature: 115C (239F)</w:t>
      </w:r>
    </w:p>
    <w:p w:rsidR="00000000" w:rsidDel="00000000" w:rsidP="00000000" w:rsidRDefault="00000000" w:rsidRPr="00000000" w14:paraId="0000006F">
      <w:pPr>
        <w:numPr>
          <w:ilvl w:val="0"/>
          <w:numId w:val="19"/>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rtl w:val="0"/>
        </w:rPr>
        <w:t xml:space="preserve">Motor Power: 315 kW (422.4 HP) motor</w:t>
      </w:r>
    </w:p>
    <w:p w:rsidR="00000000" w:rsidDel="00000000" w:rsidP="00000000" w:rsidRDefault="00000000" w:rsidRPr="00000000" w14:paraId="00000071">
      <w:pPr>
        <w:numPr>
          <w:ilvl w:val="0"/>
          <w:numId w:val="19"/>
        </w:numPr>
        <w:spacing w:after="240" w:before="0" w:beforeAutospacing="0" w:lineRule="auto"/>
        <w:ind w:left="720" w:hanging="360"/>
      </w:pPr>
      <w:r w:rsidDel="00000000" w:rsidR="00000000" w:rsidRPr="00000000">
        <w:rPr>
          <w:rtl w:val="0"/>
        </w:rPr>
        <w:t xml:space="preserve">Diameter: 3,900 mm x Straight Side Length: 5,500 mm, Mechanical seal</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l25qp16744u" w:id="22"/>
      <w:bookmarkEnd w:id="22"/>
      <w:r w:rsidDel="00000000" w:rsidR="00000000" w:rsidRPr="00000000">
        <w:rPr>
          <w:b w:val="1"/>
          <w:bCs w:val="1"/>
          <w:color w:val="000000"/>
          <w:sz w:val="26"/>
          <w:szCs w:val="26"/>
          <w:rtl w:val="0"/>
        </w:rPr>
        <w:t xml:space="preserve">Wilner and Mutter Hastelloy C4 -- 570 L (</w:t>
      </w:r>
      <w:hyperlink r:id="rId18">
        <w:r w:rsidDel="00000000" w:rsidR="00000000" w:rsidRPr="00000000">
          <w:rPr>
            <w:b w:val="1"/>
            <w:bCs w:val="1"/>
            <w:color w:val="1155cc"/>
            <w:sz w:val="26"/>
            <w:szCs w:val="26"/>
            <w:u w:val="single"/>
            <w:rtl w:val="0"/>
          </w:rPr>
          <w:t xml:space="preserve">IPP# 108136</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Used Wilner and Mutter (Germany) Hastelloy C4 batch reactor with 64 bar (928 psi) internal pressure rating.</w:t>
      </w:r>
    </w:p>
    <w:p w:rsidR="00000000" w:rsidDel="00000000" w:rsidP="00000000" w:rsidRDefault="00000000" w:rsidRPr="00000000" w14:paraId="00000074">
      <w:pPr>
        <w:numPr>
          <w:ilvl w:val="0"/>
          <w:numId w:val="13"/>
        </w:numPr>
        <w:spacing w:after="0" w:afterAutospacing="0" w:before="240" w:lineRule="auto"/>
        <w:ind w:left="720" w:hanging="360"/>
      </w:pPr>
      <w:r w:rsidDel="00000000" w:rsidR="00000000" w:rsidRPr="00000000">
        <w:rPr>
          <w:rtl w:val="0"/>
        </w:rPr>
        <w:t xml:space="preserve">Capacity (Design): 570 L (150.6 gal) capacity</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Internal Pressure: 64 bar (928 psi) pressure</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Material: Hastelloy C4 construction</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Motor Power: 7.5 kW (10.1 HP) motor</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Diameter: 800 mm x Straight Side Length: 1,050 mm, Lugs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uaxc4988w9ad" w:id="23"/>
      <w:bookmarkEnd w:id="23"/>
      <w:r w:rsidDel="00000000" w:rsidR="00000000" w:rsidRPr="00000000">
        <w:rPr>
          <w:b w:val="1"/>
          <w:bCs w:val="1"/>
          <w:sz w:val="46"/>
          <w:szCs w:val="46"/>
          <w:rtl w:val="0"/>
        </w:rPr>
        <w:t xml:space="preserve">4. Buy Batch Reactors for Sale by Condition</w:t>
      </w:r>
    </w:p>
    <w:p w:rsidR="00000000" w:rsidDel="00000000" w:rsidP="00000000" w:rsidRDefault="00000000" w:rsidRPr="00000000" w14:paraId="0000007B">
      <w:pPr>
        <w:spacing w:after="240" w:before="240" w:lineRule="auto"/>
        <w:rPr/>
      </w:pPr>
      <w:r w:rsidDel="00000000" w:rsidR="00000000" w:rsidRPr="00000000">
        <w:rPr>
          <w:rtl w:val="0"/>
        </w:rPr>
        <w:t xml:space="preserve">IPP stocks batch-type agitated reactors in multiple condition grades. Choose the condition that matches your budget and performance requirements.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xryxcmgxjjus" w:id="24"/>
      <w:bookmarkEnd w:id="24"/>
      <w:r w:rsidDel="00000000" w:rsidR="00000000" w:rsidRPr="00000000">
        <w:rPr>
          <w:b w:val="1"/>
          <w:bCs w:val="1"/>
          <w:sz w:val="34"/>
          <w:szCs w:val="34"/>
          <w:rtl w:val="0"/>
        </w:rPr>
        <w:t xml:space="preserve">Used</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Buy Used Batch-Type Agitated Reactors for Sale</w:t>
      </w:r>
    </w:p>
    <w:p w:rsidR="00000000" w:rsidDel="00000000" w:rsidP="00000000" w:rsidRDefault="00000000" w:rsidRPr="00000000" w14:paraId="0000007E">
      <w:pPr>
        <w:spacing w:after="240" w:before="240" w:lineRule="auto"/>
        <w:rPr/>
      </w:pPr>
      <w:r w:rsidDel="00000000" w:rsidR="00000000" w:rsidRPr="00000000">
        <w:rPr>
          <w:rtl w:val="0"/>
        </w:rPr>
        <w:t xml:space="preserve">IPP stocks good used and surplus batch-type agitated reactors. Good used reactors are available in glass-lined, stainless steel, Hastelloy, and titanium construction from Pfaudler, DeDietrich, and other manufacturers. Capacities range from 2 L to 80,000 L with internal pressure ratings up to 358.7 bar. Good used condition offers the lowest price point while providing OEM-quality vessels.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qic86qcyq63y" w:id="25"/>
      <w:bookmarkEnd w:id="25"/>
      <w:r w:rsidDel="00000000" w:rsidR="00000000" w:rsidRPr="00000000">
        <w:rPr>
          <w:b w:val="1"/>
          <w:bCs w:val="1"/>
          <w:color w:val="000000"/>
          <w:sz w:val="26"/>
          <w:szCs w:val="26"/>
          <w:rtl w:val="0"/>
        </w:rPr>
        <w:t xml:space="preserve">Used Pfaudler BE -- 70,100 L (</w:t>
      </w:r>
      <w:hyperlink r:id="rId19">
        <w:r w:rsidDel="00000000" w:rsidR="00000000" w:rsidRPr="00000000">
          <w:rPr>
            <w:b w:val="1"/>
            <w:bCs w:val="1"/>
            <w:color w:val="1155cc"/>
            <w:sz w:val="26"/>
            <w:szCs w:val="26"/>
            <w:u w:val="single"/>
            <w:rtl w:val="0"/>
          </w:rPr>
          <w:t xml:space="preserve">IPP# 216389</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Pfaudler BE glass-lined batch reactor. 70,100 L (18,500 gal) with mechanical seal and full vacuum capability.</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Capacity (Design): 70,100 L (18,500 gal) capacity</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Material: Glass-lined, Internal Pressure: 6 bar, Internal Temperature: 200C</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Full vacuum, Motor Power: 43 kW motor</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Agitation Seal Type: Mechanical seal, Support Type: Legs</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yiwzuhmgdc19" w:id="26"/>
      <w:bookmarkEnd w:id="26"/>
      <w:r w:rsidDel="00000000" w:rsidR="00000000" w:rsidRPr="00000000">
        <w:rPr>
          <w:b w:val="1"/>
          <w:bCs w:val="1"/>
          <w:color w:val="000000"/>
          <w:sz w:val="26"/>
          <w:szCs w:val="26"/>
          <w:rtl w:val="0"/>
        </w:rPr>
        <w:t xml:space="preserve">Used Mechanicca Sarda SS 316L -- 80,000 L (</w:t>
      </w:r>
      <w:hyperlink r:id="rId20">
        <w:r w:rsidDel="00000000" w:rsidR="00000000" w:rsidRPr="00000000">
          <w:rPr>
            <w:b w:val="1"/>
            <w:bCs w:val="1"/>
            <w:color w:val="1155cc"/>
            <w:sz w:val="26"/>
            <w:szCs w:val="26"/>
            <w:u w:val="single"/>
            <w:rtl w:val="0"/>
          </w:rPr>
          <w:t xml:space="preserve">IPP# 222818</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Used Mechanicca Sarda stainless steel 316L batch reactor. 80,000 L (21,150 gal) with 315 kW motor and full vacuum.</w:t>
      </w:r>
    </w:p>
    <w:p w:rsidR="00000000" w:rsidDel="00000000" w:rsidP="00000000" w:rsidRDefault="00000000" w:rsidRPr="00000000" w14:paraId="00000088">
      <w:pPr>
        <w:numPr>
          <w:ilvl w:val="0"/>
          <w:numId w:val="20"/>
        </w:numPr>
        <w:spacing w:after="0" w:afterAutospacing="0" w:before="240" w:lineRule="auto"/>
        <w:ind w:left="720" w:hanging="360"/>
      </w:pPr>
      <w:r w:rsidDel="00000000" w:rsidR="00000000" w:rsidRPr="00000000">
        <w:rPr>
          <w:rtl w:val="0"/>
        </w:rPr>
        <w:t xml:space="preserve">Capacity (Design): 80,000 L (21,150 gal) capacity</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Material: SS 316L, Internal Pressure: 21 bar, Internal Temperature: 115C</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Full vacuum, Motor Power: 315 kW motor</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8C">
      <w:pPr>
        <w:numPr>
          <w:ilvl w:val="0"/>
          <w:numId w:val="2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n95i3xe7j7zx" w:id="27"/>
      <w:bookmarkEnd w:id="27"/>
      <w:r w:rsidDel="00000000" w:rsidR="00000000" w:rsidRPr="00000000">
        <w:rPr>
          <w:b w:val="1"/>
          <w:bCs w:val="1"/>
          <w:sz w:val="34"/>
          <w:szCs w:val="34"/>
          <w:rtl w:val="0"/>
        </w:rPr>
        <w:t xml:space="preserve">Re-Glassed</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Buy Re-Glassed Batch Reactors for Sale</w:t>
      </w:r>
    </w:p>
    <w:p w:rsidR="00000000" w:rsidDel="00000000" w:rsidP="00000000" w:rsidRDefault="00000000" w:rsidRPr="00000000" w14:paraId="0000008F">
      <w:pPr>
        <w:spacing w:after="240" w:before="240" w:lineRule="auto"/>
        <w:rPr/>
      </w:pPr>
      <w:r w:rsidDel="00000000" w:rsidR="00000000" w:rsidRPr="00000000">
        <w:rPr>
          <w:rtl w:val="0"/>
        </w:rPr>
        <w:t xml:space="preserve">IPP stocks re-glassed batch-type agitated reactors, restored with new borosilicate glass linings on original OEM vessels. Re-glassing is performed by IPP's UGE (Universal Glasteel Equipment) division, which stocks 700+ vessels and 2,700+ parts. Re-glassed reactors provide restored corrosion protection at significant savings compared to new OEM equipment.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iol2wzjl6s9m" w:id="28"/>
      <w:bookmarkEnd w:id="28"/>
      <w:r w:rsidDel="00000000" w:rsidR="00000000" w:rsidRPr="00000000">
        <w:rPr>
          <w:b w:val="1"/>
          <w:bCs w:val="1"/>
          <w:color w:val="000000"/>
          <w:sz w:val="26"/>
          <w:szCs w:val="26"/>
          <w:rtl w:val="0"/>
        </w:rPr>
        <w:t xml:space="preserve">Re-Glassed Pfaudler P -- 37.9 L (</w:t>
      </w:r>
      <w:hyperlink r:id="rId21">
        <w:r w:rsidDel="00000000" w:rsidR="00000000" w:rsidRPr="00000000">
          <w:rPr>
            <w:b w:val="1"/>
            <w:bCs w:val="1"/>
            <w:color w:val="1155cc"/>
            <w:sz w:val="26"/>
            <w:szCs w:val="26"/>
            <w:u w:val="single"/>
            <w:rtl w:val="0"/>
          </w:rPr>
          <w:t xml:space="preserve">IPP# 101388</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Re-glassed Pfaudler P glass-lined pilot batch reactor with full vacuum capability for small-batch and pilot-scale processing.</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rtl w:val="0"/>
        </w:rPr>
        <w:t xml:space="preserve">Capacity (Design): 37.9 L (10 gal) capacity</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Internal Pressure: 1.72 bar (25 psi), Internal Temperature: 176.7C (350F)</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96">
      <w:pPr>
        <w:numPr>
          <w:ilvl w:val="0"/>
          <w:numId w:val="14"/>
        </w:numPr>
        <w:spacing w:after="240" w:before="0" w:beforeAutospacing="0" w:lineRule="auto"/>
        <w:ind w:left="720" w:hanging="360"/>
      </w:pPr>
      <w:r w:rsidDel="00000000" w:rsidR="00000000" w:rsidRPr="00000000">
        <w:rPr>
          <w:rtl w:val="0"/>
        </w:rPr>
        <w:t xml:space="preserve">Diameter: 355.6 mm x Straight Side Length: 457.2 mm, Legs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phevesamw71n" w:id="29"/>
      <w:bookmarkEnd w:id="29"/>
      <w:r w:rsidDel="00000000" w:rsidR="00000000" w:rsidRPr="00000000">
        <w:rPr>
          <w:b w:val="1"/>
          <w:bCs w:val="1"/>
          <w:sz w:val="34"/>
          <w:szCs w:val="34"/>
          <w:rtl w:val="0"/>
        </w:rPr>
        <w:t xml:space="preserve">New &amp; Unused</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Buy New &amp; Unused Batch Reactors for Sale</w:t>
      </w:r>
    </w:p>
    <w:p w:rsidR="00000000" w:rsidDel="00000000" w:rsidP="00000000" w:rsidRDefault="00000000" w:rsidRPr="00000000" w14:paraId="00000099">
      <w:pPr>
        <w:spacing w:after="240" w:before="240" w:lineRule="auto"/>
        <w:rPr/>
      </w:pPr>
      <w:r w:rsidDel="00000000" w:rsidR="00000000" w:rsidRPr="00000000">
        <w:rPr>
          <w:rtl w:val="0"/>
        </w:rPr>
        <w:t xml:space="preserve">IPP stocks new and unused batch-type agitated reactors. New reactors include custom-built units from Gale Process Solutions (GPS), IPP's subsidiary that delivers custom fabricated equipment in 12-16 weeks on average. Unused surplus reactors were manufactured but never installed, offering new-equipment performance with immediate availability. Additional reactors are available in needs-reglass and refurbished/rebuilt condition.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3ulqqs3vzr8z" w:id="30"/>
      <w:bookmarkEnd w:id="30"/>
      <w:r w:rsidDel="00000000" w:rsidR="00000000" w:rsidRPr="00000000">
        <w:rPr>
          <w:b w:val="1"/>
          <w:bCs w:val="1"/>
          <w:color w:val="000000"/>
          <w:sz w:val="26"/>
          <w:szCs w:val="26"/>
          <w:rtl w:val="0"/>
        </w:rPr>
        <w:t xml:space="preserve">New GPS SS 316L -- 15,150 L (</w:t>
      </w:r>
      <w:hyperlink r:id="rId22">
        <w:r w:rsidDel="00000000" w:rsidR="00000000" w:rsidRPr="00000000">
          <w:rPr>
            <w:b w:val="1"/>
            <w:bCs w:val="1"/>
            <w:color w:val="1155cc"/>
            <w:sz w:val="26"/>
            <w:szCs w:val="26"/>
            <w:u w:val="single"/>
            <w:rtl w:val="0"/>
          </w:rPr>
          <w:t xml:space="preserve">IPP# 230382</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New Gale Process Solutions stainless steel 316L batch reactor with double mechanical seal and pitch blade agitation.</w:t>
      </w:r>
    </w:p>
    <w:p w:rsidR="00000000" w:rsidDel="00000000" w:rsidP="00000000" w:rsidRDefault="00000000" w:rsidRPr="00000000" w14:paraId="0000009C">
      <w:pPr>
        <w:numPr>
          <w:ilvl w:val="0"/>
          <w:numId w:val="18"/>
        </w:numPr>
        <w:spacing w:after="0" w:afterAutospacing="0" w:before="240" w:lineRule="auto"/>
        <w:ind w:left="720" w:hanging="360"/>
      </w:pPr>
      <w:r w:rsidDel="00000000" w:rsidR="00000000" w:rsidRPr="00000000">
        <w:rPr>
          <w:rtl w:val="0"/>
        </w:rPr>
        <w:t xml:space="preserve">Capacity (Design): 15,150 L (4,000 gal) capacity</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Internal Pressure: 10 bar (145 psi), Internal Temperature: 150C (302F)</w:t>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rtl w:val="0"/>
        </w:rPr>
        <w:t xml:space="preserve">Full vacuum, Agitation Seal Type: double mechanical seal</w:t>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rtl w:val="0"/>
        </w:rPr>
        <w:t xml:space="preserve">Motor Power: 22.4 kW (30 HP), Impeller Type: pitch blade</w:t>
      </w:r>
    </w:p>
    <w:p w:rsidR="00000000" w:rsidDel="00000000" w:rsidP="00000000" w:rsidRDefault="00000000" w:rsidRPr="00000000" w14:paraId="000000A0">
      <w:pPr>
        <w:numPr>
          <w:ilvl w:val="0"/>
          <w:numId w:val="18"/>
        </w:numPr>
        <w:spacing w:after="240" w:before="0" w:beforeAutospacing="0" w:lineRule="auto"/>
        <w:ind w:left="720" w:hanging="360"/>
      </w:pPr>
      <w:r w:rsidDel="00000000" w:rsidR="00000000" w:rsidRPr="00000000">
        <w:rPr>
          <w:rtl w:val="0"/>
        </w:rPr>
        <w:t xml:space="preserve">Condition: New condition, Diameter: 2,450 mm x Straight Side Length: 3,150 mm</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lqmoavi134" w:id="31"/>
      <w:bookmarkEnd w:id="31"/>
      <w:r w:rsidDel="00000000" w:rsidR="00000000" w:rsidRPr="00000000">
        <w:rPr>
          <w:b w:val="1"/>
          <w:bCs w:val="1"/>
          <w:sz w:val="46"/>
          <w:szCs w:val="46"/>
          <w:rtl w:val="0"/>
        </w:rPr>
        <w:t xml:space="preserve">5. Buying Used Batch Reactors vs Buying New</w:t>
      </w:r>
    </w:p>
    <w:p w:rsidR="00000000" w:rsidDel="00000000" w:rsidP="00000000" w:rsidRDefault="00000000" w:rsidRPr="00000000" w14:paraId="000000A3">
      <w:pPr>
        <w:spacing w:after="240" w:before="240" w:lineRule="auto"/>
        <w:rPr/>
      </w:pPr>
      <w:r w:rsidDel="00000000" w:rsidR="00000000" w:rsidRPr="00000000">
        <w:rPr>
          <w:rtl w:val="0"/>
        </w:rPr>
        <w:t xml:space="preserve">Buying used batch-type agitated reactors from IPP can save up to 50% of capital and 90% of lead time versus buying new. Here is how used and new batch reactors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4805598755834"/>
        <w:gridCol w:w="4211.7573872472785"/>
        <w:gridCol w:w="2930.7620528771386"/>
        <w:tblGridChange w:id="0">
          <w:tblGrid>
            <w:gridCol w:w="2217.4805598755834"/>
            <w:gridCol w:w="4211.7573872472785"/>
            <w:gridCol w:w="2930.76205287713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Used Reactor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New Reactor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Equipment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Full OEM list price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Delivery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Extended lead times (new fabrication)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Available Capacities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2 L to 80,000 L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Custom-built to specification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Materials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Glass-lined, SS, Hastelloy, Titanium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Glass-lined, SS, Hastelloy, Titanium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Pressure Ratings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0.5 to 358.7 bar (from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Custom-engineered to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Vacuum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Full vacuum capable units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Available as specified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Seal 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Mechanical, packing, and double mechanical seals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Custom-specified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Refurbishment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Re-glassing via UGE division (700+ vessels, 2,700+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New build from scratch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Environmental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New raw material consumption</w:t>
            </w:r>
          </w:p>
        </w:tc>
      </w:tr>
    </w:tbl>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confirmation:</w:t>
      </w:r>
      <w:r w:rsidDel="00000000" w:rsidR="00000000" w:rsidRPr="00000000">
        <w:rPr>
          <w:rtl w:val="0"/>
        </w:rPr>
        <w:t xml:space="preserve"> The "Environmental Impact" row is not based on any claim from your website. Please confirm whether IPP is comfortable making this statement, or we will remove this row.</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f0siwk4am3d5" w:id="32"/>
      <w:bookmarkEnd w:id="32"/>
      <w:r w:rsidDel="00000000" w:rsidR="00000000" w:rsidRPr="00000000">
        <w:rPr>
          <w:b w:val="1"/>
          <w:bCs w:val="1"/>
          <w:sz w:val="46"/>
          <w:szCs w:val="46"/>
          <w:rtl w:val="0"/>
        </w:rPr>
        <w:t xml:space="preserve">6. Advantages of Buying Used Batch Reactors from IPP</w:t>
      </w:r>
    </w:p>
    <w:p w:rsidR="00000000" w:rsidDel="00000000" w:rsidP="00000000" w:rsidRDefault="00000000" w:rsidRPr="00000000" w14:paraId="000000C5">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batch reactors ready for your process.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gckcargwps6h" w:id="33"/>
      <w:bookmarkEnd w:id="33"/>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C7">
      <w:pPr>
        <w:spacing w:after="240" w:before="240" w:lineRule="auto"/>
        <w:rPr/>
      </w:pPr>
      <w:r w:rsidDel="00000000" w:rsidR="00000000" w:rsidRPr="00000000">
        <w:rPr>
          <w:rtl w:val="0"/>
        </w:rPr>
        <w:t xml:space="preserve">Buying used batch-type agitated reactors from IPP can save up to 50% of capital and 90% of lead time versus buying new. With a broad inventory of batch reactors from multiple manufacturers, IPP offers a wide selection to match your budget and specifications.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icltjgg2z4ad" w:id="34"/>
      <w:bookmarkEnd w:id="34"/>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C9">
      <w:pPr>
        <w:spacing w:after="240" w:before="240" w:lineRule="auto"/>
        <w:rPr/>
      </w:pPr>
      <w:r w:rsidDel="00000000" w:rsidR="00000000" w:rsidRPr="00000000">
        <w:rPr>
          <w:rtl w:val="0"/>
        </w:rPr>
        <w:t xml:space="preserve">In-stock batch reactors from IPP are ready to ship. New OEM reactors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am7unzvlqdd3" w:id="35"/>
      <w:bookmarkEnd w:id="35"/>
      <w:r w:rsidDel="00000000" w:rsidR="00000000" w:rsidRPr="00000000">
        <w:rPr>
          <w:b w:val="1"/>
          <w:bCs w:val="1"/>
          <w:color w:val="000000"/>
          <w:sz w:val="26"/>
          <w:szCs w:val="26"/>
          <w:rtl w:val="0"/>
        </w:rPr>
        <w:t xml:space="preserve">Multiple OEM Manufacturers in Stock</w:t>
      </w:r>
    </w:p>
    <w:p w:rsidR="00000000" w:rsidDel="00000000" w:rsidP="00000000" w:rsidRDefault="00000000" w:rsidRPr="00000000" w14:paraId="000000CB">
      <w:pPr>
        <w:spacing w:after="240" w:before="240" w:lineRule="auto"/>
        <w:rPr/>
      </w:pPr>
      <w:r w:rsidDel="00000000" w:rsidR="00000000" w:rsidRPr="00000000">
        <w:rPr>
          <w:rtl w:val="0"/>
        </w:rPr>
        <w:t xml:space="preserve">IPP stocks batch reactors from Pfaudler, DeDietrich, Gale Process Solutions, UGE, and many additional manufacturers. Every unit is an original OEM product with traceable provenance.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ncfsqr3wvbu4" w:id="36"/>
      <w:bookmarkEnd w:id="36"/>
      <w:r w:rsidDel="00000000" w:rsidR="00000000" w:rsidRPr="00000000">
        <w:rPr>
          <w:b w:val="1"/>
          <w:bCs w:val="1"/>
          <w:sz w:val="34"/>
          <w:szCs w:val="34"/>
          <w:rtl w:val="0"/>
        </w:rPr>
        <w:t xml:space="preserve">Re-Glassed to Factory Spec</w:t>
      </w:r>
    </w:p>
    <w:p w:rsidR="00000000" w:rsidDel="00000000" w:rsidP="00000000" w:rsidRDefault="00000000" w:rsidRPr="00000000" w14:paraId="000000CD">
      <w:pPr>
        <w:spacing w:after="240" w:before="240" w:lineRule="auto"/>
        <w:rPr/>
      </w:pPr>
      <w:r w:rsidDel="00000000" w:rsidR="00000000" w:rsidRPr="00000000">
        <w:rPr>
          <w:rtl w:val="0"/>
        </w:rPr>
        <w:t xml:space="preserve">IPP offers re-glassed reactors through its UGE (Universal Glasteel Equipment) division, founded in 1995, which stocks 700+ vessels and 2,700+ parts. Re-glassed reactors receive new borosilicate glass linings on original OEM vessels.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l6qoo86a7qky" w:id="37"/>
      <w:bookmarkEnd w:id="37"/>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CF">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6aenz08hirwm" w:id="38"/>
      <w:bookmarkEnd w:id="38"/>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D1">
      <w:pPr>
        <w:spacing w:after="240" w:before="240" w:lineRule="auto"/>
        <w:rPr/>
      </w:pPr>
      <w:r w:rsidDel="00000000" w:rsidR="00000000" w:rsidRPr="00000000">
        <w:rPr>
          <w:rtl w:val="0"/>
        </w:rPr>
        <w:t xml:space="preserve">Material of construction includes glass-lined, stainless steel, Hastelloy, and titanium. Volume capacity ranges from 2 L to 80,000 L. Pressure ratings range from 0.5 to 358.7 bar. Motor power ranges from 0.2 to 315 kW. Full vacuum capable units available.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g9wie9hofdn0" w:id="39"/>
      <w:bookmarkEnd w:id="39"/>
      <w:r w:rsidDel="00000000" w:rsidR="00000000" w:rsidRPr="00000000">
        <w:rPr>
          <w:b w:val="1"/>
          <w:bCs w:val="1"/>
          <w:sz w:val="46"/>
          <w:szCs w:val="46"/>
          <w:rtl w:val="0"/>
        </w:rPr>
        <w:t xml:space="preserve">7. How Buying a Used Batch Reactor Works</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review:</w:t>
      </w:r>
      <w:r w:rsidDel="00000000" w:rsidR="00000000" w:rsidRPr="00000000">
        <w:rPr>
          <w:rtl w:val="0"/>
        </w:rPr>
        <w:t xml:space="preserve"> This section describes a 5-step buying process. We drafted this based on general industry practice — please confirm these steps match your actual process, edit the wording, or provide your preferred version.</w:t>
      </w:r>
    </w:p>
    <w:p w:rsidR="00000000" w:rsidDel="00000000" w:rsidP="00000000" w:rsidRDefault="00000000" w:rsidRPr="00000000" w14:paraId="000000D5">
      <w:pPr>
        <w:spacing w:after="240" w:before="240" w:lineRule="auto"/>
        <w:rPr/>
      </w:pPr>
      <w:r w:rsidDel="00000000" w:rsidR="00000000" w:rsidRPr="00000000">
        <w:rPr>
          <w:rtl w:val="0"/>
        </w:rPr>
        <w:t xml:space="preserve">The process of purchasing a used batch reactor from IPP follows five steps, from specification to delivery.</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Step 1: Submit Requirements</w:t>
        <w:br w:type="textWrapping"/>
      </w:r>
      <w:r w:rsidDel="00000000" w:rsidR="00000000" w:rsidRPr="00000000">
        <w:rPr>
          <w:rtl w:val="0"/>
        </w:rPr>
        <w:t xml:space="preserve">Share your reactor specifications: capacity, material of construction, pressure rating, temperature, and application. Or browse our searchable inventory.</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Step 2: Receive Data Package</w:t>
        <w:br w:type="textWrapping"/>
      </w:r>
      <w:r w:rsidDel="00000000" w:rsidR="00000000" w:rsidRPr="00000000">
        <w:rPr>
          <w:rtl w:val="0"/>
        </w:rPr>
        <w:t xml:space="preserve">IPP sends a detailed equipment data sheet with capacity, pressure rating, temperature, dimensions, agitator specifications, seal type, and condition report with photographs.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Step 3: Inspect the Equipment</w:t>
        <w:br w:type="textWrapping"/>
      </w:r>
      <w:r w:rsidDel="00000000" w:rsidR="00000000" w:rsidRPr="00000000">
        <w:rPr>
          <w:rtl w:val="0"/>
        </w:rPr>
        <w:t xml:space="preserve">Contact IPP to arrange an on-site visit or request a live video walkthrough of the reactor with an IPP team member at one of our global locations.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Step 4: Refurbishment Options</w:t>
        <w:br w:type="textWrapping"/>
      </w:r>
      <w:r w:rsidDel="00000000" w:rsidR="00000000" w:rsidRPr="00000000">
        <w:rPr>
          <w:rtl w:val="0"/>
        </w:rPr>
        <w:t xml:space="preserve">IPP offers re-glassing through its UGE division (700+ vessels, 2,700+ parts in stock). Contact IPP for details on additional refurbishment services.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Step 5: Packaging &amp; Delivery</w:t>
        <w:br w:type="textWrapping"/>
      </w:r>
      <w:r w:rsidDel="00000000" w:rsidR="00000000" w:rsidRPr="00000000">
        <w:rPr>
          <w:rtl w:val="0"/>
        </w:rPr>
        <w:t xml:space="preserve">IPP coordinates packaging, crating, freight, and delivery to your plant site. Worldwide shipping from offices in 15 countries. Contact IPP for shipping details.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Need a Batch Reactor? Ask an IPP Expert.</w:t>
      </w:r>
    </w:p>
    <w:p w:rsidR="00000000" w:rsidDel="00000000" w:rsidP="00000000" w:rsidRDefault="00000000" w:rsidRPr="00000000" w14:paraId="000000DD">
      <w:pPr>
        <w:spacing w:after="240" w:before="240" w:lineRule="auto"/>
        <w:rPr/>
      </w:pPr>
      <w:r w:rsidDel="00000000" w:rsidR="00000000" w:rsidRPr="00000000">
        <w:rPr>
          <w:rtl w:val="0"/>
        </w:rPr>
        <w:t xml:space="preserve">Tell us your capacity, material, pressure, and temperature requirements. Our team will match your specifications against current batch reactor inventory and provide a detailed quote.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hpt7apj1xb3p" w:id="40"/>
      <w:bookmarkEnd w:id="40"/>
      <w:commentRangeStart w:id="1"/>
      <w:r w:rsidDel="00000000" w:rsidR="00000000" w:rsidRPr="00000000">
        <w:rPr>
          <w:b w:val="1"/>
          <w:bCs w:val="1"/>
          <w:sz w:val="46"/>
          <w:szCs w:val="46"/>
          <w:rtl w:val="0"/>
        </w:rPr>
        <w:t xml:space="preserve">8. Other Reactor Types from IPP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In addition to batch-type agitated reactors, IPP stocks reactors across multiple subcategories for specialized process applications.</w:t>
      </w:r>
    </w:p>
    <w:p w:rsidR="00000000" w:rsidDel="00000000" w:rsidP="00000000" w:rsidRDefault="00000000" w:rsidRPr="00000000" w14:paraId="000000E1">
      <w:pPr>
        <w:numPr>
          <w:ilvl w:val="0"/>
          <w:numId w:val="4"/>
        </w:numPr>
        <w:spacing w:after="0" w:afterAutospacing="0" w:before="240" w:lineRule="auto"/>
        <w:ind w:left="720" w:hanging="360"/>
      </w:pPr>
      <w:r w:rsidDel="00000000" w:rsidR="00000000" w:rsidRPr="00000000">
        <w:rPr>
          <w:rtl w:val="0"/>
        </w:rPr>
        <w:t xml:space="preserve">Batch Type Body Only</w:t>
      </w:r>
    </w:p>
    <w:p w:rsidR="00000000" w:rsidDel="00000000" w:rsidP="00000000" w:rsidRDefault="00000000" w:rsidRPr="00000000" w14:paraId="000000E2">
      <w:pPr>
        <w:numPr>
          <w:ilvl w:val="0"/>
          <w:numId w:val="4"/>
        </w:numPr>
        <w:spacing w:after="0" w:afterAutospacing="0" w:before="0" w:beforeAutospacing="0" w:lineRule="auto"/>
        <w:ind w:left="720" w:hanging="360"/>
      </w:pPr>
      <w:r w:rsidDel="00000000" w:rsidR="00000000" w:rsidRPr="00000000">
        <w:rPr>
          <w:rtl w:val="0"/>
        </w:rPr>
        <w:t xml:space="preserve">Tubular Reactors</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rtl w:val="0"/>
        </w:rPr>
        <w:t xml:space="preserve">Hydrogenation Reactors</w:t>
      </w:r>
    </w:p>
    <w:p w:rsidR="00000000" w:rsidDel="00000000" w:rsidP="00000000" w:rsidRDefault="00000000" w:rsidRPr="00000000" w14:paraId="000000E4">
      <w:pPr>
        <w:numPr>
          <w:ilvl w:val="0"/>
          <w:numId w:val="4"/>
        </w:numPr>
        <w:spacing w:after="0" w:afterAutospacing="0" w:before="0" w:beforeAutospacing="0" w:lineRule="auto"/>
        <w:ind w:left="720" w:hanging="360"/>
      </w:pPr>
      <w:r w:rsidDel="00000000" w:rsidR="00000000" w:rsidRPr="00000000">
        <w:rPr>
          <w:rtl w:val="0"/>
        </w:rPr>
        <w:t xml:space="preserve">Polymerization Reactors</w:t>
      </w:r>
    </w:p>
    <w:p w:rsidR="00000000" w:rsidDel="00000000" w:rsidP="00000000" w:rsidRDefault="00000000" w:rsidRPr="00000000" w14:paraId="000000E5">
      <w:pPr>
        <w:numPr>
          <w:ilvl w:val="0"/>
          <w:numId w:val="4"/>
        </w:numPr>
        <w:spacing w:after="0" w:afterAutospacing="0" w:before="0" w:beforeAutospacing="0" w:lineRule="auto"/>
        <w:ind w:left="720" w:hanging="360"/>
      </w:pPr>
      <w:r w:rsidDel="00000000" w:rsidR="00000000" w:rsidRPr="00000000">
        <w:rPr>
          <w:rtl w:val="0"/>
        </w:rPr>
        <w:t xml:space="preserve">Fluid Bed Reactors</w:t>
      </w:r>
    </w:p>
    <w:p w:rsidR="00000000" w:rsidDel="00000000" w:rsidP="00000000" w:rsidRDefault="00000000" w:rsidRPr="00000000" w14:paraId="000000E6">
      <w:pPr>
        <w:numPr>
          <w:ilvl w:val="0"/>
          <w:numId w:val="4"/>
        </w:numPr>
        <w:spacing w:after="240" w:before="0" w:beforeAutospacing="0" w:lineRule="auto"/>
        <w:ind w:left="720" w:hanging="360"/>
      </w:pPr>
      <w:r w:rsidDel="00000000" w:rsidR="00000000" w:rsidRPr="00000000">
        <w:rPr>
          <w:rtl w:val="0"/>
        </w:rPr>
        <w:t xml:space="preserve">Fixed Bed Reactors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pbbo223u5to" w:id="41"/>
      <w:bookmarkEnd w:id="41"/>
      <w:r w:rsidDel="00000000" w:rsidR="00000000" w:rsidRPr="00000000">
        <w:rPr>
          <w:b w:val="1"/>
          <w:bCs w:val="1"/>
          <w:sz w:val="46"/>
          <w:szCs w:val="46"/>
          <w:rtl w:val="0"/>
        </w:rPr>
        <w:t xml:space="preserve">9. Industries That Buy Used Batch Reactors</w:t>
      </w:r>
    </w:p>
    <w:p w:rsidR="00000000" w:rsidDel="00000000" w:rsidP="00000000" w:rsidRDefault="00000000" w:rsidRPr="00000000" w14:paraId="000000E9">
      <w:pPr>
        <w:spacing w:after="240" w:before="240" w:lineRule="auto"/>
        <w:rPr/>
      </w:pPr>
      <w:r w:rsidDel="00000000" w:rsidR="00000000" w:rsidRPr="00000000">
        <w:rPr>
          <w:rtl w:val="0"/>
        </w:rPr>
        <w:t xml:space="preserve">IPP supplies used batch-type agitated reactors to manufacturers across multiple process industries worldwide.</w:t>
      </w:r>
    </w:p>
    <w:p w:rsidR="00000000" w:rsidDel="00000000" w:rsidP="00000000" w:rsidRDefault="00000000" w:rsidRPr="00000000" w14:paraId="000000EA">
      <w:pPr>
        <w:numPr>
          <w:ilvl w:val="0"/>
          <w:numId w:val="7"/>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F3">
      <w:pPr>
        <w:numPr>
          <w:ilvl w:val="0"/>
          <w:numId w:val="7"/>
        </w:numPr>
        <w:spacing w:after="24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yi49ia1ndxkf" w:id="42"/>
      <w:bookmarkEnd w:id="42"/>
      <w:r w:rsidDel="00000000" w:rsidR="00000000" w:rsidRPr="00000000">
        <w:rPr>
          <w:b w:val="1"/>
          <w:bCs w:val="1"/>
          <w:sz w:val="46"/>
          <w:szCs w:val="46"/>
          <w:rtl w:val="0"/>
        </w:rPr>
        <w:t xml:space="preserve">10. Frequently Asked Questions About Buying Used Batch Reactors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nm70gta3jggn" w:id="43"/>
      <w:bookmarkEnd w:id="43"/>
      <w:r w:rsidDel="00000000" w:rsidR="00000000" w:rsidRPr="00000000">
        <w:rPr>
          <w:b w:val="1"/>
          <w:bCs w:val="1"/>
          <w:color w:val="000000"/>
          <w:sz w:val="26"/>
          <w:szCs w:val="26"/>
          <w:rtl w:val="0"/>
        </w:rPr>
        <w:t xml:space="preserve">Where These Questions &amp; Answers Come From</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How the questions were selected:</w:t>
      </w:r>
    </w:p>
    <w:p w:rsidR="00000000" w:rsidDel="00000000" w:rsidP="00000000" w:rsidRDefault="00000000" w:rsidRPr="00000000" w14:paraId="000000F8">
      <w:pPr>
        <w:spacing w:after="240" w:before="240" w:lineRule="auto"/>
        <w:rPr/>
      </w:pPr>
      <w:r w:rsidDel="00000000" w:rsidR="00000000" w:rsidRPr="00000000">
        <w:rPr>
          <w:rtl w:val="0"/>
        </w:rPr>
        <w:t xml:space="preserve">These FAQ questions were sourced from three places:</w:t>
      </w:r>
    </w:p>
    <w:p w:rsidR="00000000" w:rsidDel="00000000" w:rsidP="00000000" w:rsidRDefault="00000000" w:rsidRPr="00000000" w14:paraId="000000F9">
      <w:pPr>
        <w:numPr>
          <w:ilvl w:val="0"/>
          <w:numId w:val="12"/>
        </w:numPr>
        <w:spacing w:after="0" w:afterAutospacing="0" w:before="240" w:lineRule="auto"/>
        <w:ind w:left="720" w:hanging="360"/>
      </w:pPr>
      <w:r w:rsidDel="00000000" w:rsidR="00000000" w:rsidRPr="00000000">
        <w:rPr>
          <w:b w:val="1"/>
          <w:bCs w:val="1"/>
          <w:rtl w:val="0"/>
        </w:rPr>
        <w:t xml:space="preserve">Google's "People Also Ask" data</w:t>
      </w:r>
      <w:r w:rsidDel="00000000" w:rsidR="00000000" w:rsidRPr="00000000">
        <w:rPr>
          <w:rtl w:val="0"/>
        </w:rPr>
        <w:t xml:space="preserve"> — Real questions that users are actively searching when looking for used batch-type agitated reactors, glass-lined reactors, and related equipment. These represent actual buyer intent, not guesses about what people might ask.</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b w:val="1"/>
          <w:bCs w:val="1"/>
          <w:rtl w:val="0"/>
        </w:rPr>
        <w:t xml:space="preserve">Keyword research via Ahrefs</w:t>
      </w:r>
      <w:r w:rsidDel="00000000" w:rsidR="00000000" w:rsidRPr="00000000">
        <w:rPr>
          <w:rtl w:val="0"/>
        </w:rPr>
        <w:t xml:space="preserve"> — Search volume and keyword clustering analysis identified the specific topics, comparisons, and specification questions that buyers search for most frequently (e.g., "glass-lined vs stainless steel reactor," "Hastelloy reactor," "re-glassed reactor," "batch reactor pressure rating").</w:t>
      </w:r>
    </w:p>
    <w:p w:rsidR="00000000" w:rsidDel="00000000" w:rsidP="00000000" w:rsidRDefault="00000000" w:rsidRPr="00000000" w14:paraId="000000FB">
      <w:pPr>
        <w:numPr>
          <w:ilvl w:val="0"/>
          <w:numId w:val="12"/>
        </w:numPr>
        <w:spacing w:after="240" w:before="0" w:beforeAutospacing="0" w:lineRule="auto"/>
        <w:ind w:left="720" w:hanging="360"/>
      </w:pPr>
      <w:r w:rsidDel="00000000" w:rsidR="00000000" w:rsidRPr="00000000">
        <w:rPr>
          <w:b w:val="1"/>
          <w:bCs w:val="1"/>
          <w:rtl w:val="0"/>
        </w:rPr>
        <w:t xml:space="preserve">Competitive content gaps</w:t>
      </w:r>
      <w:r w:rsidDel="00000000" w:rsidR="00000000" w:rsidRPr="00000000">
        <w:rPr>
          <w:rtl w:val="0"/>
        </w:rPr>
        <w:t xml:space="preserve"> — Questions that competing equipment dealers either don't answer or answer poorly, giving IPP an opportunity to be the authoritative source.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How the answers were built:</w:t>
      </w:r>
    </w:p>
    <w:p w:rsidR="00000000" w:rsidDel="00000000" w:rsidP="00000000" w:rsidRDefault="00000000" w:rsidRPr="00000000" w14:paraId="000000FD">
      <w:pPr>
        <w:spacing w:after="240" w:before="240" w:lineRule="auto"/>
        <w:rPr/>
      </w:pPr>
      <w:r w:rsidDel="00000000" w:rsidR="00000000" w:rsidRPr="00000000">
        <w:rPr>
          <w:rtl w:val="0"/>
        </w:rPr>
        <w:t xml:space="preserve">Each answer was constructed from verifiable, specific sources — not general industry knowledge or assumptions:</w:t>
      </w:r>
    </w:p>
    <w:p w:rsidR="00000000" w:rsidDel="00000000" w:rsidP="00000000" w:rsidRDefault="00000000" w:rsidRPr="00000000" w14:paraId="000000FE">
      <w:pPr>
        <w:numPr>
          <w:ilvl w:val="0"/>
          <w:numId w:val="17"/>
        </w:numPr>
        <w:spacing w:after="0" w:afterAutospacing="0" w:before="240" w:lineRule="auto"/>
        <w:ind w:left="720" w:hanging="360"/>
      </w:pPr>
      <w:r w:rsidDel="00000000" w:rsidR="00000000" w:rsidRPr="00000000">
        <w:rPr>
          <w:b w:val="1"/>
          <w:bCs w:val="1"/>
          <w:rtl w:val="0"/>
        </w:rPr>
        <w:t xml:space="preserve">IPP's actual inventory data</w:t>
      </w:r>
      <w:r w:rsidDel="00000000" w:rsidR="00000000" w:rsidRPr="00000000">
        <w:rPr>
          <w:rtl w:val="0"/>
        </w:rPr>
        <w:t xml:space="preserve"> — Every capacity range, material grade, pressure rating, seal type, jacket type, and manufacturer referenced in the answers comes directly from IPP's current IMS product listings. Nothing is fabricated or generalized.</w:t>
      </w:r>
    </w:p>
    <w:p w:rsidR="00000000" w:rsidDel="00000000" w:rsidP="00000000" w:rsidRDefault="00000000" w:rsidRPr="00000000" w14:paraId="000000FF">
      <w:pPr>
        <w:numPr>
          <w:ilvl w:val="0"/>
          <w:numId w:val="17"/>
        </w:numPr>
        <w:spacing w:after="0" w:afterAutospacing="0" w:before="0" w:beforeAutospacing="0" w:lineRule="auto"/>
        <w:ind w:left="720" w:hanging="360"/>
      </w:pPr>
      <w:r w:rsidDel="00000000" w:rsidR="00000000" w:rsidRPr="00000000">
        <w:rPr>
          <w:b w:val="1"/>
          <w:bCs w:val="1"/>
          <w:rtl w:val="0"/>
        </w:rPr>
        <w:t xml:space="preserve">IPP's own published company information</w:t>
      </w:r>
      <w:r w:rsidDel="00000000" w:rsidR="00000000" w:rsidRPr="00000000">
        <w:rPr>
          <w:rtl w:val="0"/>
        </w:rPr>
        <w:t xml:space="preserve"> — Warehouse locations, the UGE re-glassing division, Gale Process Solutions subsidiary details, and the savings claim come from IPP's homepage and About page.</w:t>
      </w:r>
    </w:p>
    <w:p w:rsidR="00000000" w:rsidDel="00000000" w:rsidP="00000000" w:rsidRDefault="00000000" w:rsidRPr="00000000" w14:paraId="00000100">
      <w:pPr>
        <w:numPr>
          <w:ilvl w:val="0"/>
          <w:numId w:val="17"/>
        </w:numPr>
        <w:spacing w:after="0" w:afterAutospacing="0" w:before="0" w:beforeAutospacing="0" w:lineRule="auto"/>
        <w:ind w:left="720" w:hanging="360"/>
      </w:pPr>
      <w:r w:rsidDel="00000000" w:rsidR="00000000" w:rsidRPr="00000000">
        <w:rPr>
          <w:b w:val="1"/>
          <w:bCs w:val="1"/>
          <w:rtl w:val="0"/>
        </w:rPr>
        <w:t xml:space="preserve">IMS category page descriptions</w:t>
      </w:r>
      <w:r w:rsidDel="00000000" w:rsidR="00000000" w:rsidRPr="00000000">
        <w:rPr>
          <w:rtl w:val="0"/>
        </w:rPr>
        <w:t xml:space="preserve"> — Application descriptions (pharmaceutical, chemical processing, biotech, food/beverage, cosmetics) and compliance standards (ASME, CE, PED) are quoted directly from IPP's own IMS reactor category page.</w:t>
      </w:r>
    </w:p>
    <w:p w:rsidR="00000000" w:rsidDel="00000000" w:rsidP="00000000" w:rsidRDefault="00000000" w:rsidRPr="00000000" w14:paraId="00000101">
      <w:pPr>
        <w:numPr>
          <w:ilvl w:val="0"/>
          <w:numId w:val="17"/>
        </w:numPr>
        <w:spacing w:after="240" w:before="0" w:beforeAutospacing="0" w:lineRule="auto"/>
        <w:ind w:left="720" w:hanging="360"/>
      </w:pPr>
      <w:r w:rsidDel="00000000" w:rsidR="00000000" w:rsidRPr="00000000">
        <w:rPr>
          <w:b w:val="1"/>
          <w:bCs w:val="1"/>
          <w:rtl w:val="0"/>
        </w:rPr>
        <w:t xml:space="preserve">Industry-standard engineering knowledge</w:t>
      </w:r>
      <w:r w:rsidDel="00000000" w:rsidR="00000000" w:rsidRPr="00000000">
        <w:rPr>
          <w:rtl w:val="0"/>
        </w:rPr>
        <w:t xml:space="preserve"> — Statements about glass-lined coating technology, Hastelloy corrosion resistance, and material comparisons reflect established process engineering principles. These items are marked with ⚠️ where they could not be verified on IPP's website.</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What this means for review:</w:t>
      </w:r>
    </w:p>
    <w:p w:rsidR="00000000" w:rsidDel="00000000" w:rsidP="00000000" w:rsidRDefault="00000000" w:rsidRPr="00000000" w14:paraId="00000103">
      <w:pPr>
        <w:spacing w:after="240" w:before="240" w:lineRule="auto"/>
        <w:rPr/>
      </w:pPr>
      <w:r w:rsidDel="00000000" w:rsidR="00000000" w:rsidRPr="00000000">
        <w:rPr>
          <w:rtl w:val="0"/>
        </w:rPr>
        <w:t xml:space="preserve">Where an answer could be verified against IPP's inventory or website content, it has been. Items marked with ⚠️ are places where we could not verify the claim from available data and need your team's confirmation. If any answer contradicts your operational experience, flag it — the goal is accuracy, not assumptions.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Answers to the most common questions from engineers and procurement teams evaluating used batch-type agitated reactors.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do63eukd05a9" w:id="44"/>
      <w:bookmarkEnd w:id="44"/>
      <w:r w:rsidDel="00000000" w:rsidR="00000000" w:rsidRPr="00000000">
        <w:rPr>
          <w:b w:val="1"/>
          <w:bCs w:val="1"/>
          <w:color w:val="000000"/>
          <w:sz w:val="26"/>
          <w:szCs w:val="26"/>
          <w:rtl w:val="0"/>
        </w:rPr>
        <w:t xml:space="preserve">Inventory FAQs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Q: How many batch-type agitated reactors does IPP have in stock?</w:t>
      </w:r>
    </w:p>
    <w:p w:rsidR="00000000" w:rsidDel="00000000" w:rsidP="00000000" w:rsidRDefault="00000000" w:rsidRPr="00000000" w14:paraId="00000108">
      <w:pPr>
        <w:spacing w:after="240" w:before="240" w:lineRule="auto"/>
        <w:rPr/>
      </w:pPr>
      <w:r w:rsidDel="00000000" w:rsidR="00000000" w:rsidRPr="00000000">
        <w:rPr>
          <w:rtl w:val="0"/>
        </w:rPr>
        <w:t xml:space="preserve">IPP stocks batch-type agitated reactors from a wide range of manufacturers. The inventory includes glass-lined, stainless steel, Hastelloy, and titanium reactors. Volume capacity ranges from 2 L (0.5 gal) to 80,000 L (21,150 gal). The largest manufacturer positions are Pfaudler and DeDietrich. Browse the IMS inventory for current availability.</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Q: What condition grades are available for used batch reactors?</w:t>
      </w:r>
    </w:p>
    <w:p w:rsidR="00000000" w:rsidDel="00000000" w:rsidP="00000000" w:rsidRDefault="00000000" w:rsidRPr="00000000" w14:paraId="0000010B">
      <w:pPr>
        <w:spacing w:after="240" w:before="240" w:lineRule="auto"/>
        <w:rPr/>
      </w:pPr>
      <w:r w:rsidDel="00000000" w:rsidR="00000000" w:rsidRPr="00000000">
        <w:rPr>
          <w:rtl w:val="0"/>
        </w:rPr>
        <w:t xml:space="preserve">IPP stocks batch reactors in multiple conditions: good used, re-glassed, new, surplus, needs reglass, and refurbished/rebuilt. Re-glassed reactors have received new borosilicate glass linings through IPP's UGE division. Unused reactors were manufactured but never installed in a process. Browse the current inventory for available condition options.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Q: What manufacturers of batch reactors does IPP stock?</w:t>
      </w:r>
    </w:p>
    <w:p w:rsidR="00000000" w:rsidDel="00000000" w:rsidP="00000000" w:rsidRDefault="00000000" w:rsidRPr="00000000" w14:paraId="0000010E">
      <w:pPr>
        <w:spacing w:after="240" w:before="240" w:lineRule="auto"/>
        <w:rPr/>
      </w:pPr>
      <w:r w:rsidDel="00000000" w:rsidR="00000000" w:rsidRPr="00000000">
        <w:rPr>
          <w:rtl w:val="0"/>
        </w:rPr>
        <w:t xml:space="preserve">IPP stocks batch reactors from a wide range of manufacturers. The largest inventory positions are Pfaudler and DeDietrich, with additional manufacturers including Gale Process Solutions, UGE, Mechanicca Sarda, Schwelm, Werkhuizen A Deprest, EHW Thale, Wilner and Mutter, and many others. Browse the current inventory to see available manufacturers.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Q: Does IPP sell new batch reactors as well as used?</w:t>
      </w:r>
    </w:p>
    <w:p w:rsidR="00000000" w:rsidDel="00000000" w:rsidP="00000000" w:rsidRDefault="00000000" w:rsidRPr="00000000" w14:paraId="00000111">
      <w:pPr>
        <w:spacing w:after="240" w:before="240" w:lineRule="auto"/>
        <w:rPr/>
      </w:pPr>
      <w:r w:rsidDel="00000000" w:rsidR="00000000" w:rsidRPr="00000000">
        <w:rPr>
          <w:rtl w:val="0"/>
        </w:rPr>
        <w:t xml:space="preserve">Yes. IPP stocks new batch reactors, primarily from its Gale Process Solutions (GPS) subsidiary. GPS provides custom fabricated equipment with 12-16 week average delivery. IPP also stocks unused surplus reactors -- manufactured but never installed -- offering new-equipment performance with immediate availability. Contact IPP for details on new and unused inventory.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Q: What is a re-glassed reactor?</w:t>
      </w:r>
    </w:p>
    <w:p w:rsidR="00000000" w:rsidDel="00000000" w:rsidP="00000000" w:rsidRDefault="00000000" w:rsidRPr="00000000" w14:paraId="00000114">
      <w:pPr>
        <w:spacing w:after="240" w:before="240" w:lineRule="auto"/>
        <w:rPr/>
      </w:pPr>
      <w:r w:rsidDel="00000000" w:rsidR="00000000" w:rsidRPr="00000000">
        <w:rPr>
          <w:rtl w:val="0"/>
        </w:rPr>
        <w:t xml:space="preserve">A re-glassed reactor has received a new borosilicate glass lining on the original OEM vessel body.</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confirmation:</w:t>
      </w:r>
      <w:r w:rsidDel="00000000" w:rsidR="00000000" w:rsidRPr="00000000">
        <w:rPr>
          <w:rtl w:val="0"/>
        </w:rPr>
        <w:t xml:space="preserve"> Your website does not define what re-glassing involves. The terms "borosilicate" and "original OEM vessel body" are not on your site. Please confirm this description is accurate.</w:t>
      </w:r>
    </w:p>
    <w:p w:rsidR="00000000" w:rsidDel="00000000" w:rsidP="00000000" w:rsidRDefault="00000000" w:rsidRPr="00000000" w14:paraId="00000116">
      <w:pPr>
        <w:spacing w:after="240" w:before="240" w:lineRule="auto"/>
        <w:rPr/>
      </w:pPr>
      <w:r w:rsidDel="00000000" w:rsidR="00000000" w:rsidRPr="00000000">
        <w:rPr>
          <w:rtl w:val="0"/>
        </w:rPr>
        <w:t xml:space="preserve">IPP offers re-glassing through its UGE (Universal Glasteel Equipment) division, founded in 1995, which stocks 700+ vessels and 2,700+ parts.</w:t>
      </w:r>
    </w:p>
    <w:p w:rsidR="00000000" w:rsidDel="00000000" w:rsidP="00000000" w:rsidRDefault="00000000" w:rsidRPr="00000000" w14:paraId="00000117">
      <w:pPr>
        <w:spacing w:after="240" w:before="240" w:lineRule="auto"/>
        <w:rPr/>
      </w:pPr>
      <w:r w:rsidDel="00000000" w:rsidR="00000000" w:rsidRPr="00000000">
        <w:rPr>
          <w:rtl w:val="0"/>
        </w:rPr>
        <w:t xml:space="preserve">Re-glassed reactors restore the corrosion protection of the glass lining at significant savings compared to purchasing a new OEM reactor.</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confirmation:</w:t>
      </w:r>
      <w:r w:rsidDel="00000000" w:rsidR="00000000" w:rsidRPr="00000000">
        <w:rPr>
          <w:rtl w:val="0"/>
        </w:rPr>
        <w:t xml:space="preserve"> Your website describes re-glassing services but does not make this specific savings comparison. Please confirm this claim is accurate.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qmdyq3oe8pky" w:id="45"/>
      <w:bookmarkEnd w:id="45"/>
      <w:r w:rsidDel="00000000" w:rsidR="00000000" w:rsidRPr="00000000">
        <w:rPr>
          <w:b w:val="1"/>
          <w:bCs w:val="1"/>
          <w:color w:val="000000"/>
          <w:sz w:val="26"/>
          <w:szCs w:val="26"/>
          <w:rtl w:val="0"/>
        </w:rPr>
        <w:t xml:space="preserve">Specifications FAQs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Q: What capacity range is available for batch-type agitated reactors?</w:t>
      </w:r>
    </w:p>
    <w:p w:rsidR="00000000" w:rsidDel="00000000" w:rsidP="00000000" w:rsidRDefault="00000000" w:rsidRPr="00000000" w14:paraId="0000011C">
      <w:pPr>
        <w:spacing w:after="240" w:before="240" w:lineRule="auto"/>
        <w:rPr/>
      </w:pPr>
      <w:r w:rsidDel="00000000" w:rsidR="00000000" w:rsidRPr="00000000">
        <w:rPr>
          <w:rtl w:val="0"/>
        </w:rPr>
        <w:t xml:space="preserve">IPP stocks batch reactors with capacities from 2 L (0.5 gal) for pilot-scale and laboratory applications up to 80,000 L (21,150 gal) for large production-scale operations. The largest reactor in stock is a Mechanicca Sarda SS 316L at 80,000 L, and the largest glass-lined reactor is a Pfaudler BE at 70,100 L (18,500 gal).</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Q: What pressure ratings are available?</w:t>
      </w:r>
    </w:p>
    <w:p w:rsidR="00000000" w:rsidDel="00000000" w:rsidP="00000000" w:rsidRDefault="00000000" w:rsidRPr="00000000" w14:paraId="0000011F">
      <w:pPr>
        <w:spacing w:after="240" w:before="240" w:lineRule="auto"/>
        <w:rPr/>
      </w:pPr>
      <w:r w:rsidDel="00000000" w:rsidR="00000000" w:rsidRPr="00000000">
        <w:rPr>
          <w:rtl w:val="0"/>
        </w:rPr>
        <w:t xml:space="preserve">Internal pressure ratings range from 0.5 to 358.7 bar across the batch reactor inventory. Full vacuum capability is available on a majority of reactors. Reactors are available with mechanical seals, packing seals, and double mechanical seals. Contact IPP with your process pressure requirements and our team will identify matching units.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Q: What motor power ratings are available?</w:t>
      </w:r>
    </w:p>
    <w:p w:rsidR="00000000" w:rsidDel="00000000" w:rsidP="00000000" w:rsidRDefault="00000000" w:rsidRPr="00000000" w14:paraId="00000122">
      <w:pPr>
        <w:spacing w:after="240" w:before="240" w:lineRule="auto"/>
        <w:rPr/>
      </w:pPr>
      <w:r w:rsidDel="00000000" w:rsidR="00000000" w:rsidRPr="00000000">
        <w:rPr>
          <w:rtl w:val="0"/>
        </w:rPr>
        <w:t xml:space="preserve">Motor power ratings for agitators on batch reactors in IPP inventory range from 0.2 to 315 kW. A majority of reactors in stock feature agitation. The most powerful reactor currently in stock is the Mechanicca Sarda SS 316L at 315 kW (422.4 HP). Contact IPP with your mixing requirements for specific recommendations.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Q: What seal types are available on batch reactors?</w:t>
      </w:r>
    </w:p>
    <w:p w:rsidR="00000000" w:rsidDel="00000000" w:rsidP="00000000" w:rsidRDefault="00000000" w:rsidRPr="00000000" w14:paraId="00000125">
      <w:pPr>
        <w:spacing w:after="240" w:before="240" w:lineRule="auto"/>
        <w:rPr/>
      </w:pPr>
      <w:r w:rsidDel="00000000" w:rsidR="00000000" w:rsidRPr="00000000">
        <w:rPr>
          <w:rtl w:val="0"/>
        </w:rPr>
        <w:t xml:space="preserve">IPP stocks batch reactors with three primary seal types: mechanical seals, packing seals, and double mechanical seals. The seal type depends on process requirements including pressure, temperature, and the nature of the chemicals being processed. Contact IPP to discuss seal requirements for your application.</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Q: What applications are batch-type agitated reactors used for?</w:t>
      </w:r>
    </w:p>
    <w:p w:rsidR="00000000" w:rsidDel="00000000" w:rsidP="00000000" w:rsidRDefault="00000000" w:rsidRPr="00000000" w14:paraId="00000128">
      <w:pPr>
        <w:spacing w:after="240" w:before="240" w:lineRule="auto"/>
        <w:rPr/>
      </w:pPr>
      <w:r w:rsidDel="00000000" w:rsidR="00000000" w:rsidRPr="00000000">
        <w:rPr>
          <w:rtl w:val="0"/>
        </w:rPr>
        <w:t xml:space="preserve">Batch-type agitated reactors serve a wide range of industrial applications. In pharmaceutical manufacturing: blending APIs, crystallization, and temperature-controlled mixing. In chemical processing: polymerization, hydrogenation, and oxidation. In biotechnology: cell culture, fermentation, and enzyme production. In food and beverage: emulsification and thermal processing. In cosmetics: base mixing and batch formulation. Reactors feature jacketed and pressure-rated designs, sanitary and CIP/SIP options, custom agitators and mixing blades, and ASME-coded, National Board, CRN, CE-marked, PED compliant vessels.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1wj4gpcf1xbu" w:id="46"/>
      <w:bookmarkEnd w:id="46"/>
      <w:r w:rsidDel="00000000" w:rsidR="00000000" w:rsidRPr="00000000">
        <w:rPr>
          <w:b w:val="1"/>
          <w:bCs w:val="1"/>
          <w:color w:val="000000"/>
          <w:sz w:val="26"/>
          <w:szCs w:val="26"/>
          <w:rtl w:val="0"/>
        </w:rPr>
        <w:t xml:space="preserve">Materials FAQs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Q: How many glass-lined batch reactors does IPP stock?</w:t>
      </w:r>
    </w:p>
    <w:p w:rsidR="00000000" w:rsidDel="00000000" w:rsidP="00000000" w:rsidRDefault="00000000" w:rsidRPr="00000000" w14:paraId="0000012C">
      <w:pPr>
        <w:spacing w:after="240" w:before="240" w:lineRule="auto"/>
        <w:rPr/>
      </w:pPr>
      <w:r w:rsidDel="00000000" w:rsidR="00000000" w:rsidRPr="00000000">
        <w:rPr>
          <w:rtl w:val="0"/>
        </w:rPr>
        <w:t xml:space="preserve">Glass-lined is the most common material of construction in IPP's batch-type agitated reactor inventory. Glass-lined reactors are available from Pfaudler and DeDietrich, among other manufacturers. Glass-lined construction provides corrosion resistance for pharmaceutical, chemical, and specialty manufacturing processes. Browse the inventory to see current glass-lined reactor availability.</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Q: What stainless steel grades are available?</w:t>
      </w:r>
    </w:p>
    <w:p w:rsidR="00000000" w:rsidDel="00000000" w:rsidP="00000000" w:rsidRDefault="00000000" w:rsidRPr="00000000" w14:paraId="0000012F">
      <w:pPr>
        <w:spacing w:after="240" w:before="240" w:lineRule="auto"/>
        <w:rPr/>
      </w:pPr>
      <w:r w:rsidDel="00000000" w:rsidR="00000000" w:rsidRPr="00000000">
        <w:rPr>
          <w:rtl w:val="0"/>
        </w:rPr>
        <w:t xml:space="preserve">IPP stocks stainless steel batch reactors across multiple grades including SS 316, SS 316L, SS 304, SS 321, and austenitic stainless steel. Stainless steel reactors serve pharmaceutical, food/beverage, biotech, and chemical processing applications where glass lining is not required. Browse the inventory to see current stainless steel reactor availability.</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Q: Does IPP stock Hastelloy batch reactors?</w:t>
      </w:r>
    </w:p>
    <w:p w:rsidR="00000000" w:rsidDel="00000000" w:rsidP="00000000" w:rsidRDefault="00000000" w:rsidRPr="00000000" w14:paraId="00000132">
      <w:pPr>
        <w:spacing w:after="240" w:before="240" w:lineRule="auto"/>
        <w:rPr/>
      </w:pPr>
      <w:r w:rsidDel="00000000" w:rsidR="00000000" w:rsidRPr="00000000">
        <w:rPr>
          <w:rtl w:val="0"/>
        </w:rPr>
        <w:t xml:space="preserve">Yes. IPP stocks Hastelloy batch-type agitated reactors in Hastelloy C-22, C-276, C-4, and other Hastelloy grades. Hastelloy reactors serve highly corrosive chemical processes involving acids, chlorides, and other aggressive media where stainless steel and glass-lined construction are insufficient.</w:t>
      </w:r>
    </w:p>
    <w:p w:rsidR="00000000" w:rsidDel="00000000" w:rsidP="00000000" w:rsidRDefault="00000000" w:rsidRPr="00000000" w14:paraId="0000013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confirmation:</w:t>
      </w:r>
      <w:r w:rsidDel="00000000" w:rsidR="00000000" w:rsidRPr="00000000">
        <w:rPr>
          <w:rtl w:val="0"/>
        </w:rPr>
        <w:t xml:space="preserve"> Your website lists Hastelloy as a material option but does not describe acids, chlorides, or aggressive media. Please confirm whether this description of Hastelloy applications is accurate for your product line.</w:t>
      </w:r>
    </w:p>
    <w:p w:rsidR="00000000" w:rsidDel="00000000" w:rsidP="00000000" w:rsidRDefault="00000000" w:rsidRPr="00000000" w14:paraId="00000134">
      <w:pPr>
        <w:spacing w:after="240" w:before="240" w:lineRule="auto"/>
        <w:rPr/>
      </w:pPr>
      <w:r w:rsidDel="00000000" w:rsidR="00000000" w:rsidRPr="00000000">
        <w:rPr>
          <w:rtl w:val="0"/>
        </w:rPr>
        <w:t xml:space="preserve">Contact IPP for current Hastelloy reactor availability.</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Q: Are titanium batch reactors available?</w:t>
      </w:r>
    </w:p>
    <w:p w:rsidR="00000000" w:rsidDel="00000000" w:rsidP="00000000" w:rsidRDefault="00000000" w:rsidRPr="00000000" w14:paraId="00000137">
      <w:pPr>
        <w:spacing w:after="240" w:before="240" w:lineRule="auto"/>
        <w:rPr/>
      </w:pPr>
      <w:r w:rsidDel="00000000" w:rsidR="00000000" w:rsidRPr="00000000">
        <w:rPr>
          <w:rtl w:val="0"/>
        </w:rPr>
        <w:t xml:space="preserve">IPP stocks titanium batch-type agitated reactors. Titanium offers exceptional corrosion resistance for specialized applications involving chlorides, oxidizing acids, and seawater.</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confirmation:</w:t>
      </w:r>
      <w:r w:rsidDel="00000000" w:rsidR="00000000" w:rsidRPr="00000000">
        <w:rPr>
          <w:rtl w:val="0"/>
        </w:rPr>
        <w:t xml:space="preserve"> Your website does not describe titanium properties. Please confirm whether IPP is comfortable making this claim.</w:t>
      </w:r>
    </w:p>
    <w:p w:rsidR="00000000" w:rsidDel="00000000" w:rsidP="00000000" w:rsidRDefault="00000000" w:rsidRPr="00000000" w14:paraId="00000139">
      <w:pPr>
        <w:spacing w:after="240" w:before="240" w:lineRule="auto"/>
        <w:rPr/>
      </w:pPr>
      <w:r w:rsidDel="00000000" w:rsidR="00000000" w:rsidRPr="00000000">
        <w:rPr>
          <w:rtl w:val="0"/>
        </w:rPr>
        <w:t xml:space="preserve">Due to the limited inventory, contact IPP directly for current availability and specifications on titanium reactors.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Q: What is the difference between glass-lined and stainless steel batch reactors?</w:t>
      </w:r>
    </w:p>
    <w:p w:rsidR="00000000" w:rsidDel="00000000" w:rsidP="00000000" w:rsidRDefault="00000000" w:rsidRPr="00000000" w14:paraId="0000013C">
      <w:pPr>
        <w:spacing w:after="240" w:before="240" w:lineRule="auto"/>
        <w:rPr/>
      </w:pPr>
      <w:r w:rsidDel="00000000" w:rsidR="00000000" w:rsidRPr="00000000">
        <w:rPr>
          <w:rtl w:val="0"/>
        </w:rPr>
        <w:t xml:space="preserve">Glass-lined reactors have a borosilicate glass coating fused to the interior metal surface, providing excellent corrosion resistance for acidic and alkaline processes common in pharmaceutical and fine chemical manufacturing. Stainless steel reactors use bare metal construction (316, 316L, 304, 321 grades) and are suited for processes where the metal alloy provides sufficient corrosion resistance, such as food/beverage, biotech, and many chemical applications. Glass-lined reactors require re-glassing when the lining is damaged, while stainless steel reactors do not have this maintenance requirement.</w:t>
      </w:r>
    </w:p>
    <w:p w:rsidR="00000000" w:rsidDel="00000000" w:rsidP="00000000" w:rsidRDefault="00000000" w:rsidRPr="00000000" w14:paraId="0000013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Needs your confirmation:</w:t>
      </w:r>
      <w:r w:rsidDel="00000000" w:rsidR="00000000" w:rsidRPr="00000000">
        <w:rPr>
          <w:rtl w:val="0"/>
        </w:rPr>
        <w:t xml:space="preserve"> This entire description (borosilicate glass coating, acidic/alkaline processes, bare metal construction, and the statement that glass-lined reactors require re-glassing when the lining is damaged) is industry-standard knowledge but is not on your website. Please confirm accuracy or suggest revisions.</w:t>
      </w:r>
    </w:p>
    <w:p w:rsidR="00000000" w:rsidDel="00000000" w:rsidP="00000000" w:rsidRDefault="00000000" w:rsidRPr="00000000" w14:paraId="0000013E">
      <w:pPr>
        <w:spacing w:after="240" w:before="240" w:lineRule="auto"/>
        <w:rPr/>
      </w:pPr>
      <w:r w:rsidDel="00000000" w:rsidR="00000000" w:rsidRPr="00000000">
        <w:rPr>
          <w:rtl w:val="0"/>
        </w:rPr>
        <w:t xml:space="preserve">IPP stocks both glass-lined and stainless steel batch reactors across its inventory.</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ic0mms2n8vyk" w:id="47"/>
      <w:bookmarkEnd w:id="47"/>
      <w:r w:rsidDel="00000000" w:rsidR="00000000" w:rsidRPr="00000000">
        <w:rPr>
          <w:b w:val="1"/>
          <w:bCs w:val="1"/>
          <w:color w:val="000000"/>
          <w:sz w:val="26"/>
          <w:szCs w:val="26"/>
          <w:rtl w:val="0"/>
        </w:rPr>
        <w:t xml:space="preserve">Process FAQs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Q: How much can I save buying a used batch reactor versus new?</w:t>
      </w:r>
    </w:p>
    <w:p w:rsidR="00000000" w:rsidDel="00000000" w:rsidP="00000000" w:rsidRDefault="00000000" w:rsidRPr="00000000" w14:paraId="00000142">
      <w:pPr>
        <w:spacing w:after="240" w:before="240" w:lineRule="auto"/>
        <w:rPr/>
      </w:pPr>
      <w:r w:rsidDel="00000000" w:rsidR="00000000" w:rsidRPr="00000000">
        <w:rPr>
          <w:rtl w:val="0"/>
        </w:rPr>
        <w:t xml:space="preserve">Buying used batch-type agitated reactors from IPP can save up to 50% of capital and 90% of lead time versus buying new. The exact savings depend on manufacturer, capacity, material of construction, and condition. IPP provides detailed quotes with full specification matching on request. Contact IPP for pricing on specific units from our current batch reactor inventory.</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Q: How long does it take to receive a used batch reactor from IPP?</w:t>
      </w:r>
    </w:p>
    <w:p w:rsidR="00000000" w:rsidDel="00000000" w:rsidP="00000000" w:rsidRDefault="00000000" w:rsidRPr="00000000" w14:paraId="00000145">
      <w:pPr>
        <w:spacing w:after="240" w:before="240" w:lineRule="auto"/>
        <w:rPr/>
      </w:pPr>
      <w:r w:rsidDel="00000000" w:rsidR="00000000" w:rsidRPr="00000000">
        <w:rPr>
          <w:rtl w:val="0"/>
        </w:rPr>
        <w:t xml:space="preserve">In-stock batch reactors are ready to ship. Reactors requiring re-glassing or other work ship on a timeline that depends on scope. IPP's GPS subsidiary provides new custom fabricated equipment with 12-16 week average delivery. Contact IPP for specific lead times on units of interest. IPP ships from offices in 15 countries worldwide.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Q: Can I visit IPP to inspect a batch reactor before buying?</w:t>
      </w:r>
    </w:p>
    <w:p w:rsidR="00000000" w:rsidDel="00000000" w:rsidP="00000000" w:rsidRDefault="00000000" w:rsidRPr="00000000" w14:paraId="00000148">
      <w:pPr>
        <w:spacing w:after="240" w:before="240" w:lineRule="auto"/>
        <w:rPr/>
      </w:pPr>
      <w:r w:rsidDel="00000000" w:rsidR="00000000" w:rsidRPr="00000000">
        <w:rPr>
          <w:rtl w:val="0"/>
        </w:rPr>
        <w:t xml:space="preserve">Contact IPP to arrange a visit or discuss inspection options for specific equipment. IPP operates offices in 15 countries: Brazil, Canada, China, Czech Republic, France, Germany, India, Italy, Mexico, Pakistan, Portugal, Romania, Turkey, United Kingdom, and United States.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Q: Does IPP handle shipping and freight for batch reactors?</w:t>
      </w:r>
    </w:p>
    <w:p w:rsidR="00000000" w:rsidDel="00000000" w:rsidP="00000000" w:rsidRDefault="00000000" w:rsidRPr="00000000" w14:paraId="0000014B">
      <w:pPr>
        <w:spacing w:after="240" w:before="240" w:lineRule="auto"/>
        <w:rPr/>
      </w:pPr>
      <w:r w:rsidDel="00000000" w:rsidR="00000000" w:rsidRPr="00000000">
        <w:rPr>
          <w:rtl w:val="0"/>
        </w:rPr>
        <w:t xml:space="preserve">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Q: Can IPP refurbish or re-glass a batch reactor?</w:t>
      </w:r>
    </w:p>
    <w:p w:rsidR="00000000" w:rsidDel="00000000" w:rsidP="00000000" w:rsidRDefault="00000000" w:rsidRPr="00000000" w14:paraId="0000014E">
      <w:pPr>
        <w:spacing w:after="240" w:before="240" w:lineRule="auto"/>
        <w:rPr/>
      </w:pPr>
      <w:r w:rsidDel="00000000" w:rsidR="00000000" w:rsidRPr="00000000">
        <w:rPr>
          <w:rtl w:val="0"/>
        </w:rPr>
        <w:t xml:space="preserve">IPP offers re-glassing services through its UGE (Universal Glasteel Equipment) division, founded in 1995, which stocks 700+ vessels and 2,700+ parts. Re-glassed reactors receive new borosilicate glass linings on original OEM vessels. Contact IPP to discuss refurbishment options for specific reactors.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li96q05c77al" w:id="48"/>
      <w:bookmarkEnd w:id="48"/>
      <w:r w:rsidDel="00000000" w:rsidR="00000000" w:rsidRPr="00000000">
        <w:rPr>
          <w:b w:val="1"/>
          <w:bCs w:val="1"/>
          <w:sz w:val="46"/>
          <w:szCs w:val="46"/>
          <w:rtl w:val="0"/>
        </w:rPr>
        <w:t xml:space="preserve">11. Looking for New Batch Reactors?</w:t>
      </w:r>
    </w:p>
    <w:p w:rsidR="00000000" w:rsidDel="00000000" w:rsidP="00000000" w:rsidRDefault="00000000" w:rsidRPr="00000000" w14:paraId="00000151">
      <w:pPr>
        <w:spacing w:after="240" w:before="240" w:lineRule="auto"/>
        <w:rPr/>
      </w:pPr>
      <w:r w:rsidDel="00000000" w:rsidR="00000000" w:rsidRPr="00000000">
        <w:rPr>
          <w:rtl w:val="0"/>
        </w:rPr>
        <w:t xml:space="preserve">IPP Group supplies new batch reactors through its Gale Process Solutions (GPS) subsidiary, which provides custom fabricated equipment with 12-16 week average delivery. IPP also offers re-glassed reactors through its UGE (Universal Glasteel Equipment) division. If you cannot find what you need in our used inventory, we can build or re-glass to your specifications.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sn5jqvdxc68f" w:id="49"/>
      <w:bookmarkEnd w:id="49"/>
      <w:r w:rsidDel="00000000" w:rsidR="00000000" w:rsidRPr="00000000">
        <w:rPr>
          <w:b w:val="1"/>
          <w:bCs w:val="1"/>
          <w:sz w:val="46"/>
          <w:szCs w:val="46"/>
          <w:rtl w:val="0"/>
        </w:rPr>
        <w:t xml:space="preserve">12. Ready to Buy a Batch Reactor?</w:t>
      </w:r>
    </w:p>
    <w:p w:rsidR="00000000" w:rsidDel="00000000" w:rsidP="00000000" w:rsidRDefault="00000000" w:rsidRPr="00000000" w14:paraId="00000154">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7:47:45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similar segment from UGE for New and Reglassed Reactors.</w:t>
      </w:r>
    </w:p>
  </w:comment>
  <w:comment w:author="Scott Phillips" w:id="1" w:date="2026-04-21T17:49:21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for the Parent Reactor page details (Missing from there).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s.internationalprocessplants.com/inventory/equipment/detail/222818" TargetMode="External"/><Relationship Id="rId11" Type="http://schemas.openxmlformats.org/officeDocument/2006/relationships/hyperlink" Target="https://ims.internationalprocessplants.com/inventory/equipment/detail/230382" TargetMode="External"/><Relationship Id="rId22" Type="http://schemas.openxmlformats.org/officeDocument/2006/relationships/hyperlink" Target="https://ims.internationalprocessplants.com/inventory/equipment/detail/230382" TargetMode="External"/><Relationship Id="rId10" Type="http://schemas.openxmlformats.org/officeDocument/2006/relationships/hyperlink" Target="https://ims.internationalprocessplants.com/inventory/equipment/detail/222818" TargetMode="External"/><Relationship Id="rId21" Type="http://schemas.openxmlformats.org/officeDocument/2006/relationships/hyperlink" Target="https://ims.internationalprocessplants.com/inventory/equipment/detail/101388" TargetMode="External"/><Relationship Id="rId13" Type="http://schemas.openxmlformats.org/officeDocument/2006/relationships/hyperlink" Target="https://ims.internationalprocessplants.com/inventory/equipment/detail/216389" TargetMode="External"/><Relationship Id="rId12" Type="http://schemas.openxmlformats.org/officeDocument/2006/relationships/hyperlink" Target="https://ims.internationalprocessplants.com/inventory/equipment/detail/10813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detail/101388" TargetMode="External"/><Relationship Id="rId15" Type="http://schemas.openxmlformats.org/officeDocument/2006/relationships/hyperlink" Target="https://ims.internationalprocessplants.com/inventory/equipment/detail/207104" TargetMode="External"/><Relationship Id="rId14" Type="http://schemas.openxmlformats.org/officeDocument/2006/relationships/hyperlink" Target="https://ims.internationalprocessplants.com/inventory/equipment/detail/101388" TargetMode="External"/><Relationship Id="rId17" Type="http://schemas.openxmlformats.org/officeDocument/2006/relationships/hyperlink" Target="https://ims.internationalprocessplants.com/inventory/equipment/detail/222818" TargetMode="External"/><Relationship Id="rId16" Type="http://schemas.openxmlformats.org/officeDocument/2006/relationships/hyperlink" Target="https://ims.internationalprocessplants.com/inventory/equipment/detail/230382" TargetMode="External"/><Relationship Id="rId5" Type="http://schemas.openxmlformats.org/officeDocument/2006/relationships/numbering" Target="numbering.xml"/><Relationship Id="rId19" Type="http://schemas.openxmlformats.org/officeDocument/2006/relationships/hyperlink" Target="https://ims.internationalprocessplants.com/inventory/equipment/detail/216389" TargetMode="External"/><Relationship Id="rId6" Type="http://schemas.openxmlformats.org/officeDocument/2006/relationships/styles" Target="styles.xml"/><Relationship Id="rId18" Type="http://schemas.openxmlformats.org/officeDocument/2006/relationships/hyperlink" Target="https://ims.internationalprocessplants.com/inventory/equipment/detail/108136" TargetMode="External"/><Relationship Id="rId7" Type="http://schemas.openxmlformats.org/officeDocument/2006/relationships/hyperlink" Target="https://ims.internationalprocessplants.com/inventory/equipment/detail/216389" TargetMode="External"/><Relationship Id="rId8" Type="http://schemas.openxmlformats.org/officeDocument/2006/relationships/hyperlink" Target="https://ims.internationalprocessplants.com/inventory/equipment/detail/207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