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0fjzbhwip7x" w:id="0"/>
      <w:bookmarkEnd w:id="0"/>
      <w:r w:rsidDel="00000000" w:rsidR="00000000" w:rsidRPr="00000000">
        <w:rPr>
          <w:b w:val="1"/>
          <w:bCs w:val="1"/>
          <w:sz w:val="46"/>
          <w:szCs w:val="46"/>
          <w:rtl w:val="0"/>
        </w:rPr>
        <w:t xml:space="preserve">Buy Used </w:t>
      </w:r>
      <w:ins w:author="Scott Phillips" w:id="0" w:date="2026-04-22T15:05:01Z">
        <w:r w:rsidDel="00000000" w:rsidR="00000000" w:rsidRPr="00000000">
          <w:rPr>
            <w:b w:val="1"/>
            <w:bCs w:val="1"/>
            <w:sz w:val="46"/>
            <w:szCs w:val="46"/>
            <w:rtl w:val="0"/>
          </w:rPr>
          <w:t xml:space="preserve">Industrial and Process </w:t>
        </w:r>
      </w:ins>
      <w:r w:rsidDel="00000000" w:rsidR="00000000" w:rsidRPr="00000000">
        <w:rPr>
          <w:b w:val="1"/>
          <w:bCs w:val="1"/>
          <w:sz w:val="46"/>
          <w:szCs w:val="46"/>
          <w:rtl w:val="0"/>
        </w:rPr>
        <w:t xml:space="preserve">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w:t>
      </w:r>
      <w:ins w:author="Scott Phillips" w:id="1" w:date="2026-04-22T15:05:14Z">
        <w:r w:rsidDel="00000000" w:rsidR="00000000" w:rsidRPr="00000000">
          <w:rPr>
            <w:rtl w:val="0"/>
          </w:rPr>
          <w:t xml:space="preserve">industrial and process </w:t>
        </w:r>
      </w:ins>
      <w:r w:rsidDel="00000000" w:rsidR="00000000" w:rsidRPr="00000000">
        <w:rPr>
          <w:rtl w:val="0"/>
        </w:rPr>
        <w:t xml:space="preserve">mixers through International Process Plants gives you access to inspected, ready-to-ship mixing equipment at up to 50% less capital and 90% less lead time than ordering new. IPP carries used mixers across seven subtypes — from ribbon and paddle mixers for dry powders to double arm kneaders for high-viscosity compounds — in stainless steel 304, 316, 316L, 321, 904, carbon steel, and specialty alloys.</w:t>
      </w:r>
    </w:p>
    <w:p w:rsidR="00000000" w:rsidDel="00000000" w:rsidP="00000000" w:rsidRDefault="00000000" w:rsidRPr="00000000" w14:paraId="00000003">
      <w:pPr>
        <w:spacing w:after="240" w:before="240" w:lineRule="auto"/>
        <w:rPr/>
      </w:pPr>
      <w:r w:rsidDel="00000000" w:rsidR="00000000" w:rsidRPr="00000000">
        <w:rPr>
          <w:rtl w:val="0"/>
        </w:rPr>
        <w:t xml:space="preserve">IPP carries jacketed and non-jacketed mixers from top manufacturers like Baker Perkins, JH Day, Littleford, Eirich, Patterson Kelly, Henschel, and Jaygo. Capacities range from bench-scale units up to 24,250 L, with motor power from 1 kW to 149 kW. With more than 47 years of process industry experience, IPP supplies used mixing systems from 20 global plant sites and maintains a deep inventory of 15,000+ ready-to-ship process systems. All systems are professionally inspected and available for fast global delivery to chemical, pharmaceutical, food, rubber, plastics, ceramics, and specialty manufacturing operations worldwide.</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All Mixers</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 Condition Grades | 7 Mixer Subtypes | 1980 Established Since | 15 Countries with Offices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luun1pgo5uy" w:id="1"/>
      <w:bookmarkEnd w:id="1"/>
      <w:r w:rsidDel="00000000" w:rsidR="00000000" w:rsidRPr="00000000">
        <w:rPr>
          <w:b w:val="1"/>
          <w:bCs w:val="1"/>
          <w:sz w:val="34"/>
          <w:szCs w:val="34"/>
          <w:rtl w:val="0"/>
        </w:rPr>
        <w:t xml:space="preserve">Buy Used Mixers by Application</w:t>
      </w:r>
    </w:p>
    <w:p w:rsidR="00000000" w:rsidDel="00000000" w:rsidP="00000000" w:rsidRDefault="00000000" w:rsidRPr="00000000" w14:paraId="00000008">
      <w:pPr>
        <w:spacing w:after="240" w:before="240" w:lineRule="auto"/>
        <w:rPr/>
      </w:pPr>
      <w:r w:rsidDel="00000000" w:rsidR="00000000" w:rsidRPr="00000000">
        <w:rPr>
          <w:rtl w:val="0"/>
        </w:rPr>
        <w:t xml:space="preserve">IPP carries used mixers across seven subtypes, grouped here by application. Choose the tab that matches your process requirements to see featured equipment and specifications.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jsvc5snz62c" w:id="2"/>
      <w:bookmarkEnd w:id="2"/>
      <w:r w:rsidDel="00000000" w:rsidR="00000000" w:rsidRPr="00000000">
        <w:rPr>
          <w:b w:val="1"/>
          <w:bCs w:val="1"/>
          <w:color w:val="000000"/>
          <w:sz w:val="26"/>
          <w:szCs w:val="26"/>
          <w:rtl w:val="0"/>
        </w:rPr>
        <w:t xml:space="preserve">Buy Used High-Shear &amp; Intensive Mixers for Sale</w:t>
      </w:r>
    </w:p>
    <w:p w:rsidR="00000000" w:rsidDel="00000000" w:rsidP="00000000" w:rsidRDefault="00000000" w:rsidRPr="00000000" w14:paraId="0000000A">
      <w:pPr>
        <w:spacing w:after="240" w:before="240" w:lineRule="auto"/>
        <w:rPr/>
      </w:pPr>
      <w:r w:rsidDel="00000000" w:rsidR="00000000" w:rsidRPr="00000000">
        <w:rPr>
          <w:rtl w:val="0"/>
        </w:rPr>
        <w:t xml:space="preserve">This group combines intensive mixers and double arm mixers — machines designed for aggressive compounding, high-viscosity kneading, and rapid dispersion. Applications include rubber compounding, adhesive kneading, plastics processing, and heavy-duty paste mixing.</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eq9bke48pdt1" w:id="3"/>
      <w:bookmarkEnd w:id="3"/>
      <w:r w:rsidDel="00000000" w:rsidR="00000000" w:rsidRPr="00000000">
        <w:rPr>
          <w:b w:val="1"/>
          <w:bCs w:val="1"/>
          <w:color w:val="000000"/>
          <w:sz w:val="22"/>
          <w:szCs w:val="22"/>
          <w:rtl w:val="0"/>
        </w:rPr>
        <w:t xml:space="preserve">[Intensive] Prodex/Henschel 115JSS — 500 L (</w:t>
      </w:r>
      <w:hyperlink r:id="rId9">
        <w:r w:rsidDel="00000000" w:rsidR="00000000" w:rsidRPr="00000000">
          <w:rPr>
            <w:b w:val="1"/>
            <w:bCs w:val="1"/>
            <w:color w:val="1155cc"/>
            <w:sz w:val="22"/>
            <w:szCs w:val="22"/>
            <w:u w:val="single"/>
            <w:rtl w:val="0"/>
          </w:rPr>
          <w:t xml:space="preserve">IPP# 203162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Used Prodex/Henschel 115JSS intensive mixer. 500 L (132.1 gal) capacity in stainless steel construction with jacketed bowl and deflector blade.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Capacity (Design): 500 L (132.1 gal) capacity</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Material: Stainless steel construction</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Motor Power: 37.3 kW (50 HP) motor</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Blade Type: Deflector blade design</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Jacketed bowl, Jacket Material: SS jacket</w:t>
      </w:r>
    </w:p>
    <w:p w:rsidR="00000000" w:rsidDel="00000000" w:rsidP="00000000" w:rsidRDefault="00000000" w:rsidRPr="00000000" w14:paraId="00000012">
      <w:pPr>
        <w:spacing w:after="240" w:before="240" w:lineRule="auto"/>
        <w:rPr>
          <w:color w:val="1155cc"/>
          <w:u w:val="single"/>
        </w:rPr>
      </w:pPr>
      <w:hyperlink r:id="rId10">
        <w:r w:rsidDel="00000000" w:rsidR="00000000" w:rsidRPr="00000000">
          <w:rPr>
            <w:color w:val="1155cc"/>
            <w:u w:val="single"/>
            <w:rtl w:val="0"/>
          </w:rPr>
          <w:t xml:space="preserve">Request Specs</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View IPP# 203162</w:t>
        </w:r>
      </w:hyperlink>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pzqjb89flu05" w:id="4"/>
      <w:bookmarkEnd w:id="4"/>
      <w:r w:rsidDel="00000000" w:rsidR="00000000" w:rsidRPr="00000000">
        <w:rPr>
          <w:b w:val="1"/>
          <w:bCs w:val="1"/>
          <w:color w:val="000000"/>
          <w:sz w:val="22"/>
          <w:szCs w:val="22"/>
          <w:rtl w:val="0"/>
        </w:rPr>
        <w:t xml:space="preserve">[Unused] Jaygo DISHO-V-120-85 — 120 L (</w:t>
      </w:r>
      <w:hyperlink r:id="rId13">
        <w:r w:rsidDel="00000000" w:rsidR="00000000" w:rsidRPr="00000000">
          <w:rPr>
            <w:b w:val="1"/>
            <w:bCs w:val="1"/>
            <w:color w:val="1155cc"/>
            <w:sz w:val="22"/>
            <w:szCs w:val="22"/>
            <w:u w:val="single"/>
            <w:rtl w:val="0"/>
          </w:rPr>
          <w:t xml:space="preserve">IPP# 108682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Unused Jaygo DISHO-V-120-85 intensive mixer. 120 L (31.7 gal) in stainless steel 304. Vacuum capable with jacketed bowl, controls, and teflon scraper blades.</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rtl w:val="0"/>
        </w:rPr>
        <w:t xml:space="preserve">Capacity (Design): 120 L (31.7 gal) capacity</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Motor Power: 1.38 bar (20 psi), Temperature: 176.7°C (350°F)</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Vacuum capable, controls included</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Jacket Pressure: 3.4 bar (50 psi), Jacket Temperature: 176.7°C (350°F)</w:t>
      </w:r>
    </w:p>
    <w:p w:rsidR="00000000" w:rsidDel="00000000" w:rsidP="00000000" w:rsidRDefault="00000000" w:rsidRPr="00000000" w14:paraId="0000001A">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108682</w:t>
        </w:r>
      </w:hyperlink>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7z1opo8e0o4e" w:id="5"/>
      <w:bookmarkEnd w:id="5"/>
      <w:r w:rsidDel="00000000" w:rsidR="00000000" w:rsidRPr="00000000">
        <w:rPr>
          <w:b w:val="1"/>
          <w:bCs w:val="1"/>
          <w:color w:val="000000"/>
          <w:sz w:val="22"/>
          <w:szCs w:val="22"/>
          <w:rtl w:val="0"/>
        </w:rPr>
        <w:t xml:space="preserve">[Double Arm] Baker Perkins M85SL — 852 L (</w:t>
      </w:r>
      <w:hyperlink r:id="rId17">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Used Baker Perkins M85SL double arm mixer. 852 L (225 gal) design capacity, 568 L (150 gal) working capacity. Stainless steel 304 with cored dispersion blades.</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Capacity (Design): 852 L (225 gal) / 568 L (150 gal)</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Blade Type: Cored dispersion blades</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Blade Speed (RPM): 42 RPM blade speed</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22">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23">
      <w:pPr>
        <w:spacing w:after="240" w:before="240" w:lineRule="auto"/>
        <w:rPr>
          <w:color w:val="1155cc"/>
          <w:u w:val="single"/>
        </w:rPr>
      </w:pPr>
      <w:hyperlink r:id="rId21">
        <w:r w:rsidDel="00000000" w:rsidR="00000000" w:rsidRPr="00000000">
          <w:rPr>
            <w:color w:val="1155cc"/>
            <w:u w:val="single"/>
            <w:rtl w:val="0"/>
          </w:rPr>
          <w:t xml:space="preserve">Browse All Intensive Mixers</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h7y8bjgmrh2" w:id="6"/>
      <w:bookmarkEnd w:id="6"/>
      <w:r w:rsidDel="00000000" w:rsidR="00000000" w:rsidRPr="00000000">
        <w:rPr>
          <w:b w:val="1"/>
          <w:bCs w:val="1"/>
          <w:color w:val="000000"/>
          <w:sz w:val="26"/>
          <w:szCs w:val="26"/>
          <w:rtl w:val="0"/>
        </w:rPr>
        <w:t xml:space="preserve">Buy Used Ribbon, Paddle &amp; Continuous Mixers for Sale</w:t>
      </w:r>
    </w:p>
    <w:p w:rsidR="00000000" w:rsidDel="00000000" w:rsidP="00000000" w:rsidRDefault="00000000" w:rsidRPr="00000000" w14:paraId="00000025">
      <w:pPr>
        <w:spacing w:after="240" w:before="240" w:lineRule="auto"/>
        <w:rPr/>
      </w:pPr>
      <w:r w:rsidDel="00000000" w:rsidR="00000000" w:rsidRPr="00000000">
        <w:rPr>
          <w:rtl w:val="0"/>
        </w:rPr>
        <w:t xml:space="preserve">This group combines ribbon &amp; paddle mixers and continuous mixers — machines for bulk dry powder blending and inline high-throughput processing. Applications span food processing, chemical manufacturing, pharmaceutical blending, building materials, and plastics compounding.</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r0sf3a7nrjrr" w:id="7"/>
      <w:bookmarkEnd w:id="7"/>
      <w:r w:rsidDel="00000000" w:rsidR="00000000" w:rsidRPr="00000000">
        <w:rPr>
          <w:b w:val="1"/>
          <w:bCs w:val="1"/>
          <w:color w:val="000000"/>
          <w:sz w:val="22"/>
          <w:szCs w:val="22"/>
          <w:rtl w:val="0"/>
        </w:rPr>
        <w:t xml:space="preserve">[Largest Ribbon] Ribbon Mixer — 8.5 m³ (300 ft³) (</w:t>
      </w:r>
      <w:hyperlink r:id="rId22">
        <w:r w:rsidDel="00000000" w:rsidR="00000000" w:rsidRPr="00000000">
          <w:rPr>
            <w:b w:val="1"/>
            <w:bCs w:val="1"/>
            <w:color w:val="1155cc"/>
            <w:sz w:val="22"/>
            <w:szCs w:val="22"/>
            <w:u w:val="single"/>
            <w:rtl w:val="0"/>
          </w:rPr>
          <w:t xml:space="preserve">IPP# 203129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Used carbon steel ribbon &amp; paddle mixer. 8.5 m³ (300 ft³) design capacity, 5.7 m³ (200 ft³) operating capacity with single helix ribbon and packing seal.</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Capacity (Design): 8.5 m³ (300 ft³) design capacity</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5.7 m³ (200 ft³) operating capacity</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Operating Capacity: Carbon steel construction</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Ribbon Type: Single helix ribbon</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rtl w:val="0"/>
        </w:rPr>
        <w:t xml:space="preserve">Length: 3,050 mm (120.1 in) × Width: 1,350 mm (53.1 in) (120″ × 54″)</w:t>
      </w:r>
    </w:p>
    <w:p w:rsidR="00000000" w:rsidDel="00000000" w:rsidP="00000000" w:rsidRDefault="00000000" w:rsidRPr="00000000" w14:paraId="0000002D">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203129</w:t>
        </w:r>
      </w:hyperlink>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uv9gyq5vy4mw" w:id="8"/>
      <w:bookmarkEnd w:id="8"/>
      <w:r w:rsidDel="00000000" w:rsidR="00000000" w:rsidRPr="00000000">
        <w:rPr>
          <w:b w:val="1"/>
          <w:bCs w:val="1"/>
          <w:color w:val="000000"/>
          <w:sz w:val="22"/>
          <w:szCs w:val="22"/>
          <w:rtl w:val="0"/>
        </w:rPr>
        <w:t xml:space="preserve">[Paddle] Koppers EA26-6 — 0.42 m³ (15 ft³) (</w:t>
      </w:r>
      <w:hyperlink r:id="rId26">
        <w:r w:rsidDel="00000000" w:rsidR="00000000" w:rsidRPr="00000000">
          <w:rPr>
            <w:b w:val="1"/>
            <w:bCs w:val="1"/>
            <w:color w:val="1155cc"/>
            <w:sz w:val="22"/>
            <w:szCs w:val="22"/>
            <w:u w:val="single"/>
            <w:rtl w:val="0"/>
          </w:rPr>
          <w:t xml:space="preserve">IPP# 107553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Used Koppers EA26-6 paddle mixer. 0.42 m³ (15 ft³) design capacity in stainless steel 316 with packing shaft seal.</w:t>
      </w:r>
    </w:p>
    <w:p w:rsidR="00000000" w:rsidDel="00000000" w:rsidP="00000000" w:rsidRDefault="00000000" w:rsidRPr="00000000" w14:paraId="00000030">
      <w:pPr>
        <w:numPr>
          <w:ilvl w:val="0"/>
          <w:numId w:val="28"/>
        </w:numPr>
        <w:spacing w:after="0" w:afterAutospacing="0" w:before="240" w:lineRule="auto"/>
        <w:ind w:left="720" w:hanging="360"/>
      </w:pPr>
      <w:r w:rsidDel="00000000" w:rsidR="00000000" w:rsidRPr="00000000">
        <w:rPr>
          <w:rtl w:val="0"/>
        </w:rPr>
        <w:t xml:space="preserve">Design Capacity: 0.42 m³ (15 ft³) design capacity</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rtl w:val="0"/>
        </w:rPr>
        <w:t xml:space="preserve">Operating Capacity: 0.28 m³ (10 ft³) operating capacity</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3">
      <w:pPr>
        <w:numPr>
          <w:ilvl w:val="0"/>
          <w:numId w:val="28"/>
        </w:numPr>
        <w:spacing w:after="0" w:afterAutospacing="0" w:before="0" w:beforeAutospacing="0" w:lineRule="auto"/>
        <w:ind w:left="720" w:hanging="360"/>
      </w:pPr>
      <w:r w:rsidDel="00000000" w:rsidR="00000000" w:rsidRPr="00000000">
        <w:rPr>
          <w:rtl w:val="0"/>
        </w:rPr>
        <w:t xml:space="preserve">Ribbon Type: Paddle agitator type</w:t>
      </w:r>
    </w:p>
    <w:p w:rsidR="00000000" w:rsidDel="00000000" w:rsidP="00000000" w:rsidRDefault="00000000" w:rsidRPr="00000000" w14:paraId="00000034">
      <w:pPr>
        <w:numPr>
          <w:ilvl w:val="0"/>
          <w:numId w:val="28"/>
        </w:numPr>
        <w:spacing w:after="240" w:before="0" w:beforeAutospacing="0" w:lineRule="auto"/>
        <w:ind w:left="720" w:hanging="360"/>
      </w:pPr>
      <w:r w:rsidDel="00000000" w:rsidR="00000000" w:rsidRPr="00000000">
        <w:rPr>
          <w:rtl w:val="0"/>
        </w:rPr>
        <w:t xml:space="preserve">Length: 1,850 × Width: 660 × Height: 508 mm (72 × 26 × 20 in)</w:t>
      </w:r>
    </w:p>
    <w:p w:rsidR="00000000" w:rsidDel="00000000" w:rsidP="00000000" w:rsidRDefault="00000000" w:rsidRPr="00000000" w14:paraId="00000035">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107553</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39m91da1kg5i" w:id="9"/>
      <w:bookmarkEnd w:id="9"/>
      <w:r w:rsidDel="00000000" w:rsidR="00000000" w:rsidRPr="00000000">
        <w:rPr>
          <w:b w:val="1"/>
          <w:bCs w:val="1"/>
          <w:color w:val="000000"/>
          <w:sz w:val="22"/>
          <w:szCs w:val="22"/>
          <w:rtl w:val="0"/>
        </w:rPr>
        <w:t xml:space="preserve">[Continuous] Oakes 14MB-200A — 149 kW (</w:t>
      </w:r>
      <w:hyperlink r:id="rId30">
        <w:r w:rsidDel="00000000" w:rsidR="00000000" w:rsidRPr="00000000">
          <w:rPr>
            <w:b w:val="1"/>
            <w:bCs w:val="1"/>
            <w:color w:val="1155cc"/>
            <w:sz w:val="22"/>
            <w:szCs w:val="22"/>
            <w:u w:val="single"/>
            <w:rtl w:val="0"/>
          </w:rPr>
          <w:t xml:space="preserve">IPP# 11845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Oakes 14MB-200A continuous mixer. 149.1 kW (200 HP) motor in stainless steel 304 with vertical orientation and mechanical seal.</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Motor Power: 149.1 kW (200 HP) motor</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Orientation: Vertical orientation</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Seal Type: Mechanical seal</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D">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11845</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Browse All Ribbon &amp; Paddle Mixers</w:t>
        </w:r>
      </w:hyperlink>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09oo0en3jsj" w:id="10"/>
      <w:bookmarkEnd w:id="10"/>
      <w:r w:rsidDel="00000000" w:rsidR="00000000" w:rsidRPr="00000000">
        <w:rPr>
          <w:b w:val="1"/>
          <w:bCs w:val="1"/>
          <w:color w:val="000000"/>
          <w:sz w:val="26"/>
          <w:szCs w:val="26"/>
          <w:rtl w:val="0"/>
        </w:rPr>
        <w:t xml:space="preserve">Buy Used Specialty Mixers for Sale</w:t>
      </w:r>
    </w:p>
    <w:p w:rsidR="00000000" w:rsidDel="00000000" w:rsidP="00000000" w:rsidRDefault="00000000" w:rsidRPr="00000000" w14:paraId="00000040">
      <w:pPr>
        <w:spacing w:after="240" w:before="240" w:lineRule="auto"/>
        <w:rPr/>
      </w:pPr>
      <w:r w:rsidDel="00000000" w:rsidR="00000000" w:rsidRPr="00000000">
        <w:rPr>
          <w:rtl w:val="0"/>
        </w:rPr>
        <w:t xml:space="preserve">This group includes nauta mixers, twin shell &amp; double cone blenders, and muller mixers — specialty machines for gentle powder blending, tumble mixing, and heavy-duty pan mixing. Applications include pharmaceutical powder blending, nutraceutical mixing, foundry sand processing, pigment dispersion, and food ingredient blending.</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63p7t5x2xi1" w:id="11"/>
      <w:bookmarkEnd w:id="11"/>
      <w:r w:rsidDel="00000000" w:rsidR="00000000" w:rsidRPr="00000000">
        <w:rPr>
          <w:b w:val="1"/>
          <w:bCs w:val="1"/>
          <w:color w:val="000000"/>
          <w:sz w:val="22"/>
          <w:szCs w:val="22"/>
          <w:rtl w:val="0"/>
        </w:rPr>
        <w:t xml:space="preserve">[Nauta] Vrieco Nauta 150RB-5 — 24,250 L (</w:t>
      </w:r>
      <w:hyperlink r:id="rId35">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Used Vrieco Nauta 150RB-5 conical screw mixer. 24,250 L (6,400 gal) capacity in stainless steel 304 with dust collection system. ASME code stamped.</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Capacity: 24,250 L (6,400 gal) capacity</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Vessel Pressure: 1.03 bar (15 psi), Vessel Temperature: 135°C (275°F)</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fz2ektppdv5m" w:id="12"/>
      <w:bookmarkEnd w:id="12"/>
      <w:r w:rsidDel="00000000" w:rsidR="00000000" w:rsidRPr="00000000">
        <w:rPr>
          <w:b w:val="1"/>
          <w:bCs w:val="1"/>
          <w:color w:val="000000"/>
          <w:sz w:val="22"/>
          <w:szCs w:val="22"/>
          <w:rtl w:val="0"/>
        </w:rPr>
        <w:t xml:space="preserve">[Twin Shell] Patterson Kelly 990 — 2.1 m³ (75 ft³) (</w:t>
      </w:r>
      <w:hyperlink r:id="rId39">
        <w:r w:rsidDel="00000000" w:rsidR="00000000" w:rsidRPr="00000000">
          <w:rPr>
            <w:b w:val="1"/>
            <w:bCs w:val="1"/>
            <w:color w:val="1155cc"/>
            <w:sz w:val="22"/>
            <w:szCs w:val="22"/>
            <w:u w:val="single"/>
            <w:rtl w:val="0"/>
          </w:rPr>
          <w:t xml:space="preserve">IPP# 102599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Used Patterson Kelly 990 twin shell blender. 2.1 m³ (75 ft³) design capacity, 1.98 m³ (70 ft³) operating capacity in stainless steel 304.</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rtl w:val="0"/>
        </w:rPr>
        <w:t xml:space="preserve">Capacity Design: 2.1 m³ (75 ft³) design capacity</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Capacity Operating: 1.98 m³ (70 ft³) operating capacity</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Manufacturer and Model: Patterson Kelly Model 990</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0">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102599</w:t>
        </w:r>
      </w:hyperlink>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mogv6ikducjk" w:id="13"/>
      <w:bookmarkEnd w:id="13"/>
      <w:r w:rsidDel="00000000" w:rsidR="00000000" w:rsidRPr="00000000">
        <w:rPr>
          <w:b w:val="1"/>
          <w:bCs w:val="1"/>
          <w:color w:val="000000"/>
          <w:sz w:val="22"/>
          <w:szCs w:val="22"/>
          <w:rtl w:val="0"/>
        </w:rPr>
        <w:t xml:space="preserve">[Muller] Kersher Muller — 7.5 kW (10 HP) (</w:t>
      </w:r>
      <w:hyperlink r:id="rId43">
        <w:r w:rsidDel="00000000" w:rsidR="00000000" w:rsidRPr="00000000">
          <w:rPr>
            <w:b w:val="1"/>
            <w:bCs w:val="1"/>
            <w:color w:val="1155cc"/>
            <w:sz w:val="22"/>
            <w:szCs w:val="22"/>
            <w:u w:val="single"/>
            <w:rtl w:val="0"/>
          </w:rPr>
          <w:t xml:space="preserve">IPP# 93993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Used Kersher muller mixer. 7.5 kW (10 HP) motor in stainless steel 304 with 1,500 mm (60 in) chamber diameter. Bottom and side scraper blades with 8-inch discharge.</w:t>
      </w:r>
    </w:p>
    <w:p w:rsidR="00000000" w:rsidDel="00000000" w:rsidP="00000000" w:rsidRDefault="00000000" w:rsidRPr="00000000" w14:paraId="00000053">
      <w:pPr>
        <w:numPr>
          <w:ilvl w:val="0"/>
          <w:numId w:val="24"/>
        </w:numPr>
        <w:spacing w:after="0" w:afterAutospacing="0" w:before="240" w:lineRule="auto"/>
        <w:ind w:left="720" w:hanging="360"/>
      </w:pPr>
      <w:r w:rsidDel="00000000" w:rsidR="00000000" w:rsidRPr="00000000">
        <w:rPr>
          <w:rtl w:val="0"/>
        </w:rPr>
        <w:t xml:space="preserve">Motor Power: 7.5 kW (10 HP) motor</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Chamber Diameter: 1,500 mm (60 in) chamber diameter</w:t>
      </w:r>
    </w:p>
    <w:p w:rsidR="00000000" w:rsidDel="00000000" w:rsidP="00000000" w:rsidRDefault="00000000" w:rsidRPr="00000000" w14:paraId="00000056">
      <w:pPr>
        <w:numPr>
          <w:ilvl w:val="0"/>
          <w:numId w:val="24"/>
        </w:numPr>
        <w:spacing w:after="240" w:before="0" w:beforeAutospacing="0" w:lineRule="auto"/>
        <w:ind w:left="720" w:hanging="360"/>
      </w:pPr>
      <w:r w:rsidDel="00000000" w:rsidR="00000000" w:rsidRPr="00000000">
        <w:rPr>
          <w:rtl w:val="0"/>
        </w:rPr>
        <w:t xml:space="preserve">Muller Diameter: 431.8 mm (17 in) diameter, Muller Width: 152.4 mm (6 in) wide</w:t>
      </w:r>
    </w:p>
    <w:p w:rsidR="00000000" w:rsidDel="00000000" w:rsidP="00000000" w:rsidRDefault="00000000" w:rsidRPr="00000000" w14:paraId="00000057">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93993</w:t>
        </w:r>
      </w:hyperlink>
      <w:r w:rsidDel="00000000" w:rsidR="00000000" w:rsidRPr="00000000">
        <w:rPr>
          <w:rtl w:val="0"/>
        </w:rPr>
      </w:r>
    </w:p>
    <w:p w:rsidR="00000000" w:rsidDel="00000000" w:rsidP="00000000" w:rsidRDefault="00000000" w:rsidRPr="00000000" w14:paraId="00000058">
      <w:pPr>
        <w:spacing w:after="240" w:before="240" w:lineRule="auto"/>
        <w:rPr>
          <w:color w:val="1155cc"/>
          <w:u w:val="single"/>
        </w:rPr>
      </w:pPr>
      <w:hyperlink r:id="rId47">
        <w:r w:rsidDel="00000000" w:rsidR="00000000" w:rsidRPr="00000000">
          <w:rPr>
            <w:color w:val="1155cc"/>
            <w:u w:val="single"/>
            <w:rtl w:val="0"/>
          </w:rPr>
          <w:t xml:space="preserve">Browse All Nauta Mixers</w:t>
        </w:r>
      </w:hyperlink>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qz3vsw3st4x" w:id="14"/>
      <w:bookmarkEnd w:id="14"/>
      <w:r w:rsidDel="00000000" w:rsidR="00000000" w:rsidRPr="00000000">
        <w:rPr>
          <w:b w:val="1"/>
          <w:bCs w:val="1"/>
          <w:sz w:val="34"/>
          <w:szCs w:val="34"/>
          <w:rtl w:val="0"/>
        </w:rPr>
        <w:t xml:space="preserve">Need Help Selecting the Right Mixer?</w:t>
      </w:r>
    </w:p>
    <w:p w:rsidR="00000000" w:rsidDel="00000000" w:rsidP="00000000" w:rsidRDefault="00000000" w:rsidRPr="00000000" w14:paraId="0000005B">
      <w:pPr>
        <w:spacing w:after="240" w:before="240" w:lineRule="auto"/>
        <w:rPr/>
      </w:pPr>
      <w:r w:rsidDel="00000000" w:rsidR="00000000" w:rsidRPr="00000000">
        <w:rPr>
          <w:rtl w:val="0"/>
        </w:rPr>
        <w:t xml:space="preserve">IPP's team of nearly 150 colleagues across 15 countries can help you match the right mixer to your process requirements.</w:t>
      </w:r>
    </w:p>
    <w:p w:rsidR="00000000" w:rsidDel="00000000" w:rsidP="00000000" w:rsidRDefault="00000000" w:rsidRPr="00000000" w14:paraId="0000005C">
      <w:pPr>
        <w:spacing w:after="240" w:before="240" w:lineRule="auto"/>
        <w:rPr>
          <w:color w:val="1155cc"/>
          <w:u w:val="single"/>
        </w:rPr>
      </w:pPr>
      <w:hyperlink r:id="rId48">
        <w:r w:rsidDel="00000000" w:rsidR="00000000" w:rsidRPr="00000000">
          <w:rPr>
            <w:color w:val="1155cc"/>
            <w:u w:val="single"/>
            <w:rtl w:val="0"/>
          </w:rPr>
          <w:t xml:space="preserve">Contact a Mixer Expert</w:t>
        </w:r>
      </w:hyperlink>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zdybk5qw6mu" w:id="15"/>
      <w:bookmarkEnd w:id="15"/>
      <w:r w:rsidDel="00000000" w:rsidR="00000000" w:rsidRPr="00000000">
        <w:rPr>
          <w:b w:val="1"/>
          <w:bCs w:val="1"/>
          <w:sz w:val="34"/>
          <w:szCs w:val="34"/>
          <w:rtl w:val="0"/>
        </w:rPr>
        <w:t xml:space="preserve">Buy Used Mixers for Sale by Manufacturer</w:t>
      </w:r>
    </w:p>
    <w:p w:rsidR="00000000" w:rsidDel="00000000" w:rsidP="00000000" w:rsidRDefault="00000000" w:rsidRPr="00000000" w14:paraId="0000005F">
      <w:pPr>
        <w:spacing w:after="240" w:before="240" w:lineRule="auto"/>
        <w:rPr/>
      </w:pPr>
      <w:r w:rsidDel="00000000" w:rsidR="00000000" w:rsidRPr="00000000">
        <w:rPr>
          <w:rtl w:val="0"/>
        </w:rPr>
        <w:t xml:space="preserve">IPP carries used mixers from Baker Perkins, Patterson Kelly, JH Day, Henschel, Littleford, Eirich, and many other manufacturers. Buying from the original equipment manufacturer helps ensure compatibility with existing plant infrastructure, replacement parts, and operator familiarity.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3kug8fp2qya" w:id="16"/>
      <w:bookmarkEnd w:id="16"/>
      <w:r w:rsidDel="00000000" w:rsidR="00000000" w:rsidRPr="00000000">
        <w:rPr>
          <w:b w:val="1"/>
          <w:bCs w:val="1"/>
          <w:color w:val="000000"/>
          <w:sz w:val="26"/>
          <w:szCs w:val="26"/>
          <w:rtl w:val="0"/>
        </w:rPr>
        <w:t xml:space="preserve">Buy Used Baker Perkins Mixers for Sale</w:t>
      </w:r>
    </w:p>
    <w:p w:rsidR="00000000" w:rsidDel="00000000" w:rsidP="00000000" w:rsidRDefault="00000000" w:rsidRPr="00000000" w14:paraId="00000061">
      <w:pPr>
        <w:spacing w:after="240" w:before="240" w:lineRule="auto"/>
        <w:rPr/>
      </w:pPr>
      <w:r w:rsidDel="00000000" w:rsidR="00000000" w:rsidRPr="00000000">
        <w:rPr>
          <w:rtl w:val="0"/>
        </w:rPr>
        <w:t xml:space="preserve">Baker Perkins is one of the deepest manufacturer positions in IPP's mixer inventory, with units spanning continuous mixers and double arm mixers. Available in stainless steel 304, stainless steel 316, and carbon steel construction.</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z0jzxe83ysyp" w:id="17"/>
      <w:bookmarkEnd w:id="17"/>
      <w:r w:rsidDel="00000000" w:rsidR="00000000" w:rsidRPr="00000000">
        <w:rPr>
          <w:b w:val="1"/>
          <w:bCs w:val="1"/>
          <w:color w:val="000000"/>
          <w:sz w:val="22"/>
          <w:szCs w:val="22"/>
          <w:rtl w:val="0"/>
        </w:rPr>
        <w:t xml:space="preserve">[Double Arm] Baker Perkins M85SL — 852 L (</w:t>
      </w:r>
      <w:hyperlink r:id="rId49">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Baker Perkins M85SL double arm mixer. 852 L (225 gal) design capacity, 568 L (150 gal) working capacity. Stainless steel 304 with cored dispersion blades.</w:t>
      </w:r>
    </w:p>
    <w:p w:rsidR="00000000" w:rsidDel="00000000" w:rsidP="00000000" w:rsidRDefault="00000000" w:rsidRPr="00000000" w14:paraId="00000064">
      <w:pPr>
        <w:numPr>
          <w:ilvl w:val="0"/>
          <w:numId w:val="23"/>
        </w:numPr>
        <w:spacing w:after="0" w:afterAutospacing="0" w:before="240" w:lineRule="auto"/>
        <w:ind w:left="720" w:hanging="360"/>
      </w:pPr>
      <w:r w:rsidDel="00000000" w:rsidR="00000000" w:rsidRPr="00000000">
        <w:rPr>
          <w:rtl w:val="0"/>
        </w:rPr>
        <w:t xml:space="preserve">Capacity (Design): 852 L (225 gal) design capacity / Capacity (Working): 568 L (150 gal) working capacity</w:t>
      </w:r>
    </w:p>
    <w:p w:rsidR="00000000" w:rsidDel="00000000" w:rsidP="00000000" w:rsidRDefault="00000000" w:rsidRPr="00000000" w14:paraId="00000065">
      <w:pPr>
        <w:numPr>
          <w:ilvl w:val="0"/>
          <w:numId w:val="2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rtl w:val="0"/>
        </w:rPr>
        <w:t xml:space="preserve">Blade Type: Cored dispersion blades</w:t>
      </w:r>
    </w:p>
    <w:p w:rsidR="00000000" w:rsidDel="00000000" w:rsidP="00000000" w:rsidRDefault="00000000" w:rsidRPr="00000000" w14:paraId="00000067">
      <w:pPr>
        <w:numPr>
          <w:ilvl w:val="0"/>
          <w:numId w:val="23"/>
        </w:numPr>
        <w:spacing w:after="0" w:afterAutospacing="0" w:before="0" w:beforeAutospacing="0" w:lineRule="auto"/>
        <w:ind w:left="720" w:hanging="360"/>
      </w:pPr>
      <w:r w:rsidDel="00000000" w:rsidR="00000000" w:rsidRPr="00000000">
        <w:rPr>
          <w:rtl w:val="0"/>
        </w:rPr>
        <w:t xml:space="preserve">Blade Speed (RPM): 42 RPM blade speed</w:t>
      </w:r>
    </w:p>
    <w:p w:rsidR="00000000" w:rsidDel="00000000" w:rsidP="00000000" w:rsidRDefault="00000000" w:rsidRPr="00000000" w14:paraId="00000068">
      <w:pPr>
        <w:numPr>
          <w:ilvl w:val="0"/>
          <w:numId w:val="23"/>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69">
      <w:pPr>
        <w:spacing w:after="240" w:before="240" w:lineRule="auto"/>
        <w:rPr>
          <w:color w:val="1155cc"/>
          <w:u w:val="single"/>
        </w:rPr>
      </w:pPr>
      <w:hyperlink r:id="rId50">
        <w:r w:rsidDel="00000000" w:rsidR="00000000" w:rsidRPr="00000000">
          <w:rPr>
            <w:color w:val="1155cc"/>
            <w:u w:val="single"/>
            <w:rtl w:val="0"/>
          </w:rPr>
          <w:t xml:space="preserve">Request Specs</w:t>
        </w:r>
      </w:hyperlink>
      <w:r w:rsidDel="00000000" w:rsidR="00000000" w:rsidRPr="00000000">
        <w:rPr>
          <w:rtl w:val="0"/>
        </w:rPr>
        <w:t xml:space="preserve">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6bh1vck2sj5r" w:id="18"/>
      <w:bookmarkEnd w:id="18"/>
      <w:r w:rsidDel="00000000" w:rsidR="00000000" w:rsidRPr="00000000">
        <w:rPr>
          <w:b w:val="1"/>
          <w:bCs w:val="1"/>
          <w:color w:val="000000"/>
          <w:sz w:val="22"/>
          <w:szCs w:val="22"/>
          <w:rtl w:val="0"/>
        </w:rPr>
        <w:t xml:space="preserve">[Continuous] Baker Perkins Continuous — SS 316 (</w:t>
      </w:r>
      <w:hyperlink r:id="rId53">
        <w:r w:rsidDel="00000000" w:rsidR="00000000" w:rsidRPr="00000000">
          <w:rPr>
            <w:b w:val="1"/>
            <w:bCs w:val="1"/>
            <w:color w:val="1155cc"/>
            <w:sz w:val="22"/>
            <w:szCs w:val="22"/>
            <w:u w:val="single"/>
            <w:rtl w:val="0"/>
          </w:rPr>
          <w:t xml:space="preserve">IPP# 704681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Used Baker Perkins continuous mixer. Stainless steel 316 construction with 7.5 kW (10.1 HP) motor, 150 mm (5.9 in) diameter, twin-screw horizontal design.</w:t>
      </w:r>
    </w:p>
    <w:p w:rsidR="00000000" w:rsidDel="00000000" w:rsidP="00000000" w:rsidRDefault="00000000" w:rsidRPr="00000000" w14:paraId="0000006C">
      <w:pPr>
        <w:numPr>
          <w:ilvl w:val="0"/>
          <w:numId w:val="20"/>
        </w:numPr>
        <w:spacing w:after="0" w:afterAutospacing="0" w:before="240" w:lineRule="auto"/>
        <w:ind w:left="720" w:hanging="360"/>
      </w:pPr>
      <w:r w:rsidDel="00000000" w:rsidR="00000000" w:rsidRPr="00000000">
        <w:rPr>
          <w:rtl w:val="0"/>
        </w:rPr>
        <w:t xml:space="preserve">Motor Power: 7.5 kW (10.1 HP) motor</w:t>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rtl w:val="0"/>
        </w:rPr>
        <w:t xml:space="preserve">Diameter: 150 mm (5.9 in) diameter</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Number of Screws: Twin-screw design</w:t>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71">
      <w:pPr>
        <w:spacing w:after="240" w:before="240" w:lineRule="auto"/>
        <w:rPr>
          <w:color w:val="1155cc"/>
          <w:u w:val="single"/>
        </w:rPr>
      </w:pPr>
      <w:hyperlink r:id="rId54">
        <w:r w:rsidDel="00000000" w:rsidR="00000000" w:rsidRPr="00000000">
          <w:rPr>
            <w:color w:val="1155cc"/>
            <w:u w:val="single"/>
            <w:rtl w:val="0"/>
          </w:rPr>
          <w:t xml:space="preserve">Request Specs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View IPP# 704681</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3dw0q7wvpf45" w:id="19"/>
      <w:bookmarkEnd w:id="19"/>
      <w:r w:rsidDel="00000000" w:rsidR="00000000" w:rsidRPr="00000000">
        <w:rPr>
          <w:b w:val="1"/>
          <w:bCs w:val="1"/>
          <w:color w:val="000000"/>
          <w:sz w:val="22"/>
          <w:szCs w:val="22"/>
          <w:rtl w:val="0"/>
        </w:rPr>
        <w:t xml:space="preserve">Baker Perkins Double Arm — CS (</w:t>
      </w:r>
      <w:hyperlink r:id="rId57">
        <w:r w:rsidDel="00000000" w:rsidR="00000000" w:rsidRPr="00000000">
          <w:rPr>
            <w:b w:val="1"/>
            <w:bCs w:val="1"/>
            <w:color w:val="1155cc"/>
            <w:sz w:val="22"/>
            <w:szCs w:val="22"/>
            <w:u w:val="single"/>
            <w:rtl w:val="0"/>
          </w:rPr>
          <w:t xml:space="preserve">IPP# 212411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Baker Perkins double arm mixer in carbon steel construction with sigma blade design and hydraulic tilt discharge.</w:t>
      </w:r>
    </w:p>
    <w:p w:rsidR="00000000" w:rsidDel="00000000" w:rsidP="00000000" w:rsidRDefault="00000000" w:rsidRPr="00000000" w14:paraId="00000074">
      <w:pPr>
        <w:numPr>
          <w:ilvl w:val="0"/>
          <w:numId w:val="19"/>
        </w:numPr>
        <w:spacing w:after="0" w:afterAutospacing="0" w:before="240" w:lineRule="auto"/>
        <w:ind w:left="720" w:hanging="360"/>
      </w:pPr>
      <w:r w:rsidDel="00000000" w:rsidR="00000000" w:rsidRPr="00000000">
        <w:rPr>
          <w:rtl w:val="0"/>
        </w:rPr>
        <w:t xml:space="preserve">Capacity (Design): 1,700 L (450 gal) design capacity / Capacity (Working): 1,150 L (300 gallons) working capacity</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Blade Type: Sigma blade design</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9">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212411</w:t>
        </w:r>
      </w:hyperlink>
      <w:r w:rsidDel="00000000" w:rsidR="00000000" w:rsidRPr="00000000">
        <w:rPr>
          <w:rtl w:val="0"/>
        </w:rPr>
      </w:r>
    </w:p>
    <w:p w:rsidR="00000000" w:rsidDel="00000000" w:rsidP="00000000" w:rsidRDefault="00000000" w:rsidRPr="00000000" w14:paraId="0000007A">
      <w:pPr>
        <w:spacing w:after="240" w:before="240" w:lineRule="auto"/>
        <w:rPr>
          <w:color w:val="1155cc"/>
          <w:u w:val="single"/>
        </w:rPr>
      </w:pPr>
      <w:hyperlink r:id="rId61">
        <w:r w:rsidDel="00000000" w:rsidR="00000000" w:rsidRPr="00000000">
          <w:rPr>
            <w:color w:val="1155cc"/>
            <w:u w:val="single"/>
            <w:rtl w:val="0"/>
          </w:rPr>
          <w:t xml:space="preserve">Browse All Baker Perkins Mixers in Stock</w:t>
        </w:r>
      </w:hyperlink>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3n3vg5t25szl" w:id="20"/>
      <w:bookmarkEnd w:id="20"/>
      <w:r w:rsidDel="00000000" w:rsidR="00000000" w:rsidRPr="00000000">
        <w:rPr>
          <w:b w:val="1"/>
          <w:bCs w:val="1"/>
          <w:color w:val="000000"/>
          <w:sz w:val="26"/>
          <w:szCs w:val="26"/>
          <w:rtl w:val="0"/>
        </w:rPr>
        <w:t xml:space="preserve">Buy Used JH Day Mixers for Sale</w:t>
      </w:r>
    </w:p>
    <w:p w:rsidR="00000000" w:rsidDel="00000000" w:rsidP="00000000" w:rsidRDefault="00000000" w:rsidRPr="00000000" w14:paraId="0000007C">
      <w:pPr>
        <w:spacing w:after="240" w:before="240" w:lineRule="auto"/>
        <w:rPr/>
      </w:pPr>
      <w:r w:rsidDel="00000000" w:rsidR="00000000" w:rsidRPr="00000000">
        <w:rPr>
          <w:rtl w:val="0"/>
        </w:rPr>
        <w:t xml:space="preserve">JH Day is a leading double arm mixer manufacturer in IPP's inventory, known for Mogul and heavy-duty sigma blade kneaders. Available in stainless steel 304 and carbon steel, with capacities up to 946 L (250 gal).</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xwuy7ki4iwws" w:id="21"/>
      <w:bookmarkEnd w:id="21"/>
      <w:r w:rsidDel="00000000" w:rsidR="00000000" w:rsidRPr="00000000">
        <w:rPr>
          <w:b w:val="1"/>
          <w:bCs w:val="1"/>
          <w:color w:val="000000"/>
          <w:sz w:val="22"/>
          <w:szCs w:val="22"/>
          <w:rtl w:val="0"/>
        </w:rPr>
        <w:t xml:space="preserve">[JH Day Mogul] JH Day Mogul — 946 L (250 gal) (</w:t>
      </w:r>
      <w:hyperlink r:id="rId62">
        <w:r w:rsidDel="00000000" w:rsidR="00000000" w:rsidRPr="00000000">
          <w:rPr>
            <w:b w:val="1"/>
            <w:bCs w:val="1"/>
            <w:color w:val="1155cc"/>
            <w:sz w:val="22"/>
            <w:szCs w:val="22"/>
            <w:u w:val="single"/>
            <w:rtl w:val="0"/>
          </w:rPr>
          <w:t xml:space="preserve">IPP# 103823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JH Day Mogul double arm mixer. 946 L (250 gal) design capacity, 378.5 L (100 gal) working. Stainless steel 304 with cored dispersion blades, jacketed, hydraulic tilt.</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rtl w:val="0"/>
        </w:rPr>
        <w:t xml:space="preserve">Capacity (Design): 946 L (250 gal) design capacity / Capacity (Working): 378.5 L (100 gal) working capacity</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Jacket Pressure: 8.6 bar (125 psi)</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Blade Type: Cored dispersion blades</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rtl w:val="0"/>
        </w:rPr>
        <w:t xml:space="preserve">Blade Speed (RPM): 45.3 RPM, hydraulic tilt</w:t>
      </w:r>
    </w:p>
    <w:p w:rsidR="00000000" w:rsidDel="00000000" w:rsidP="00000000" w:rsidRDefault="00000000" w:rsidRPr="00000000" w14:paraId="00000084">
      <w:pPr>
        <w:spacing w:after="240" w:before="240" w:lineRule="auto"/>
        <w:rPr>
          <w:color w:val="1155cc"/>
          <w:u w:val="single"/>
        </w:rPr>
      </w:pPr>
      <w:hyperlink r:id="rId63">
        <w:r w:rsidDel="00000000" w:rsidR="00000000" w:rsidRPr="00000000">
          <w:rPr>
            <w:color w:val="1155cc"/>
            <w:u w:val="single"/>
            <w:rtl w:val="0"/>
          </w:rPr>
          <w:t xml:space="preserve">Request Specs</w:t>
        </w:r>
      </w:hyperlink>
      <w:r w:rsidDel="00000000" w:rsidR="00000000" w:rsidRPr="00000000">
        <w:rPr>
          <w:rtl w:val="0"/>
        </w:rPr>
        <w:t xml:space="preserve">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View IPP# 103823</w:t>
        </w:r>
      </w:hyperlink>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xbm6qemly7su" w:id="22"/>
      <w:bookmarkEnd w:id="22"/>
      <w:r w:rsidDel="00000000" w:rsidR="00000000" w:rsidRPr="00000000">
        <w:rPr>
          <w:b w:val="1"/>
          <w:bCs w:val="1"/>
          <w:color w:val="000000"/>
          <w:sz w:val="22"/>
          <w:szCs w:val="22"/>
          <w:rtl w:val="0"/>
        </w:rPr>
        <w:t xml:space="preserve">Baker Perkins Double Arm — Carbon Steel (</w:t>
      </w:r>
      <w:hyperlink r:id="rId66">
        <w:r w:rsidDel="00000000" w:rsidR="00000000" w:rsidRPr="00000000">
          <w:rPr>
            <w:b w:val="1"/>
            <w:bCs w:val="1"/>
            <w:color w:val="1155cc"/>
            <w:sz w:val="22"/>
            <w:szCs w:val="22"/>
            <w:u w:val="single"/>
            <w:rtl w:val="0"/>
          </w:rPr>
          <w:t xml:space="preserve">IPP# 202135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Used Baker Perkins double arm mixer. 3,300 L (875 gal) capacity in carbon steel construction with dual sigma blade design.</w:t>
      </w:r>
    </w:p>
    <w:p w:rsidR="00000000" w:rsidDel="00000000" w:rsidP="00000000" w:rsidRDefault="00000000" w:rsidRPr="00000000" w14:paraId="00000087">
      <w:pPr>
        <w:numPr>
          <w:ilvl w:val="0"/>
          <w:numId w:val="18"/>
        </w:numPr>
        <w:spacing w:after="0" w:afterAutospacing="0" w:before="240" w:lineRule="auto"/>
        <w:ind w:left="720" w:hanging="360"/>
      </w:pPr>
      <w:r w:rsidDel="00000000" w:rsidR="00000000" w:rsidRPr="00000000">
        <w:rPr>
          <w:rtl w:val="0"/>
        </w:rPr>
        <w:t xml:space="preserve">Capacity (Design): 3,300 L (875 gal) design capacity / Capacity (Working): 1,900 L (500 gallons) working capacity</w:t>
      </w:r>
    </w:p>
    <w:p w:rsidR="00000000" w:rsidDel="00000000" w:rsidP="00000000" w:rsidRDefault="00000000" w:rsidRPr="00000000" w14:paraId="00000088">
      <w:pPr>
        <w:numPr>
          <w:ilvl w:val="0"/>
          <w:numId w:val="18"/>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Type: Double arm mixer</w:t>
      </w:r>
    </w:p>
    <w:p w:rsidR="00000000" w:rsidDel="00000000" w:rsidP="00000000" w:rsidRDefault="00000000" w:rsidRPr="00000000" w14:paraId="0000008A">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B">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202135</w:t>
        </w:r>
      </w:hyperlink>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viz6xvi7q6yh" w:id="23"/>
      <w:bookmarkEnd w:id="23"/>
      <w:r w:rsidDel="00000000" w:rsidR="00000000" w:rsidRPr="00000000">
        <w:rPr>
          <w:b w:val="1"/>
          <w:bCs w:val="1"/>
          <w:color w:val="000000"/>
          <w:sz w:val="22"/>
          <w:szCs w:val="22"/>
          <w:rtl w:val="0"/>
        </w:rPr>
        <w:t xml:space="preserve">JH Day Double Arm — Carbon Steel (</w:t>
      </w:r>
      <w:hyperlink r:id="rId70">
        <w:r w:rsidDel="00000000" w:rsidR="00000000" w:rsidRPr="00000000">
          <w:rPr>
            <w:b w:val="1"/>
            <w:bCs w:val="1"/>
            <w:color w:val="1155cc"/>
            <w:sz w:val="22"/>
            <w:szCs w:val="22"/>
            <w:u w:val="single"/>
            <w:rtl w:val="0"/>
          </w:rPr>
          <w:t xml:space="preserve">IPP# 212412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Used JH Day Mogul double arm mixer in carbon steel with double nobben blade kneading action for high-viscosity compounds.</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Capacity (Design): 2,100 L (550 gal) design capacity / Capacity (Working): 1,150 L (300 gallons) working capacity</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Blade Type: Double nobben blade design</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2">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212412</w:t>
        </w:r>
      </w:hyperlink>
      <w:r w:rsidDel="00000000" w:rsidR="00000000" w:rsidRPr="00000000">
        <w:rPr>
          <w:rtl w:val="0"/>
        </w:rPr>
      </w:r>
    </w:p>
    <w:p w:rsidR="00000000" w:rsidDel="00000000" w:rsidP="00000000" w:rsidRDefault="00000000" w:rsidRPr="00000000" w14:paraId="00000093">
      <w:pPr>
        <w:spacing w:after="240" w:before="240" w:lineRule="auto"/>
        <w:rPr>
          <w:color w:val="1155cc"/>
          <w:u w:val="single"/>
        </w:rPr>
      </w:pPr>
      <w:hyperlink r:id="rId74">
        <w:r w:rsidDel="00000000" w:rsidR="00000000" w:rsidRPr="00000000">
          <w:rPr>
            <w:color w:val="1155cc"/>
            <w:u w:val="single"/>
            <w:rtl w:val="0"/>
          </w:rPr>
          <w:t xml:space="preserve">Browse All JH Day Mixers in Stock</w:t>
        </w:r>
      </w:hyperlink>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1foslgx5czn4" w:id="24"/>
      <w:bookmarkEnd w:id="24"/>
      <w:r w:rsidDel="00000000" w:rsidR="00000000" w:rsidRPr="00000000">
        <w:rPr>
          <w:b w:val="1"/>
          <w:bCs w:val="1"/>
          <w:color w:val="000000"/>
          <w:sz w:val="26"/>
          <w:szCs w:val="26"/>
          <w:rtl w:val="0"/>
        </w:rPr>
        <w:t xml:space="preserve">Buy Used Mixers from Other Manufacturers</w:t>
      </w:r>
    </w:p>
    <w:p w:rsidR="00000000" w:rsidDel="00000000" w:rsidP="00000000" w:rsidRDefault="00000000" w:rsidRPr="00000000" w14:paraId="00000095">
      <w:pPr>
        <w:spacing w:after="240" w:before="240" w:lineRule="auto"/>
        <w:rPr/>
      </w:pPr>
      <w:r w:rsidDel="00000000" w:rsidR="00000000" w:rsidRPr="00000000">
        <w:rPr>
          <w:rtl w:val="0"/>
        </w:rPr>
        <w:t xml:space="preserve">Beyond Baker Perkins and JH Day, IPP carries mixers from Patterson Kelly, Henschel, Eirich, Littleford, Vrieco Nauta, Jaygo, Werner &amp; Pfleiderer, and many other manufacturers. These units span ribbon, intensive, nauta, and twin shell designs.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ur6fx4f4qmz2" w:id="25"/>
      <w:bookmarkEnd w:id="25"/>
      <w:r w:rsidDel="00000000" w:rsidR="00000000" w:rsidRPr="00000000">
        <w:rPr>
          <w:b w:val="1"/>
          <w:bCs w:val="1"/>
          <w:color w:val="000000"/>
          <w:sz w:val="22"/>
          <w:szCs w:val="22"/>
          <w:rtl w:val="0"/>
        </w:rPr>
        <w:t xml:space="preserve">[Patterson Kelly] Patterson Kelly — 12.7 m³ (450 ft³) (</w:t>
      </w:r>
      <w:hyperlink r:id="rId75">
        <w:r w:rsidDel="00000000" w:rsidR="00000000" w:rsidRPr="00000000">
          <w:rPr>
            <w:b w:val="1"/>
            <w:bCs w:val="1"/>
            <w:color w:val="1155cc"/>
            <w:sz w:val="22"/>
            <w:szCs w:val="22"/>
            <w:u w:val="single"/>
            <w:rtl w:val="0"/>
          </w:rPr>
          <w:t xml:space="preserve">IPP# 6046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Used Patterson Kelly ribbon mixer. 12.7 m³ (450 ft³) design capacity in stainless steel 304 construction.</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rtl w:val="0"/>
        </w:rPr>
        <w:t xml:space="preserve">Capacity (Design): 12.7 m³ (450 ft³) design capacity</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Ribbon Type: Ribbon &amp; paddle mixer</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spacing w:after="240" w:before="240" w:lineRule="auto"/>
        <w:rPr>
          <w:color w:val="1155cc"/>
          <w:u w:val="single"/>
        </w:rPr>
      </w:pPr>
      <w:hyperlink r:id="rId76">
        <w:r w:rsidDel="00000000" w:rsidR="00000000" w:rsidRPr="00000000">
          <w:rPr>
            <w:color w:val="1155cc"/>
            <w:u w:val="single"/>
            <w:rtl w:val="0"/>
          </w:rPr>
          <w:t xml:space="preserve">Request Specs</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View IPP# 6046</w:t>
        </w:r>
      </w:hyperlink>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vq5mong7ovut" w:id="26"/>
      <w:bookmarkEnd w:id="26"/>
      <w:r w:rsidDel="00000000" w:rsidR="00000000" w:rsidRPr="00000000">
        <w:rPr>
          <w:b w:val="1"/>
          <w:bCs w:val="1"/>
          <w:color w:val="000000"/>
          <w:sz w:val="22"/>
          <w:szCs w:val="22"/>
          <w:rtl w:val="0"/>
        </w:rPr>
        <w:t xml:space="preserve">[Eirich] Eirich DE 22 — 1,300 L (</w:t>
      </w:r>
      <w:hyperlink r:id="rId79">
        <w:r w:rsidDel="00000000" w:rsidR="00000000" w:rsidRPr="00000000">
          <w:rPr>
            <w:b w:val="1"/>
            <w:bCs w:val="1"/>
            <w:color w:val="1155cc"/>
            <w:sz w:val="22"/>
            <w:szCs w:val="22"/>
            <w:u w:val="single"/>
            <w:rtl w:val="0"/>
          </w:rPr>
          <w:t xml:space="preserve">IPP# 705920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Used Eirich DE 22 intensive mixer. 1,300 L (343.4 gal) design capacity in carbon steel construction for heavy-duty compounding applications.</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Design Capacity: 1,300 L (343.4 gal) design capacity</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Manufacturer and Model: Eirich Model DE 22 </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Type: Intensive mixer</w:t>
      </w:r>
    </w:p>
    <w:p w:rsidR="00000000" w:rsidDel="00000000" w:rsidP="00000000" w:rsidRDefault="00000000" w:rsidRPr="00000000" w14:paraId="000000A3">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4">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705920</w:t>
        </w:r>
      </w:hyperlink>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vtrrmsxebpod" w:id="27"/>
      <w:bookmarkEnd w:id="27"/>
      <w:r w:rsidDel="00000000" w:rsidR="00000000" w:rsidRPr="00000000">
        <w:rPr>
          <w:b w:val="1"/>
          <w:bCs w:val="1"/>
          <w:color w:val="000000"/>
          <w:sz w:val="22"/>
          <w:szCs w:val="22"/>
          <w:rtl w:val="0"/>
        </w:rPr>
        <w:t xml:space="preserve">[Littleford] Littleford KM-600 D — 594 L (</w:t>
      </w:r>
      <w:hyperlink r:id="rId83">
        <w:r w:rsidDel="00000000" w:rsidR="00000000" w:rsidRPr="00000000">
          <w:rPr>
            <w:b w:val="1"/>
            <w:bCs w:val="1"/>
            <w:color w:val="1155cc"/>
            <w:sz w:val="22"/>
            <w:szCs w:val="22"/>
            <w:u w:val="single"/>
            <w:rtl w:val="0"/>
          </w:rPr>
          <w:t xml:space="preserve">IPP# 220808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Used Littleford Bros KM-600 D continuous mixer. 594 L (157 gal) design capacity in carbon steel construction.</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Capacity (Design): 594 L (157 gal) design capacity</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Model: KM-600 D </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Type: Continuous mixer</w:t>
      </w:r>
    </w:p>
    <w:p w:rsidR="00000000" w:rsidDel="00000000" w:rsidP="00000000" w:rsidRDefault="00000000" w:rsidRPr="00000000" w14:paraId="000000AB">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220808</w:t>
        </w:r>
      </w:hyperlink>
      <w:r w:rsidDel="00000000" w:rsidR="00000000" w:rsidRPr="00000000">
        <w:rPr>
          <w:rtl w:val="0"/>
        </w:rPr>
      </w:r>
    </w:p>
    <w:p w:rsidR="00000000" w:rsidDel="00000000" w:rsidP="00000000" w:rsidRDefault="00000000" w:rsidRPr="00000000" w14:paraId="000000AD">
      <w:pPr>
        <w:spacing w:after="240" w:before="240" w:lineRule="auto"/>
        <w:rPr>
          <w:color w:val="1155cc"/>
          <w:u w:val="single"/>
        </w:rPr>
      </w:pPr>
      <w:hyperlink r:id="rId87">
        <w:r w:rsidDel="00000000" w:rsidR="00000000" w:rsidRPr="00000000">
          <w:rPr>
            <w:color w:val="1155cc"/>
            <w:u w:val="single"/>
            <w:rtl w:val="0"/>
          </w:rPr>
          <w:t xml:space="preserve">Browse All Mixer Manufacturers in Stock</w:t>
        </w:r>
      </w:hyperlink>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7pcrxv9ih6bw" w:id="28"/>
      <w:bookmarkEnd w:id="28"/>
      <w:r w:rsidDel="00000000" w:rsidR="00000000" w:rsidRPr="00000000">
        <w:rPr>
          <w:b w:val="1"/>
          <w:bCs w:val="1"/>
          <w:sz w:val="34"/>
          <w:szCs w:val="34"/>
          <w:rtl w:val="0"/>
        </w:rPr>
        <w:t xml:space="preserve">Buy Used Mixers for Sale by Condition</w:t>
      </w:r>
    </w:p>
    <w:p w:rsidR="00000000" w:rsidDel="00000000" w:rsidP="00000000" w:rsidRDefault="00000000" w:rsidRPr="00000000" w14:paraId="000000B0">
      <w:pPr>
        <w:spacing w:after="240" w:before="240" w:lineRule="auto"/>
        <w:rPr/>
      </w:pPr>
      <w:r w:rsidDel="00000000" w:rsidR="00000000" w:rsidRPr="00000000">
        <w:rPr>
          <w:rtl w:val="0"/>
        </w:rPr>
        <w:t xml:space="preserve">IPP's mixer inventory includes equipment in used, unused (never installed), refurbished/rebuilt, and new condition. All equipment undergoes professional inspection with detailed condition reporting.</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kvpcwl20gm8" w:id="29"/>
      <w:bookmarkEnd w:id="29"/>
      <w:r w:rsidDel="00000000" w:rsidR="00000000" w:rsidRPr="00000000">
        <w:rPr>
          <w:b w:val="1"/>
          <w:bCs w:val="1"/>
          <w:color w:val="000000"/>
          <w:sz w:val="26"/>
          <w:szCs w:val="26"/>
          <w:rtl w:val="0"/>
        </w:rPr>
        <w:t xml:space="preserve">Buy Used Mixers for Sale — Used Condition</w:t>
      </w:r>
    </w:p>
    <w:p w:rsidR="00000000" w:rsidDel="00000000" w:rsidP="00000000" w:rsidRDefault="00000000" w:rsidRPr="00000000" w14:paraId="000000B2">
      <w:pPr>
        <w:spacing w:after="240" w:before="240" w:lineRule="auto"/>
        <w:rPr/>
      </w:pPr>
      <w:r w:rsidDel="00000000" w:rsidR="00000000" w:rsidRPr="00000000">
        <w:rPr>
          <w:rtl w:val="0"/>
        </w:rPr>
        <w:t xml:space="preserve">The majority of IPP's mixer inventory is in used condition — previously installed and operated equipment that has been professionally inspected and documented. Used mixers offer the deepest savings versus new equipment.</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4xoagtwi9v07" w:id="30"/>
      <w:bookmarkEnd w:id="30"/>
      <w:r w:rsidDel="00000000" w:rsidR="00000000" w:rsidRPr="00000000">
        <w:rPr>
          <w:b w:val="1"/>
          <w:bCs w:val="1"/>
          <w:color w:val="000000"/>
          <w:sz w:val="22"/>
          <w:szCs w:val="22"/>
          <w:rtl w:val="0"/>
        </w:rPr>
        <w:t xml:space="preserve">[Used] Baker Perkins M85SL — 852 L (</w:t>
      </w:r>
      <w:hyperlink r:id="rId88">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Used Baker Perkins M85SL double arm mixer. 852 L (225 gal) design capacity in stainless steel 304 with cored dispersion blades and hydraulic tilt.</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Capacity (Design): 852 L (225 gal) design capacity / Capacity (Working): 568 L (150 gal) working capacity</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8">
      <w:pPr>
        <w:spacing w:after="240" w:before="240" w:lineRule="auto"/>
        <w:rPr>
          <w:color w:val="1155cc"/>
          <w:u w:val="single"/>
        </w:rPr>
      </w:pPr>
      <w:hyperlink r:id="rId89">
        <w:r w:rsidDel="00000000" w:rsidR="00000000" w:rsidRPr="00000000">
          <w:rPr>
            <w:color w:val="1155cc"/>
            <w:u w:val="single"/>
            <w:rtl w:val="0"/>
          </w:rPr>
          <w:t xml:space="preserve">Request Specs</w:t>
        </w:r>
      </w:hyperlink>
      <w:r w:rsidDel="00000000" w:rsidR="00000000" w:rsidRPr="00000000">
        <w:rPr>
          <w:rtl w:val="0"/>
        </w:rPr>
        <w:t xml:space="preserve"> |</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5fnv40ugmsaz" w:id="31"/>
      <w:bookmarkEnd w:id="31"/>
      <w:r w:rsidDel="00000000" w:rsidR="00000000" w:rsidRPr="00000000">
        <w:rPr>
          <w:b w:val="1"/>
          <w:bCs w:val="1"/>
          <w:color w:val="000000"/>
          <w:sz w:val="22"/>
          <w:szCs w:val="22"/>
          <w:rtl w:val="0"/>
        </w:rPr>
        <w:t xml:space="preserve">[Used] Vrieco Nauta 150RB-5 — 24,250 L (</w:t>
      </w:r>
      <w:hyperlink r:id="rId92">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Used Vrieco Nauta 150RB-5 conical screw mixer. 24,250 L (6,400 gal) capacity in stainless steel 304 with dust collection and ASME code stamp.</w:t>
      </w:r>
    </w:p>
    <w:p w:rsidR="00000000" w:rsidDel="00000000" w:rsidP="00000000" w:rsidRDefault="00000000" w:rsidRPr="00000000" w14:paraId="000000BB">
      <w:pPr>
        <w:numPr>
          <w:ilvl w:val="0"/>
          <w:numId w:val="21"/>
        </w:numPr>
        <w:spacing w:after="0" w:afterAutospacing="0" w:before="240" w:lineRule="auto"/>
        <w:ind w:left="720" w:hanging="360"/>
      </w:pPr>
      <w:r w:rsidDel="00000000" w:rsidR="00000000" w:rsidRPr="00000000">
        <w:rPr>
          <w:rtl w:val="0"/>
        </w:rPr>
        <w:t xml:space="preserve">Capacity (Design): 24,250 L (6,400 gal) capacity</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D">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E">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kwqnkfu85a82" w:id="32"/>
      <w:bookmarkEnd w:id="32"/>
      <w:r w:rsidDel="00000000" w:rsidR="00000000" w:rsidRPr="00000000">
        <w:rPr>
          <w:b w:val="1"/>
          <w:bCs w:val="1"/>
          <w:color w:val="000000"/>
          <w:sz w:val="22"/>
          <w:szCs w:val="22"/>
          <w:rtl w:val="0"/>
        </w:rPr>
        <w:t xml:space="preserve">[Used] Oakes 14MB-200A — 149 kW (</w:t>
      </w:r>
      <w:hyperlink r:id="rId96">
        <w:r w:rsidDel="00000000" w:rsidR="00000000" w:rsidRPr="00000000">
          <w:rPr>
            <w:b w:val="1"/>
            <w:bCs w:val="1"/>
            <w:color w:val="1155cc"/>
            <w:sz w:val="22"/>
            <w:szCs w:val="22"/>
            <w:u w:val="single"/>
            <w:rtl w:val="0"/>
          </w:rPr>
          <w:t xml:space="preserve">IPP# 11845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Used Oakes 14MB-200A continuous mixer. 149.1 kW (200 HP) motor in stainless steel 304 with vertical orientation and mechanical seal.</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Motor Power: 149.1 kW (200 HP) motor</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3">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4">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11845</w:t>
        </w:r>
      </w:hyperlink>
      <w:r w:rsidDel="00000000" w:rsidR="00000000" w:rsidRPr="00000000">
        <w:rPr>
          <w:rtl w:val="0"/>
        </w:rPr>
      </w:r>
    </w:p>
    <w:p w:rsidR="00000000" w:rsidDel="00000000" w:rsidP="00000000" w:rsidRDefault="00000000" w:rsidRPr="00000000" w14:paraId="000000C5">
      <w:pPr>
        <w:spacing w:after="240" w:before="240" w:lineRule="auto"/>
        <w:rPr>
          <w:color w:val="1155cc"/>
          <w:u w:val="single"/>
        </w:rPr>
      </w:pPr>
      <w:hyperlink r:id="rId100">
        <w:r w:rsidDel="00000000" w:rsidR="00000000" w:rsidRPr="00000000">
          <w:rPr>
            <w:color w:val="1155cc"/>
            <w:u w:val="single"/>
            <w:rtl w:val="0"/>
          </w:rPr>
          <w:t xml:space="preserve">Browse All Used Mixers in Stock</w:t>
        </w:r>
      </w:hyperlink>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banlfd0ogta" w:id="33"/>
      <w:bookmarkEnd w:id="33"/>
      <w:r w:rsidDel="00000000" w:rsidR="00000000" w:rsidRPr="00000000">
        <w:rPr>
          <w:b w:val="1"/>
          <w:bCs w:val="1"/>
          <w:color w:val="000000"/>
          <w:sz w:val="26"/>
          <w:szCs w:val="26"/>
          <w:rtl w:val="0"/>
        </w:rPr>
        <w:t xml:space="preserve">Buy Unused Mixers for Sale — Never Installed</w:t>
      </w:r>
    </w:p>
    <w:p w:rsidR="00000000" w:rsidDel="00000000" w:rsidP="00000000" w:rsidRDefault="00000000" w:rsidRPr="00000000" w14:paraId="000000C7">
      <w:pPr>
        <w:spacing w:after="240" w:before="240" w:lineRule="auto"/>
        <w:rPr/>
      </w:pPr>
      <w:r w:rsidDel="00000000" w:rsidR="00000000" w:rsidRPr="00000000">
        <w:rPr>
          <w:rtl w:val="0"/>
        </w:rPr>
        <w:t xml:space="preserve">IPP carries unused (never installed) mixers — factory-new equipment that was purchased but never placed into service. These units deliver new-equipment quality at used-equipment pricing.</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zcdykwrny7hp" w:id="34"/>
      <w:bookmarkEnd w:id="34"/>
      <w:r w:rsidDel="00000000" w:rsidR="00000000" w:rsidRPr="00000000">
        <w:rPr>
          <w:b w:val="1"/>
          <w:bCs w:val="1"/>
          <w:color w:val="000000"/>
          <w:sz w:val="22"/>
          <w:szCs w:val="22"/>
          <w:rtl w:val="0"/>
        </w:rPr>
        <w:t xml:space="preserve">[Unused] Jaygo DISHO-V-120-85 — 120 L (</w:t>
      </w:r>
      <w:hyperlink r:id="rId101">
        <w:r w:rsidDel="00000000" w:rsidR="00000000" w:rsidRPr="00000000">
          <w:rPr>
            <w:b w:val="1"/>
            <w:bCs w:val="1"/>
            <w:color w:val="1155cc"/>
            <w:sz w:val="22"/>
            <w:szCs w:val="22"/>
            <w:u w:val="single"/>
            <w:rtl w:val="0"/>
          </w:rPr>
          <w:t xml:space="preserve">IPP# 108682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Unused Jaygo DISHO-V-120-85 intensive mixer. 120 L (31.7 gal) in stainless steel 304. Vacuum capable with jacketed bowl, controls, and teflon scraper blades.</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rtl w:val="0"/>
        </w:rPr>
        <w:t xml:space="preserve">Capacity (Design): 120 L (31.7 gal) design capacity</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Pressure: 1.38 bar (20 psi), Temperature: 176.7°C (350°F)</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Vacuum capable, controls included</w:t>
      </w:r>
    </w:p>
    <w:p w:rsidR="00000000" w:rsidDel="00000000" w:rsidP="00000000" w:rsidRDefault="00000000" w:rsidRPr="00000000" w14:paraId="000000CE">
      <w:pPr>
        <w:numPr>
          <w:ilvl w:val="0"/>
          <w:numId w:val="1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CF">
      <w:pPr>
        <w:spacing w:after="240" w:before="240" w:lineRule="auto"/>
        <w:rPr>
          <w:color w:val="1155cc"/>
          <w:u w:val="single"/>
        </w:rPr>
      </w:pPr>
      <w:hyperlink r:id="rId102">
        <w:r w:rsidDel="00000000" w:rsidR="00000000" w:rsidRPr="00000000">
          <w:rPr>
            <w:color w:val="1155cc"/>
            <w:u w:val="single"/>
            <w:rtl w:val="0"/>
          </w:rPr>
          <w:t xml:space="preserve">Request Specs</w:t>
        </w:r>
      </w:hyperlink>
      <w:r w:rsidDel="00000000" w:rsidR="00000000" w:rsidRPr="00000000">
        <w:rPr>
          <w:rtl w:val="0"/>
        </w:rPr>
        <w:t xml:space="preserve"> |</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View IPP# 108682</w:t>
        </w:r>
      </w:hyperlink>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bc98c8ser92w" w:id="35"/>
      <w:bookmarkEnd w:id="35"/>
      <w:r w:rsidDel="00000000" w:rsidR="00000000" w:rsidRPr="00000000">
        <w:rPr>
          <w:b w:val="1"/>
          <w:bCs w:val="1"/>
          <w:color w:val="000000"/>
          <w:sz w:val="22"/>
          <w:szCs w:val="22"/>
          <w:rtl w:val="0"/>
        </w:rPr>
        <w:t xml:space="preserve">[Unused] Plastechnik Greiz MVA-1000R — 1,000 L (</w:t>
      </w:r>
      <w:hyperlink r:id="rId105">
        <w:r w:rsidDel="00000000" w:rsidR="00000000" w:rsidRPr="00000000">
          <w:rPr>
            <w:b w:val="1"/>
            <w:bCs w:val="1"/>
            <w:color w:val="1155cc"/>
            <w:sz w:val="22"/>
            <w:szCs w:val="22"/>
            <w:u w:val="single"/>
            <w:rtl w:val="0"/>
          </w:rPr>
          <w:t xml:space="preserve">IPP# 71425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Unused Plastechnik Greiz MVA-1000R intensive mixer. 1,000 L (264.2 gal) design capacity in stainless steel 316 construction.</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Capacity (Design): 1,000 L (264.2 gal) design capacity</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Model: MVA-1000R </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Type: Intensive mixer</w:t>
      </w:r>
    </w:p>
    <w:p w:rsidR="00000000" w:rsidDel="00000000" w:rsidP="00000000" w:rsidRDefault="00000000" w:rsidRPr="00000000" w14:paraId="000000D6">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D7">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71425</w:t>
        </w:r>
      </w:hyperlink>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k1uy7ht8ystl" w:id="36"/>
      <w:bookmarkEnd w:id="36"/>
      <w:r w:rsidDel="00000000" w:rsidR="00000000" w:rsidRPr="00000000">
        <w:rPr>
          <w:b w:val="1"/>
          <w:bCs w:val="1"/>
          <w:color w:val="000000"/>
          <w:sz w:val="22"/>
          <w:szCs w:val="22"/>
          <w:rtl w:val="0"/>
        </w:rPr>
        <w:t xml:space="preserve">[Unused] Plastechnik Greiz MSHK750/2000 — 780 L (</w:t>
      </w:r>
      <w:hyperlink r:id="rId109">
        <w:r w:rsidDel="00000000" w:rsidR="00000000" w:rsidRPr="00000000">
          <w:rPr>
            <w:b w:val="1"/>
            <w:bCs w:val="1"/>
            <w:color w:val="1155cc"/>
            <w:sz w:val="22"/>
            <w:szCs w:val="22"/>
            <w:u w:val="single"/>
            <w:rtl w:val="0"/>
          </w:rPr>
          <w:t xml:space="preserve">IPP# 49709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Unused Plastechnik Greiz MSHK750/2000 intensive mixer. 780 L (206.1 gal) design capacity in stainless steel 304.</w:t>
      </w:r>
    </w:p>
    <w:p w:rsidR="00000000" w:rsidDel="00000000" w:rsidP="00000000" w:rsidRDefault="00000000" w:rsidRPr="00000000" w14:paraId="000000DA">
      <w:pPr>
        <w:numPr>
          <w:ilvl w:val="0"/>
          <w:numId w:val="26"/>
        </w:numPr>
        <w:spacing w:after="0" w:afterAutospacing="0" w:before="240" w:lineRule="auto"/>
        <w:ind w:left="720" w:hanging="360"/>
      </w:pPr>
      <w:r w:rsidDel="00000000" w:rsidR="00000000" w:rsidRPr="00000000">
        <w:rPr>
          <w:rtl w:val="0"/>
        </w:rPr>
        <w:t xml:space="preserve">780 L (206.1 gal) design capacity</w:t>
      </w:r>
    </w:p>
    <w:p w:rsidR="00000000" w:rsidDel="00000000" w:rsidP="00000000" w:rsidRDefault="00000000" w:rsidRPr="00000000" w14:paraId="000000DB">
      <w:pPr>
        <w:numPr>
          <w:ilvl w:val="0"/>
          <w:numId w:val="26"/>
        </w:numPr>
        <w:spacing w:after="0" w:afterAutospacing="0" w:before="0" w:beforeAutospacing="0" w:lineRule="auto"/>
        <w:ind w:left="720" w:hanging="360"/>
      </w:pPr>
      <w:r w:rsidDel="00000000" w:rsidR="00000000" w:rsidRPr="00000000">
        <w:rPr>
          <w:rtl w:val="0"/>
        </w:rPr>
        <w:t xml:space="preserve">Stainless Steel 304</w:t>
      </w:r>
    </w:p>
    <w:p w:rsidR="00000000" w:rsidDel="00000000" w:rsidP="00000000" w:rsidRDefault="00000000" w:rsidRPr="00000000" w14:paraId="000000DC">
      <w:pPr>
        <w:numPr>
          <w:ilvl w:val="0"/>
          <w:numId w:val="26"/>
        </w:numPr>
        <w:spacing w:after="0" w:afterAutospacing="0" w:before="0" w:beforeAutospacing="0" w:lineRule="auto"/>
        <w:ind w:left="720" w:hanging="360"/>
      </w:pPr>
      <w:r w:rsidDel="00000000" w:rsidR="00000000" w:rsidRPr="00000000">
        <w:rPr>
          <w:rtl w:val="0"/>
        </w:rPr>
        <w:t xml:space="preserve">Model MSHK750/2000</w:t>
      </w:r>
    </w:p>
    <w:p w:rsidR="00000000" w:rsidDel="00000000" w:rsidP="00000000" w:rsidRDefault="00000000" w:rsidRPr="00000000" w14:paraId="000000DD">
      <w:pPr>
        <w:numPr>
          <w:ilvl w:val="0"/>
          <w:numId w:val="26"/>
        </w:numPr>
        <w:spacing w:after="0" w:afterAutospacing="0" w:before="0" w:beforeAutospacing="0" w:lineRule="auto"/>
        <w:ind w:left="720" w:hanging="360"/>
      </w:pPr>
      <w:r w:rsidDel="00000000" w:rsidR="00000000" w:rsidRPr="00000000">
        <w:rPr>
          <w:rtl w:val="0"/>
        </w:rPr>
        <w:t xml:space="preserve">Intensive mixer</w:t>
      </w:r>
    </w:p>
    <w:p w:rsidR="00000000" w:rsidDel="00000000" w:rsidP="00000000" w:rsidRDefault="00000000" w:rsidRPr="00000000" w14:paraId="000000DE">
      <w:pPr>
        <w:numPr>
          <w:ilvl w:val="0"/>
          <w:numId w:val="26"/>
        </w:numPr>
        <w:spacing w:after="240" w:before="0" w:beforeAutospacing="0" w:lineRule="auto"/>
        <w:ind w:left="720" w:hanging="360"/>
      </w:pPr>
      <w:r w:rsidDel="00000000" w:rsidR="00000000" w:rsidRPr="00000000">
        <w:rPr>
          <w:rtl w:val="0"/>
        </w:rPr>
        <w:t xml:space="preserve">Unused condition</w:t>
      </w:r>
    </w:p>
    <w:p w:rsidR="00000000" w:rsidDel="00000000" w:rsidP="00000000" w:rsidRDefault="00000000" w:rsidRPr="00000000" w14:paraId="000000DF">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49709</w:t>
        </w:r>
      </w:hyperlink>
      <w:r w:rsidDel="00000000" w:rsidR="00000000" w:rsidRPr="00000000">
        <w:rPr>
          <w:rtl w:val="0"/>
        </w:rPr>
      </w:r>
    </w:p>
    <w:p w:rsidR="00000000" w:rsidDel="00000000" w:rsidP="00000000" w:rsidRDefault="00000000" w:rsidRPr="00000000" w14:paraId="000000E0">
      <w:pPr>
        <w:spacing w:after="240" w:before="240" w:lineRule="auto"/>
        <w:rPr>
          <w:color w:val="1155cc"/>
          <w:u w:val="single"/>
        </w:rPr>
      </w:pPr>
      <w:hyperlink r:id="rId113">
        <w:r w:rsidDel="00000000" w:rsidR="00000000" w:rsidRPr="00000000">
          <w:rPr>
            <w:color w:val="1155cc"/>
            <w:u w:val="single"/>
            <w:rtl w:val="0"/>
          </w:rPr>
          <w:t xml:space="preserve">Browse All Unused Mixers in Stock</w:t>
        </w:r>
      </w:hyperlink>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bw4bul24e4q" w:id="37"/>
      <w:bookmarkEnd w:id="37"/>
      <w:r w:rsidDel="00000000" w:rsidR="00000000" w:rsidRPr="00000000">
        <w:rPr>
          <w:b w:val="1"/>
          <w:bCs w:val="1"/>
          <w:color w:val="000000"/>
          <w:sz w:val="26"/>
          <w:szCs w:val="26"/>
          <w:rtl w:val="0"/>
        </w:rPr>
        <w:t xml:space="preserve">Buy Refurbished &amp; New Mixers for Sale</w:t>
      </w:r>
    </w:p>
    <w:p w:rsidR="00000000" w:rsidDel="00000000" w:rsidP="00000000" w:rsidRDefault="00000000" w:rsidRPr="00000000" w14:paraId="000000E2">
      <w:pPr>
        <w:spacing w:after="240" w:before="240" w:lineRule="auto"/>
        <w:rPr/>
      </w:pPr>
      <w:r w:rsidDel="00000000" w:rsidR="00000000" w:rsidRPr="00000000">
        <w:rPr>
          <w:rtl w:val="0"/>
        </w:rPr>
        <w:t xml:space="preserve">IPP also carries refurbished/rebuilt and new mixer equipment. Refurbished units have been restored to operational specifications, while new units are manufactured by IPP subsidiary brands.</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j5uzg3nqeubk" w:id="38"/>
      <w:bookmarkEnd w:id="38"/>
      <w:r w:rsidDel="00000000" w:rsidR="00000000" w:rsidRPr="00000000">
        <w:rPr>
          <w:b w:val="1"/>
          <w:bCs w:val="1"/>
          <w:color w:val="000000"/>
          <w:sz w:val="22"/>
          <w:szCs w:val="22"/>
          <w:rtl w:val="0"/>
        </w:rPr>
        <w:t xml:space="preserve">[Refurbished] Loedige Littleford FKM 3000 — 3 m³ (</w:t>
      </w:r>
      <w:hyperlink r:id="rId114">
        <w:r w:rsidDel="00000000" w:rsidR="00000000" w:rsidRPr="00000000">
          <w:rPr>
            <w:b w:val="1"/>
            <w:bCs w:val="1"/>
            <w:color w:val="1155cc"/>
            <w:sz w:val="22"/>
            <w:szCs w:val="22"/>
            <w:u w:val="single"/>
            <w:rtl w:val="0"/>
          </w:rPr>
          <w:t xml:space="preserve">IPP# 208450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Refurbished/rebuilt Loedige Littleford Ploughshare FKM 3000.D.4MZ.4ZF.4L ribbon &amp; paddle mixer. 3 m³ (105.9 ft³) capacity in stainless steel 321.</w:t>
      </w:r>
    </w:p>
    <w:p w:rsidR="00000000" w:rsidDel="00000000" w:rsidP="00000000" w:rsidRDefault="00000000" w:rsidRPr="00000000" w14:paraId="000000E5">
      <w:pPr>
        <w:numPr>
          <w:ilvl w:val="0"/>
          <w:numId w:val="25"/>
        </w:numPr>
        <w:spacing w:after="0" w:afterAutospacing="0" w:before="240" w:lineRule="auto"/>
        <w:ind w:left="720" w:hanging="360"/>
      </w:pPr>
      <w:r w:rsidDel="00000000" w:rsidR="00000000" w:rsidRPr="00000000">
        <w:rPr>
          <w:rtl w:val="0"/>
        </w:rPr>
        <w:t xml:space="preserve">Design Capacity: 3 m³ (105.9 ft³) design capacity / Operating Capacity: </w:t>
      </w:r>
      <w:r w:rsidDel="00000000" w:rsidR="00000000" w:rsidRPr="00000000">
        <w:rPr>
          <w:color w:val="212529"/>
          <w:highlight w:val="white"/>
          <w:rtl w:val="0"/>
        </w:rPr>
        <w:t xml:space="preserve">2 m</w:t>
      </w:r>
      <w:r w:rsidDel="00000000" w:rsidR="00000000" w:rsidRPr="00000000">
        <w:rPr>
          <w:rtl w:val="0"/>
        </w:rPr>
        <w:t xml:space="preserve">³</w:t>
      </w:r>
      <w:r w:rsidDel="00000000" w:rsidR="00000000" w:rsidRPr="00000000">
        <w:rPr>
          <w:color w:val="212529"/>
          <w:highlight w:val="white"/>
          <w:rtl w:val="0"/>
        </w:rPr>
        <w:t xml:space="preserve"> (70.6 ft</w:t>
      </w:r>
      <w:r w:rsidDel="00000000" w:rsidR="00000000" w:rsidRPr="00000000">
        <w:rPr>
          <w:rtl w:val="0"/>
        </w:rPr>
        <w:t xml:space="preserve">³</w:t>
      </w:r>
      <w:r w:rsidDel="00000000" w:rsidR="00000000" w:rsidRPr="00000000">
        <w:rPr>
          <w:color w:val="212529"/>
          <w:highlight w:val="white"/>
          <w:rtl w:val="0"/>
        </w:rPr>
        <w:t xml:space="preserve">) operating capacity</w:t>
      </w:r>
      <w:r w:rsidDel="00000000" w:rsidR="00000000" w:rsidRPr="00000000">
        <w:rPr>
          <w:rtl w:val="0"/>
        </w:rPr>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Material: </w:t>
      </w:r>
      <w:r w:rsidDel="00000000" w:rsidR="00000000" w:rsidRPr="00000000">
        <w:rPr>
          <w:rtl w:val="0"/>
        </w:rPr>
        <w:t xml:space="preserve">Stainless Steel 321</w:t>
      </w:r>
    </w:p>
    <w:p w:rsidR="00000000" w:rsidDel="00000000" w:rsidP="00000000" w:rsidRDefault="00000000" w:rsidRPr="00000000" w14:paraId="000000E7">
      <w:pPr>
        <w:numPr>
          <w:ilvl w:val="0"/>
          <w:numId w:val="25"/>
        </w:numPr>
        <w:spacing w:after="0" w:afterAutospacing="0" w:before="0" w:beforeAutospacing="0" w:lineRule="auto"/>
        <w:ind w:left="720" w:hanging="360"/>
      </w:pPr>
      <w:r w:rsidDel="00000000" w:rsidR="00000000" w:rsidRPr="00000000">
        <w:rPr>
          <w:rtl w:val="0"/>
        </w:rPr>
        <w:t xml:space="preserve">Model: FKM 3000.D.4MZ.4ZF.4L</w:t>
      </w:r>
    </w:p>
    <w:p w:rsidR="00000000" w:rsidDel="00000000" w:rsidP="00000000" w:rsidRDefault="00000000" w:rsidRPr="00000000" w14:paraId="000000E8">
      <w:pPr>
        <w:numPr>
          <w:ilvl w:val="0"/>
          <w:numId w:val="25"/>
        </w:numPr>
        <w:spacing w:after="0" w:afterAutospacing="0" w:before="0" w:beforeAutospacing="0" w:lineRule="auto"/>
        <w:ind w:left="720" w:hanging="360"/>
      </w:pPr>
      <w:r w:rsidDel="00000000" w:rsidR="00000000" w:rsidRPr="00000000">
        <w:rPr>
          <w:rtl w:val="0"/>
        </w:rPr>
        <w:t xml:space="preserve">Ribbon Type: Ploughshare ribbon &amp; paddle</w:t>
      </w:r>
    </w:p>
    <w:p w:rsidR="00000000" w:rsidDel="00000000" w:rsidP="00000000" w:rsidRDefault="00000000" w:rsidRPr="00000000" w14:paraId="000000E9">
      <w:pPr>
        <w:numPr>
          <w:ilvl w:val="0"/>
          <w:numId w:val="25"/>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EA">
      <w:pPr>
        <w:spacing w:after="240" w:before="240" w:lineRule="auto"/>
        <w:rPr>
          <w:color w:val="1155cc"/>
          <w:u w:val="single"/>
        </w:rPr>
      </w:pPr>
      <w:hyperlink r:id="rId115">
        <w:r w:rsidDel="00000000" w:rsidR="00000000" w:rsidRPr="00000000">
          <w:rPr>
            <w:color w:val="1155cc"/>
            <w:u w:val="single"/>
            <w:rtl w:val="0"/>
          </w:rPr>
          <w:t xml:space="preserve">Request Specs</w:t>
        </w:r>
      </w:hyperlink>
      <w:r w:rsidDel="00000000" w:rsidR="00000000" w:rsidRPr="00000000">
        <w:rPr>
          <w:rtl w:val="0"/>
        </w:rPr>
        <w:t xml:space="preserve"> |</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View IPP# 208450</w:t>
        </w:r>
      </w:hyperlink>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4bl7u9hzq9wd" w:id="39"/>
      <w:bookmarkEnd w:id="39"/>
      <w:r w:rsidDel="00000000" w:rsidR="00000000" w:rsidRPr="00000000">
        <w:rPr>
          <w:b w:val="1"/>
          <w:bCs w:val="1"/>
          <w:color w:val="000000"/>
          <w:sz w:val="22"/>
          <w:szCs w:val="22"/>
          <w:rtl w:val="0"/>
        </w:rPr>
        <w:t xml:space="preserve">[New] Gale Process Solutions — Twin Shell (</w:t>
      </w:r>
      <w:hyperlink r:id="rId118">
        <w:r w:rsidDel="00000000" w:rsidR="00000000" w:rsidRPr="00000000">
          <w:rPr>
            <w:b w:val="1"/>
            <w:bCs w:val="1"/>
            <w:color w:val="1155cc"/>
            <w:sz w:val="22"/>
            <w:szCs w:val="22"/>
            <w:u w:val="single"/>
            <w:rtl w:val="0"/>
          </w:rPr>
          <w:t xml:space="preserve">IPP# 216325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New Gale Process Solutions twin shell &amp; double cone mixer in stainless steel 316 construction. Manufactured by IPP subsidiary.</w:t>
      </w:r>
    </w:p>
    <w:p w:rsidR="00000000" w:rsidDel="00000000" w:rsidP="00000000" w:rsidRDefault="00000000" w:rsidRPr="00000000" w14:paraId="000000ED">
      <w:pPr>
        <w:numPr>
          <w:ilvl w:val="0"/>
          <w:numId w:val="27"/>
        </w:numPr>
        <w:spacing w:after="0" w:afterAutospacing="0" w:before="240" w:lineRule="auto"/>
        <w:ind w:left="720" w:hanging="360"/>
        <w:rPr>
          <w:sz w:val="20"/>
          <w:szCs w:val="20"/>
        </w:rPr>
      </w:pPr>
      <w:r w:rsidDel="00000000" w:rsidR="00000000" w:rsidRPr="00000000">
        <w:rPr>
          <w:color w:val="212529"/>
          <w:highlight w:val="white"/>
          <w:rtl w:val="0"/>
        </w:rPr>
        <w:t xml:space="preserve">Design Capacity: </w:t>
      </w:r>
      <w:r w:rsidDel="00000000" w:rsidR="00000000" w:rsidRPr="00000000">
        <w:rPr>
          <w:color w:val="212529"/>
          <w:highlight w:val="white"/>
          <w:rtl w:val="0"/>
        </w:rPr>
        <w:t xml:space="preserve">0.2 m³ (7.1 ft</w:t>
      </w:r>
      <w:r w:rsidDel="00000000" w:rsidR="00000000" w:rsidRPr="00000000">
        <w:rPr>
          <w:rtl w:val="0"/>
        </w:rPr>
        <w:t xml:space="preserve">³</w:t>
      </w:r>
      <w:r w:rsidDel="00000000" w:rsidR="00000000" w:rsidRPr="00000000">
        <w:rPr>
          <w:color w:val="212529"/>
          <w:highlight w:val="white"/>
          <w:rtl w:val="0"/>
        </w:rPr>
        <w:t xml:space="preserve">) design capacity / Operating Capacity: 0.1 m³ (3.5 ft</w:t>
      </w:r>
      <w:r w:rsidDel="00000000" w:rsidR="00000000" w:rsidRPr="00000000">
        <w:rPr>
          <w:rtl w:val="0"/>
        </w:rPr>
        <w:t xml:space="preserve">³</w:t>
      </w:r>
      <w:r w:rsidDel="00000000" w:rsidR="00000000" w:rsidRPr="00000000">
        <w:rPr>
          <w:color w:val="212529"/>
          <w:highlight w:val="white"/>
          <w:rtl w:val="0"/>
        </w:rPr>
        <w:t xml:space="preserve">) working capacity</w:t>
      </w:r>
    </w:p>
    <w:p w:rsidR="00000000" w:rsidDel="00000000" w:rsidP="00000000" w:rsidRDefault="00000000" w:rsidRPr="00000000" w14:paraId="000000EE">
      <w:pPr>
        <w:numPr>
          <w:ilvl w:val="0"/>
          <w:numId w:val="27"/>
        </w:numPr>
        <w:spacing w:after="0" w:afterAutospacing="0" w:before="0" w:beforeAutospacing="0" w:lineRule="auto"/>
        <w:ind w:left="720" w:hanging="360"/>
      </w:pPr>
      <w:r w:rsidDel="00000000" w:rsidR="00000000" w:rsidRPr="00000000">
        <w:rPr>
          <w:rtl w:val="0"/>
        </w:rPr>
        <w:t xml:space="preserve">Material: </w:t>
      </w:r>
      <w:r w:rsidDel="00000000" w:rsidR="00000000" w:rsidRPr="00000000">
        <w:rPr>
          <w:rtl w:val="0"/>
        </w:rPr>
        <w:t xml:space="preserve">Stainless Steel 316</w:t>
      </w:r>
    </w:p>
    <w:p w:rsidR="00000000" w:rsidDel="00000000" w:rsidP="00000000" w:rsidRDefault="00000000" w:rsidRPr="00000000" w14:paraId="000000EF">
      <w:pPr>
        <w:numPr>
          <w:ilvl w:val="0"/>
          <w:numId w:val="27"/>
        </w:numPr>
        <w:spacing w:after="0" w:afterAutospacing="0" w:before="0" w:beforeAutospacing="0" w:lineRule="auto"/>
        <w:ind w:left="720" w:hanging="360"/>
      </w:pPr>
      <w:r w:rsidDel="00000000" w:rsidR="00000000" w:rsidRPr="00000000">
        <w:rPr>
          <w:rtl w:val="0"/>
        </w:rPr>
        <w:t xml:space="preserve">Manufacturer: Gale Process Solutions (IPP subsidiary)</w:t>
      </w:r>
    </w:p>
    <w:p w:rsidR="00000000" w:rsidDel="00000000" w:rsidP="00000000" w:rsidRDefault="00000000" w:rsidRPr="00000000" w14:paraId="000000F0">
      <w:pPr>
        <w:numPr>
          <w:ilvl w:val="0"/>
          <w:numId w:val="27"/>
        </w:numPr>
        <w:spacing w:after="0" w:afterAutospacing="0" w:before="0" w:beforeAutospacing="0" w:lineRule="auto"/>
        <w:ind w:left="720" w:hanging="360"/>
      </w:pPr>
      <w:r w:rsidDel="00000000" w:rsidR="00000000" w:rsidRPr="00000000">
        <w:rPr>
          <w:rtl w:val="0"/>
        </w:rPr>
        <w:t xml:space="preserve">Type: Twin shell &amp; double cone</w:t>
      </w:r>
    </w:p>
    <w:p w:rsidR="00000000" w:rsidDel="00000000" w:rsidP="00000000" w:rsidRDefault="00000000" w:rsidRPr="00000000" w14:paraId="000000F1">
      <w:pPr>
        <w:numPr>
          <w:ilvl w:val="0"/>
          <w:numId w:val="27"/>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F2">
      <w:pPr>
        <w:spacing w:after="240" w:before="240" w:lineRule="auto"/>
        <w:rPr>
          <w:color w:val="1155cc"/>
          <w:u w:val="single"/>
        </w:rPr>
      </w:pPr>
      <w:hyperlink r:id="rId119">
        <w:r w:rsidDel="00000000" w:rsidR="00000000" w:rsidRPr="00000000">
          <w:rPr>
            <w:color w:val="1155cc"/>
            <w:u w:val="single"/>
            <w:rtl w:val="0"/>
          </w:rPr>
          <w:t xml:space="preserve">Request Specs</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View IPP# 216325</w:t>
        </w:r>
      </w:hyperlink>
      <w:r w:rsidDel="00000000" w:rsidR="00000000" w:rsidRPr="00000000">
        <w:rPr>
          <w:rtl w:val="0"/>
        </w:rPr>
      </w:r>
    </w:p>
    <w:p w:rsidR="00000000" w:rsidDel="00000000" w:rsidP="00000000" w:rsidRDefault="00000000" w:rsidRPr="00000000" w14:paraId="000000F3">
      <w:pPr>
        <w:spacing w:after="240" w:before="240" w:lineRule="auto"/>
        <w:rPr>
          <w:color w:val="1155cc"/>
          <w:u w:val="single"/>
        </w:rPr>
      </w:pPr>
      <w:hyperlink r:id="rId122">
        <w:r w:rsidDel="00000000" w:rsidR="00000000" w:rsidRPr="00000000">
          <w:rPr>
            <w:color w:val="1155cc"/>
            <w:u w:val="single"/>
            <w:rtl w:val="0"/>
          </w:rPr>
          <w:t xml:space="preserve">Browse All Mixer Conditions in Stock</w:t>
        </w:r>
      </w:hyperlink>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ypriltosdzf" w:id="40"/>
      <w:bookmarkEnd w:id="40"/>
      <w:r w:rsidDel="00000000" w:rsidR="00000000" w:rsidRPr="00000000">
        <w:rPr>
          <w:b w:val="1"/>
          <w:bCs w:val="1"/>
          <w:sz w:val="34"/>
          <w:szCs w:val="34"/>
          <w:rtl w:val="0"/>
        </w:rPr>
        <w:t xml:space="preserve">Mixer Type Comparison Guide</w:t>
      </w:r>
    </w:p>
    <w:p w:rsidR="00000000" w:rsidDel="00000000" w:rsidP="00000000" w:rsidRDefault="00000000" w:rsidRPr="00000000" w14:paraId="000000F6">
      <w:pPr>
        <w:spacing w:after="240" w:before="240" w:lineRule="auto"/>
        <w:rPr/>
      </w:pPr>
      <w:r w:rsidDel="00000000" w:rsidR="00000000" w:rsidRPr="00000000">
        <w:rPr>
          <w:rtl w:val="0"/>
        </w:rPr>
        <w:t xml:space="preserve">Compare the 7 mixer subtypes available from IPP to determine which design best fits your process viscosity, batch size, and material handling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590046177526"/>
        <w:gridCol w:w="2554.9102103642895"/>
        <w:gridCol w:w="1661.6521292970754"/>
        <w:gridCol w:w="1877.762955361724"/>
        <w:gridCol w:w="1200.6157003591586"/>
        <w:tblGridChange w:id="0">
          <w:tblGrid>
            <w:gridCol w:w="2065.0590046177526"/>
            <w:gridCol w:w="2554.9102103642895"/>
            <w:gridCol w:w="1661.6521292970754"/>
            <w:gridCol w:w="1877.762955361724"/>
            <w:gridCol w:w="1200.61570035915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Mixer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Viscosity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Mixing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Inventory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hyperlink r:id="rId123">
              <w:r w:rsidDel="00000000" w:rsidR="00000000" w:rsidRPr="00000000">
                <w:rPr>
                  <w:color w:val="1155cc"/>
                  <w:u w:val="single"/>
                  <w:rtl w:val="0"/>
                </w:rPr>
                <w:t xml:space="preserve">Ribbon &amp; Paddle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Dry powders, bulk blending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Low to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Horizontal convective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hyperlink r:id="rId124">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hyperlink r:id="rId125">
              <w:r w:rsidDel="00000000" w:rsidR="00000000" w:rsidRPr="00000000">
                <w:rPr>
                  <w:color w:val="1155cc"/>
                  <w:u w:val="single"/>
                  <w:rtl w:val="0"/>
                </w:rPr>
                <w:t xml:space="preserve">Double Arm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Adhesives, rubber, heavy compounds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Very high (1M+ cps)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Kneading,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hyperlink r:id="rId126">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hyperlink r:id="rId127">
              <w:r w:rsidDel="00000000" w:rsidR="00000000" w:rsidRPr="00000000">
                <w:rPr>
                  <w:color w:val="1155cc"/>
                  <w:u w:val="single"/>
                  <w:rtl w:val="0"/>
                </w:rPr>
                <w:t xml:space="preserve">Intensive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Rubber, plastics, battery slurry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High-shear rotor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hyperlink r:id="rId128">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hyperlink r:id="rId129">
              <w:r w:rsidDel="00000000" w:rsidR="00000000" w:rsidRPr="00000000">
                <w:rPr>
                  <w:color w:val="1155cc"/>
                  <w:u w:val="single"/>
                  <w:rtl w:val="0"/>
                </w:rPr>
                <w:t xml:space="preserve">Twin Shell &amp; Double Cone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Pharma powders, food blends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Low (free-flowing)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Gentle tumbling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hyperlink r:id="rId130">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hyperlink r:id="rId131">
              <w:r w:rsidDel="00000000" w:rsidR="00000000" w:rsidRPr="00000000">
                <w:rPr>
                  <w:color w:val="1155cc"/>
                  <w:u w:val="single"/>
                  <w:rtl w:val="0"/>
                </w:rPr>
                <w:t xml:space="preserve">Continuous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High-throughput inline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Low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Twin-shaft / paddle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hyperlink r:id="rId132">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hyperlink r:id="rId133">
              <w:r w:rsidDel="00000000" w:rsidR="00000000" w:rsidRPr="00000000">
                <w:rPr>
                  <w:color w:val="1155cc"/>
                  <w:u w:val="single"/>
                  <w:rtl w:val="0"/>
                </w:rPr>
                <w:t xml:space="preserve">Nauta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Fragile powders, APIs, catalysts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Low (gentle shear)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Conical screw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hyperlink r:id="rId134">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hyperlink r:id="rId135">
              <w:r w:rsidDel="00000000" w:rsidR="00000000" w:rsidRPr="00000000">
                <w:rPr>
                  <w:color w:val="1155cc"/>
                  <w:u w:val="single"/>
                  <w:rtl w:val="0"/>
                </w:rPr>
                <w:t xml:space="preserve">Muller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Foundry sand, ceramics, pigments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Dense granular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Compression / shear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hyperlink r:id="rId136">
              <w:r w:rsidDel="00000000" w:rsidR="00000000" w:rsidRPr="00000000">
                <w:rPr>
                  <w:color w:val="1155cc"/>
                  <w:u w:val="single"/>
                  <w:rtl w:val="0"/>
                </w:rPr>
                <w:t xml:space="preserve">View all</w:t>
              </w:r>
            </w:hyperlink>
            <w:r w:rsidDel="00000000" w:rsidR="00000000" w:rsidRPr="00000000">
              <w:rPr>
                <w:rtl w:val="0"/>
              </w:rPr>
            </w:r>
          </w:p>
        </w:tc>
      </w:tr>
    </w:tbl>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116m8r7imzg" w:id="41"/>
      <w:bookmarkEnd w:id="41"/>
      <w:r w:rsidDel="00000000" w:rsidR="00000000" w:rsidRPr="00000000">
        <w:rPr>
          <w:b w:val="1"/>
          <w:bCs w:val="1"/>
          <w:sz w:val="34"/>
          <w:szCs w:val="34"/>
          <w:rtl w:val="0"/>
        </w:rPr>
        <w:t xml:space="preserve">Why Buy Used Mixers from IPP?</w:t>
      </w:r>
    </w:p>
    <w:p w:rsidR="00000000" w:rsidDel="00000000" w:rsidP="00000000" w:rsidRDefault="00000000" w:rsidRPr="00000000" w14:paraId="00000121">
      <w:pPr>
        <w:spacing w:after="240" w:before="240" w:lineRule="auto"/>
        <w:rPr/>
      </w:pPr>
      <w:r w:rsidDel="00000000" w:rsidR="00000000" w:rsidRPr="00000000">
        <w:rPr>
          <w:rtl w:val="0"/>
        </w:rPr>
        <w:t xml:space="preserve">Buying used industrial mixers from IPP can save up to 50% of capital expenditure and 90% of lead time versus purchasing new equipment.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t4lyvlxivfx" w:id="42"/>
      <w:bookmarkEnd w:id="42"/>
      <w:r w:rsidDel="00000000" w:rsidR="00000000" w:rsidRPr="00000000">
        <w:rPr>
          <w:b w:val="1"/>
          <w:bCs w:val="1"/>
          <w:color w:val="000000"/>
          <w:sz w:val="26"/>
          <w:szCs w:val="26"/>
          <w:rtl w:val="0"/>
        </w:rPr>
        <w:t xml:space="preserve">Save Up to 50% on Capital</w:t>
      </w:r>
    </w:p>
    <w:p w:rsidR="00000000" w:rsidDel="00000000" w:rsidP="00000000" w:rsidRDefault="00000000" w:rsidRPr="00000000" w14:paraId="00000123">
      <w:pPr>
        <w:spacing w:after="240" w:before="240" w:lineRule="auto"/>
        <w:rPr/>
      </w:pPr>
      <w:r w:rsidDel="00000000" w:rsidR="00000000" w:rsidRPr="00000000">
        <w:rPr>
          <w:rtl w:val="0"/>
        </w:rPr>
        <w:t xml:space="preserve">Used and surplus mixers from IPP deliver significant capital savings compared to new equipment, without compromising on process performance or reliability.</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ptzeqvff21oj" w:id="43"/>
      <w:bookmarkEnd w:id="43"/>
      <w:r w:rsidDel="00000000" w:rsidR="00000000" w:rsidRPr="00000000">
        <w:rPr>
          <w:b w:val="1"/>
          <w:bCs w:val="1"/>
          <w:color w:val="000000"/>
          <w:sz w:val="26"/>
          <w:szCs w:val="26"/>
          <w:rtl w:val="0"/>
        </w:rPr>
        <w:t xml:space="preserve">Faster Delivery</w:t>
      </w:r>
    </w:p>
    <w:p w:rsidR="00000000" w:rsidDel="00000000" w:rsidP="00000000" w:rsidRDefault="00000000" w:rsidRPr="00000000" w14:paraId="00000125">
      <w:pPr>
        <w:spacing w:after="240" w:before="240" w:lineRule="auto"/>
        <w:rPr/>
      </w:pPr>
      <w:r w:rsidDel="00000000" w:rsidR="00000000" w:rsidRPr="00000000">
        <w:rPr>
          <w:rtl w:val="0"/>
        </w:rPr>
        <w:t xml:space="preserve">Reduce lead time by up to 90%. IPP maintains 15,000+ process systems in stock and ready to ship, so you can get your mixer on-site faster than ordering new.</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alsworpo5304" w:id="44"/>
      <w:bookmarkEnd w:id="44"/>
      <w:r w:rsidDel="00000000" w:rsidR="00000000" w:rsidRPr="00000000">
        <w:rPr>
          <w:b w:val="1"/>
          <w:bCs w:val="1"/>
          <w:color w:val="000000"/>
          <w:sz w:val="26"/>
          <w:szCs w:val="26"/>
          <w:rtl w:val="0"/>
        </w:rPr>
        <w:t xml:space="preserve">Global Reach, Local Expertise</w:t>
      </w:r>
    </w:p>
    <w:p w:rsidR="00000000" w:rsidDel="00000000" w:rsidP="00000000" w:rsidRDefault="00000000" w:rsidRPr="00000000" w14:paraId="00000127">
      <w:pPr>
        <w:spacing w:after="240" w:before="240" w:lineRule="auto"/>
        <w:rPr/>
      </w:pPr>
      <w:r w:rsidDel="00000000" w:rsidR="00000000" w:rsidRPr="00000000">
        <w:rPr>
          <w:rtl w:val="0"/>
        </w:rPr>
        <w:t xml:space="preserve">With nearly 150 colleagues across 15 countries, IPP provides local expertise and support for mixer selection, logistics, and commissioning anywhere in the world.</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e7842hgm6km" w:id="45"/>
      <w:bookmarkEnd w:id="45"/>
      <w:r w:rsidDel="00000000" w:rsidR="00000000" w:rsidRPr="00000000">
        <w:rPr>
          <w:b w:val="1"/>
          <w:bCs w:val="1"/>
          <w:color w:val="000000"/>
          <w:sz w:val="26"/>
          <w:szCs w:val="26"/>
          <w:rtl w:val="0"/>
        </w:rPr>
        <w:t xml:space="preserve">47+ Years of Experience</w:t>
      </w:r>
    </w:p>
    <w:p w:rsidR="00000000" w:rsidDel="00000000" w:rsidP="00000000" w:rsidRDefault="00000000" w:rsidRPr="00000000" w14:paraId="00000129">
      <w:pPr>
        <w:spacing w:after="240" w:before="240" w:lineRule="auto"/>
        <w:rPr/>
      </w:pPr>
      <w:r w:rsidDel="00000000" w:rsidR="00000000" w:rsidRPr="00000000">
        <w:rPr>
          <w:rtl w:val="0"/>
        </w:rPr>
        <w:t xml:space="preserve">Founded in 1980, IPP has more than 47 years of process equipment expertise. IPP has served 160,000+ customers across every major process industry.</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vnf9s3yipmka" w:id="46"/>
      <w:bookmarkEnd w:id="46"/>
      <w:r w:rsidDel="00000000" w:rsidR="00000000" w:rsidRPr="00000000">
        <w:rPr>
          <w:b w:val="1"/>
          <w:bCs w:val="1"/>
          <w:color w:val="000000"/>
          <w:sz w:val="26"/>
          <w:szCs w:val="26"/>
          <w:rtl w:val="0"/>
        </w:rPr>
        <w:t xml:space="preserve">Professional Inspection</w:t>
      </w:r>
    </w:p>
    <w:p w:rsidR="00000000" w:rsidDel="00000000" w:rsidP="00000000" w:rsidRDefault="00000000" w:rsidRPr="00000000" w14:paraId="0000012B">
      <w:pPr>
        <w:spacing w:after="240" w:before="240" w:lineRule="auto"/>
        <w:rPr/>
      </w:pPr>
      <w:r w:rsidDel="00000000" w:rsidR="00000000" w:rsidRPr="00000000">
        <w:rPr>
          <w:rtl w:val="0"/>
        </w:rPr>
        <w:t xml:space="preserve">Every mixer in IPP's inventory undergoes professional inspection and documentation. Detailed specifications, condition reports, and photographs are available for each unit.</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9p6pcsopz14l" w:id="47"/>
      <w:bookmarkEnd w:id="47"/>
      <w:r w:rsidDel="00000000" w:rsidR="00000000" w:rsidRPr="00000000">
        <w:rPr>
          <w:b w:val="1"/>
          <w:bCs w:val="1"/>
          <w:color w:val="000000"/>
          <w:sz w:val="26"/>
          <w:szCs w:val="26"/>
          <w:rtl w:val="0"/>
        </w:rPr>
        <w:t xml:space="preserve">Sustainable Equipment Reuse</w:t>
      </w:r>
    </w:p>
    <w:p w:rsidR="00000000" w:rsidDel="00000000" w:rsidP="00000000" w:rsidRDefault="00000000" w:rsidRPr="00000000" w14:paraId="0000012D">
      <w:pPr>
        <w:spacing w:after="240" w:before="240" w:lineRule="auto"/>
        <w:rPr/>
      </w:pPr>
      <w:r w:rsidDel="00000000" w:rsidR="00000000" w:rsidRPr="00000000">
        <w:rPr>
          <w:rtl w:val="0"/>
        </w:rPr>
        <w:t xml:space="preserve">Buying used mixers extends the useful life of industrial equipment, reducing manufacturing waste and environmental impact compared to purchasing newly fabricated machinery.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ou9u1wnz3t8p" w:id="48"/>
      <w:bookmarkEnd w:id="48"/>
      <w:r w:rsidDel="00000000" w:rsidR="00000000" w:rsidRPr="00000000">
        <w:rPr>
          <w:b w:val="1"/>
          <w:bCs w:val="1"/>
          <w:sz w:val="34"/>
          <w:szCs w:val="34"/>
          <w:rtl w:val="0"/>
        </w:rPr>
        <w:t xml:space="preserve">Industries That Use Used Mixers</w:t>
      </w:r>
    </w:p>
    <w:p w:rsidR="00000000" w:rsidDel="00000000" w:rsidP="00000000" w:rsidRDefault="00000000" w:rsidRPr="00000000" w14:paraId="00000130">
      <w:pPr>
        <w:spacing w:after="240" w:before="240" w:lineRule="auto"/>
        <w:rPr/>
      </w:pPr>
      <w:r w:rsidDel="00000000" w:rsidR="00000000" w:rsidRPr="00000000">
        <w:rPr>
          <w:rtl w:val="0"/>
        </w:rPr>
        <w:t xml:space="preserve">IPP supplies used mixers to manufacturers across every major process industry worldwide. The right mixer type depends on your material viscosity, batch size, and process chemistry.</w:t>
      </w:r>
    </w:p>
    <w:p w:rsidR="00000000" w:rsidDel="00000000" w:rsidP="00000000" w:rsidRDefault="00000000" w:rsidRPr="00000000" w14:paraId="00000131">
      <w:pPr>
        <w:numPr>
          <w:ilvl w:val="0"/>
          <w:numId w:val="1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32">
      <w:pPr>
        <w:numPr>
          <w:ilvl w:val="0"/>
          <w:numId w:val="14"/>
        </w:numPr>
        <w:spacing w:after="0" w:afterAutospacing="0" w:before="0" w:beforeAutospacing="0" w:lineRule="auto"/>
        <w:ind w:left="720" w:hanging="360"/>
      </w:pPr>
      <w:r w:rsidDel="00000000" w:rsidR="00000000" w:rsidRPr="00000000">
        <w:rPr>
          <w:rtl w:val="0"/>
        </w:rPr>
        <w:t xml:space="preserve">Chemical</w:t>
      </w:r>
    </w:p>
    <w:p w:rsidR="00000000" w:rsidDel="00000000" w:rsidP="00000000" w:rsidRDefault="00000000" w:rsidRPr="00000000" w14:paraId="00000133">
      <w:pPr>
        <w:numPr>
          <w:ilvl w:val="0"/>
          <w:numId w:val="14"/>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34">
      <w:pPr>
        <w:numPr>
          <w:ilvl w:val="0"/>
          <w:numId w:val="14"/>
        </w:numPr>
        <w:spacing w:after="0" w:afterAutospacing="0" w:before="0" w:beforeAutospacing="0" w:lineRule="auto"/>
        <w:ind w:left="720" w:hanging="360"/>
      </w:pPr>
      <w:r w:rsidDel="00000000" w:rsidR="00000000" w:rsidRPr="00000000">
        <w:rPr>
          <w:rtl w:val="0"/>
        </w:rPr>
        <w:t xml:space="preserve">Rubber &amp; Elastomers</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rtl w:val="0"/>
        </w:rPr>
        <w:t xml:space="preserve">Plastics</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rtl w:val="0"/>
        </w:rPr>
        <w:t xml:space="preserve">Ceramics</w:t>
      </w:r>
    </w:p>
    <w:p w:rsidR="00000000" w:rsidDel="00000000" w:rsidP="00000000" w:rsidRDefault="00000000" w:rsidRPr="00000000" w14:paraId="00000138">
      <w:pPr>
        <w:numPr>
          <w:ilvl w:val="0"/>
          <w:numId w:val="14"/>
        </w:numPr>
        <w:spacing w:after="0" w:afterAutospacing="0" w:before="0" w:beforeAutospacing="0" w:lineRule="auto"/>
        <w:ind w:left="720" w:hanging="360"/>
      </w:pPr>
      <w:r w:rsidDel="00000000" w:rsidR="00000000" w:rsidRPr="00000000">
        <w:rPr>
          <w:rtl w:val="0"/>
        </w:rPr>
        <w:t xml:space="preserve">Adhesives</w:t>
      </w:r>
    </w:p>
    <w:p w:rsidR="00000000" w:rsidDel="00000000" w:rsidP="00000000" w:rsidRDefault="00000000" w:rsidRPr="00000000" w14:paraId="00000139">
      <w:pPr>
        <w:numPr>
          <w:ilvl w:val="0"/>
          <w:numId w:val="14"/>
        </w:numPr>
        <w:spacing w:after="0" w:afterAutospacing="0" w:before="0" w:beforeAutospacing="0" w:lineRule="auto"/>
        <w:ind w:left="720" w:hanging="360"/>
      </w:pPr>
      <w:r w:rsidDel="00000000" w:rsidR="00000000" w:rsidRPr="00000000">
        <w:rPr>
          <w:rtl w:val="0"/>
        </w:rPr>
        <w:t xml:space="preserve">Battery &amp; Electronics</w:t>
      </w:r>
    </w:p>
    <w:p w:rsidR="00000000" w:rsidDel="00000000" w:rsidP="00000000" w:rsidRDefault="00000000" w:rsidRPr="00000000" w14:paraId="0000013A">
      <w:pPr>
        <w:numPr>
          <w:ilvl w:val="0"/>
          <w:numId w:val="14"/>
        </w:numPr>
        <w:spacing w:after="240" w:before="0" w:beforeAutospacing="0" w:lineRule="auto"/>
        <w:ind w:left="720" w:hanging="360"/>
      </w:pPr>
      <w:r w:rsidDel="00000000" w:rsidR="00000000" w:rsidRPr="00000000">
        <w:rPr>
          <w:rtl w:val="0"/>
        </w:rPr>
        <w:t xml:space="preserve">Foundry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vrh9qnndsga6" w:id="49"/>
      <w:bookmarkEnd w:id="49"/>
      <w:r w:rsidDel="00000000" w:rsidR="00000000" w:rsidRPr="00000000">
        <w:rPr>
          <w:b w:val="1"/>
          <w:bCs w:val="1"/>
          <w:sz w:val="34"/>
          <w:szCs w:val="34"/>
          <w:rtl w:val="0"/>
        </w:rPr>
        <w:t xml:space="preserve">How to Buy Used Mixers from IPP</w:t>
      </w:r>
    </w:p>
    <w:p w:rsidR="00000000" w:rsidDel="00000000" w:rsidP="00000000" w:rsidRDefault="00000000" w:rsidRPr="00000000" w14:paraId="0000013D">
      <w:pPr>
        <w:spacing w:after="240" w:before="240" w:lineRule="auto"/>
        <w:rPr/>
      </w:pPr>
      <w:r w:rsidDel="00000000" w:rsidR="00000000" w:rsidRPr="00000000">
        <w:rPr>
          <w:rtl w:val="0"/>
        </w:rPr>
        <w:t xml:space="preserve">IPP makes purchasing used mixing equipment straightforward, from initial inquiry through global delivery and commissioning support.</w:t>
      </w:r>
    </w:p>
    <w:p w:rsidR="00000000" w:rsidDel="00000000" w:rsidP="00000000" w:rsidRDefault="00000000" w:rsidRPr="00000000" w14:paraId="0000013E">
      <w:pPr>
        <w:numPr>
          <w:ilvl w:val="0"/>
          <w:numId w:val="22"/>
        </w:numPr>
        <w:spacing w:after="0" w:afterAutospacing="0" w:before="240" w:lineRule="auto"/>
        <w:ind w:left="720" w:hanging="360"/>
      </w:pPr>
      <w:r w:rsidDel="00000000" w:rsidR="00000000" w:rsidRPr="00000000">
        <w:rPr>
          <w:b w:val="1"/>
          <w:bCs w:val="1"/>
          <w:rtl w:val="0"/>
        </w:rPr>
        <w:t xml:space="preserve">Search Inventory</w:t>
      </w:r>
      <w:r w:rsidDel="00000000" w:rsidR="00000000" w:rsidRPr="00000000">
        <w:rPr>
          <w:rtl w:val="0"/>
        </w:rPr>
        <w:t xml:space="preserve"> -- Browse IPP's online mixer inventory or contact our team with your specifications.</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b w:val="1"/>
          <w:bCs w:val="1"/>
          <w:rtl w:val="0"/>
        </w:rPr>
        <w:t xml:space="preserve">Request Specs</w:t>
      </w:r>
      <w:r w:rsidDel="00000000" w:rsidR="00000000" w:rsidRPr="00000000">
        <w:rPr>
          <w:rtl w:val="0"/>
        </w:rPr>
        <w:t xml:space="preserve"> -- Get detailed specification sheets, condition reports, and photographs for any mixer.</w:t>
      </w:r>
    </w:p>
    <w:p w:rsidR="00000000" w:rsidDel="00000000" w:rsidP="00000000" w:rsidRDefault="00000000" w:rsidRPr="00000000" w14:paraId="00000140">
      <w:pPr>
        <w:numPr>
          <w:ilvl w:val="0"/>
          <w:numId w:val="22"/>
        </w:numPr>
        <w:spacing w:after="0" w:afterAutospacing="0" w:before="0" w:beforeAutospacing="0" w:lineRule="auto"/>
        <w:ind w:left="720" w:hanging="360"/>
      </w:pPr>
      <w:r w:rsidDel="00000000" w:rsidR="00000000" w:rsidRPr="00000000">
        <w:rPr>
          <w:b w:val="1"/>
          <w:bCs w:val="1"/>
          <w:rtl w:val="0"/>
        </w:rPr>
        <w:t xml:space="preserve">Get a Quote</w:t>
      </w:r>
      <w:r w:rsidDel="00000000" w:rsidR="00000000" w:rsidRPr="00000000">
        <w:rPr>
          <w:rtl w:val="0"/>
        </w:rPr>
        <w:t xml:space="preserve"> -- Receive competitive pricing with potential savings of up to 50% versus new equipment.</w:t>
      </w:r>
    </w:p>
    <w:p w:rsidR="00000000" w:rsidDel="00000000" w:rsidP="00000000" w:rsidRDefault="00000000" w:rsidRPr="00000000" w14:paraId="00000141">
      <w:pPr>
        <w:numPr>
          <w:ilvl w:val="0"/>
          <w:numId w:val="22"/>
        </w:numPr>
        <w:spacing w:after="0" w:afterAutospacing="0" w:before="0" w:beforeAutospacing="0" w:lineRule="auto"/>
        <w:ind w:left="720" w:hanging="360"/>
      </w:pPr>
      <w:r w:rsidDel="00000000" w:rsidR="00000000" w:rsidRPr="00000000">
        <w:rPr>
          <w:b w:val="1"/>
          <w:bCs w:val="1"/>
          <w:rtl w:val="0"/>
        </w:rPr>
        <w:t xml:space="preserve">Inspection</w:t>
      </w:r>
      <w:r w:rsidDel="00000000" w:rsidR="00000000" w:rsidRPr="00000000">
        <w:rPr>
          <w:rtl w:val="0"/>
        </w:rPr>
        <w:t xml:space="preserve"> -- Inspect the equipment on-site or review detailed documentation before purchase.</w:t>
      </w:r>
    </w:p>
    <w:p w:rsidR="00000000" w:rsidDel="00000000" w:rsidP="00000000" w:rsidRDefault="00000000" w:rsidRPr="00000000" w14:paraId="00000142">
      <w:pPr>
        <w:numPr>
          <w:ilvl w:val="0"/>
          <w:numId w:val="22"/>
        </w:numPr>
        <w:spacing w:after="240" w:before="0" w:beforeAutospacing="0" w:lineRule="auto"/>
        <w:ind w:left="720" w:hanging="360"/>
      </w:pPr>
      <w:r w:rsidDel="00000000" w:rsidR="00000000" w:rsidRPr="00000000">
        <w:rPr>
          <w:b w:val="1"/>
          <w:bCs w:val="1"/>
          <w:rtl w:val="0"/>
        </w:rPr>
        <w:t xml:space="preserve">Global Delivery</w:t>
      </w:r>
      <w:r w:rsidDel="00000000" w:rsidR="00000000" w:rsidRPr="00000000">
        <w:rPr>
          <w:rtl w:val="0"/>
        </w:rPr>
        <w:t xml:space="preserve"> -- IPP coordinates shipping and logistics worldwide from 20 plant sites across 15 countries.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edoese858t6h" w:id="50"/>
      <w:bookmarkEnd w:id="50"/>
      <w:r w:rsidDel="00000000" w:rsidR="00000000" w:rsidRPr="00000000">
        <w:rPr>
          <w:b w:val="1"/>
          <w:bCs w:val="1"/>
          <w:sz w:val="34"/>
          <w:szCs w:val="34"/>
          <w:rtl w:val="0"/>
        </w:rPr>
        <w:t xml:space="preserve">Browse All Mixer Types</w:t>
      </w:r>
    </w:p>
    <w:p w:rsidR="00000000" w:rsidDel="00000000" w:rsidP="00000000" w:rsidRDefault="00000000" w:rsidRPr="00000000" w14:paraId="00000145">
      <w:pPr>
        <w:spacing w:after="240" w:before="240" w:lineRule="auto"/>
        <w:rPr/>
      </w:pPr>
      <w:r w:rsidDel="00000000" w:rsidR="00000000" w:rsidRPr="00000000">
        <w:rPr>
          <w:rtl w:val="0"/>
        </w:rPr>
        <w:t xml:space="preserve">IPP carries used mixers across seven subtypes. Click any card to view available equipment, detailed specifications, and request a quote.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q5utvz7600xu" w:id="51"/>
      <w:bookmarkEnd w:id="51"/>
      <w:r w:rsidDel="00000000" w:rsidR="00000000" w:rsidRPr="00000000">
        <w:rPr>
          <w:b w:val="1"/>
          <w:bCs w:val="1"/>
          <w:sz w:val="34"/>
          <w:szCs w:val="34"/>
          <w:rtl w:val="0"/>
        </w:rPr>
        <w:t xml:space="preserve">Frequently Asked Questions About Used Mixers</w:t>
      </w:r>
    </w:p>
    <w:p w:rsidR="00000000" w:rsidDel="00000000" w:rsidP="00000000" w:rsidRDefault="00000000" w:rsidRPr="00000000" w14:paraId="00000148">
      <w:pPr>
        <w:spacing w:after="240" w:before="240" w:lineRule="auto"/>
        <w:rPr/>
      </w:pPr>
      <w:r w:rsidDel="00000000" w:rsidR="00000000" w:rsidRPr="00000000">
        <w:rPr>
          <w:rtl w:val="0"/>
        </w:rPr>
        <w:t xml:space="preserve">Common questions about buying used, surplus, and secondhand industrial mixers from International Process Plants.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Q: How many used mixers does IPP have in stock?</w:t>
        <w:br w:type="textWrapping"/>
      </w:r>
      <w:r w:rsidDel="00000000" w:rsidR="00000000" w:rsidRPr="00000000">
        <w:rPr>
          <w:rtl w:val="0"/>
        </w:rPr>
        <w:t xml:space="preserve">A: IPP carries used mixers across seven subtypes: ribbon &amp; paddle, double arm, intensive, twin shell &amp; double cone, continuous, nauta, and muller. Manufacturers include Baker Perkins, JH Day, Patterson Kelly, Littleford, Eirich, Henschel, Jaygo, and many more.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used mixers in stainless steel 304, stainless steel 316, stainless steel 316L, stainless steel 321, carbon steel, and specialty alloy construction. Many units feature jacketed construction for heating or cooling, clad internals, and polished finishes for sanitary applications.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Q: How much can I save buying a used mixer versus new?</w:t>
        <w:br w:type="textWrapping"/>
      </w:r>
      <w:r w:rsidDel="00000000" w:rsidR="00000000" w:rsidRPr="00000000">
        <w:rPr>
          <w:rtl w:val="0"/>
        </w:rPr>
        <w:t xml:space="preserve">A: Buying used mixers from IPP can save up to 50% of capital expenditure and 90% of lead time versus purchasing new equipment. Exact savings depend on mixer type, manufacturer, capacity, material of construction, and condition. Contact IPP for pricing on specific units.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Q: Does IPP ship mixers internationally?</w:t>
        <w:br w:type="textWrapping"/>
      </w:r>
      <w:r w:rsidDel="00000000" w:rsidR="00000000" w:rsidRPr="00000000">
        <w:rPr>
          <w:rtl w:val="0"/>
        </w:rPr>
        <w:t xml:space="preserve">A: Yes. IPP has offices in 15 countries and coordinates global shipping from 20 plant sites worldwide. IPP has served 160,000+ customers across every major process industry and geographic region.</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Q: What is the difference between a ribbon mixer and a double arm mixer?</w:t>
        <w:br w:type="textWrapping"/>
      </w:r>
      <w:r w:rsidDel="00000000" w:rsidR="00000000" w:rsidRPr="00000000">
        <w:rPr>
          <w:rtl w:val="0"/>
        </w:rPr>
        <w:t xml:space="preserve">A: Ribbon mixers use a helical ribbon agitator inside a horizontal trough for convective mixing of dry powders and low-viscosity blends. Double arm mixers use two counter-rotating sigma or Z-shaped blades for intensive kneading of high-viscosity materials such as adhesives, rubber compounds, and heavy pastes. The key difference is viscosity handling: ribbon mixers serve free-flowing materials while double arm mixers handle extremely thick compounds (1 million+ centipoise).</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Q: When should I choose a nauta mixer over a twin shell blender?</w:t>
        <w:br w:type="textWrapping"/>
      </w:r>
      <w:r w:rsidDel="00000000" w:rsidR="00000000" w:rsidRPr="00000000">
        <w:rPr>
          <w:rtl w:val="0"/>
        </w:rPr>
        <w:t xml:space="preserve">A: Both nauta mixers and twin shell blenders provide gentle, low-shear mixing. Nauta mixers use a vertical conical screw that creates axial and radial flow, making them better suited for cohesive or pasty materials and for mixing small ingredient ratios. Twin shell (V-blenders) use a tumbling action with no internal agitators, making them ideal for free-flowing dry powders that could be damaged by any contact with agitation elements.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Q: What is an intensive mixer used for?</w:t>
        <w:br w:type="textWrapping"/>
      </w:r>
      <w:r w:rsidDel="00000000" w:rsidR="00000000" w:rsidRPr="00000000">
        <w:rPr>
          <w:rtl w:val="0"/>
        </w:rPr>
        <w:t xml:space="preserve">A: Intensive mixers deliver aggressive mixing action through high-speed rotors and close-clearance chamber designs. They are ideal for compounding dense materials that require rapid shear, dispersion, and homogenization — especially in rubber processing, plastics compounding, chemical manufacturing, and battery electrode slurry preparation.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Q: Can continuous mixers replace batch mixers?</w:t>
        <w:br w:type="textWrapping"/>
      </w:r>
      <w:r w:rsidDel="00000000" w:rsidR="00000000" w:rsidRPr="00000000">
        <w:rPr>
          <w:rtl w:val="0"/>
        </w:rPr>
        <w:t xml:space="preserve">A: Continuous mixers can replace batch mixers in applications that require consistent output, short cycle times, or high production volumes. They offer consistent quality, reduced downtime, and better scalability. However, batch mixers remain preferable for small-batch operations, frequent product changeovers, or processes that require extended mixing residence times.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Q: What condition are the used mixers in?</w:t>
        <w:br w:type="textWrapping"/>
      </w:r>
      <w:r w:rsidDel="00000000" w:rsidR="00000000" w:rsidRPr="00000000">
        <w:rPr>
          <w:rtl w:val="0"/>
        </w:rPr>
        <w:t xml:space="preserve">A: IPP's mixer inventory includes equipment in used, unused (never installed), and new condition. All equipment undergoes professional inspection with detailed condition reporting. Specification sheets and photographs are available upon request.</w:t>
      </w:r>
    </w:p>
    <w:p w:rsidR="00000000" w:rsidDel="00000000" w:rsidP="00000000" w:rsidRDefault="00000000" w:rsidRPr="00000000" w14:paraId="00000152">
      <w:pPr>
        <w:spacing w:after="240" w:before="240" w:lineRule="auto"/>
        <w:rPr>
          <w:sz w:val="20"/>
          <w:szCs w:val="20"/>
        </w:rPr>
      </w:pPr>
      <w:r w:rsidDel="00000000" w:rsidR="00000000" w:rsidRPr="00000000">
        <w:rPr>
          <w:b w:val="1"/>
          <w:bCs w:val="1"/>
          <w:rtl w:val="0"/>
        </w:rPr>
        <w:t xml:space="preserve">Q: Can IPP help me select the right mixer type?</w:t>
        <w:br w:type="textWrapping"/>
      </w:r>
      <w:r w:rsidDel="00000000" w:rsidR="00000000" w:rsidRPr="00000000">
        <w:rPr>
          <w:rtl w:val="0"/>
        </w:rPr>
        <w:t xml:space="preserve">A: Yes. IPP's team of nearly 150 colleagues across 15 countries includes mixing equipment specialists who can help match the right mixer type, size, and material of construction to your specific process requirements. Contact IPP at +1 609-586-8004 (USA), +44 1642-367910 (UK), or </w:t>
      </w:r>
      <w:r w:rsidDel="00000000" w:rsidR="00000000" w:rsidRPr="00000000">
        <w:rPr>
          <w:rtl w:val="0"/>
        </w:rPr>
        <w:t xml:space="preserve">+49 (0) 3493 515848-0 (Germany).</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Q: Does IPP buy used mixers?</w:t>
        <w:br w:type="textWrapping"/>
      </w:r>
      <w:r w:rsidDel="00000000" w:rsidR="00000000" w:rsidRPr="00000000">
        <w:rPr>
          <w:rtl w:val="0"/>
        </w:rPr>
        <w:t xml:space="preserve">A: Yes. IPP purchases used mixers and complete mixing plants from manufacturers worldwide. Visit</w:t>
      </w:r>
      <w:hyperlink r:id="rId137">
        <w:r w:rsidDel="00000000" w:rsidR="00000000" w:rsidRPr="00000000">
          <w:rPr>
            <w:color w:val="1155cc"/>
            <w:rtl w:val="0"/>
          </w:rPr>
          <w:t xml:space="preserve"> </w:t>
        </w:r>
      </w:hyperlink>
      <w:hyperlink r:id="rId138">
        <w:r w:rsidDel="00000000" w:rsidR="00000000" w:rsidRPr="00000000">
          <w:rPr>
            <w:color w:val="1155cc"/>
            <w:u w:val="single"/>
            <w:rtl w:val="0"/>
          </w:rPr>
          <w:t xml:space="preserve">Sell to IPP</w:t>
        </w:r>
      </w:hyperlink>
      <w:r w:rsidDel="00000000" w:rsidR="00000000" w:rsidRPr="00000000">
        <w:rPr>
          <w:rtl w:val="0"/>
        </w:rPr>
        <w:t xml:space="preserve"> or contact our acquisitions team for a valuation of your surplus mixing equipment.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Q: What manufacturers does IPP carry?</w:t>
        <w:br w:type="textWrapping"/>
      </w:r>
      <w:r w:rsidDel="00000000" w:rsidR="00000000" w:rsidRPr="00000000">
        <w:rPr>
          <w:rtl w:val="0"/>
        </w:rPr>
        <w:t xml:space="preserve">A: IPP carries mixers from Baker Perkins, JH Day, Patterson Kelly, Henschel, Jaygo, Prodex/Henschel, Littleford, Oakes, Bepex, Koppers, Vrieco Nauta, Gericke, Gemco, Gale Process Solutions, and many other manufacturers.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ufoki030ay4g" w:id="52"/>
      <w:bookmarkEnd w:id="52"/>
      <w:r w:rsidDel="00000000" w:rsidR="00000000" w:rsidRPr="00000000">
        <w:rPr>
          <w:b w:val="1"/>
          <w:bCs w:val="1"/>
          <w:sz w:val="34"/>
          <w:szCs w:val="34"/>
          <w:rtl w:val="0"/>
        </w:rPr>
        <w:t xml:space="preserve">Ready to Buy Used Mixers?</w:t>
      </w:r>
    </w:p>
    <w:p w:rsidR="00000000" w:rsidDel="00000000" w:rsidP="00000000" w:rsidRDefault="00000000" w:rsidRPr="00000000" w14:paraId="00000157">
      <w:pPr>
        <w:spacing w:after="240" w:before="240" w:lineRule="auto"/>
        <w:rPr/>
      </w:pPr>
      <w:r w:rsidDel="00000000" w:rsidR="00000000" w:rsidRPr="00000000">
        <w:rPr>
          <w:rtl w:val="0"/>
        </w:rPr>
        <w:t xml:space="preserve">Contact IPP's mixer equipment team. With seven mixer subtypes in stock, we can match your exact specifications and deliver worldwide.</w:t>
      </w:r>
    </w:p>
    <w:p w:rsidR="00000000" w:rsidDel="00000000" w:rsidP="00000000" w:rsidRDefault="00000000" w:rsidRPr="00000000" w14:paraId="00000158">
      <w:pPr>
        <w:spacing w:after="240" w:before="240" w:lineRule="auto"/>
        <w:rPr>
          <w:color w:val="1155cc"/>
          <w:u w:val="single"/>
        </w:rPr>
      </w:pPr>
      <w:hyperlink r:id="rId139">
        <w:r w:rsidDel="00000000" w:rsidR="00000000" w:rsidRPr="00000000">
          <w:rPr>
            <w:color w:val="1155cc"/>
            <w:u w:val="single"/>
            <w:rtl w:val="0"/>
          </w:rPr>
          <w:t xml:space="preserve">Contact an Expert</w:t>
        </w:r>
      </w:hyperlink>
      <w:r w:rsidDel="00000000" w:rsidR="00000000" w:rsidRPr="00000000">
        <w:rPr>
          <w:rtl w:val="0"/>
        </w:rPr>
        <w:t xml:space="preserve"> |</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Search All Mixers</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102599" TargetMode="External"/><Relationship Id="rId41" Type="http://schemas.openxmlformats.org/officeDocument/2006/relationships/hyperlink" Target="https://ims.internationalprocessplants.com/inventory/equipment/detail/102599"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93993" TargetMode="External"/><Relationship Id="rId46" Type="http://schemas.openxmlformats.org/officeDocument/2006/relationships/hyperlink" Target="https://ims.internationalprocessplants.com/inventory/equipment/detail/93993" TargetMode="External"/><Relationship Id="rId45" Type="http://schemas.openxmlformats.org/officeDocument/2006/relationships/hyperlink" Target="https://ims.internationalprocessplants.com/inventory/equipment/detail/93993" TargetMode="External"/><Relationship Id="rId107" Type="http://schemas.openxmlformats.org/officeDocument/2006/relationships/hyperlink" Target="https://ims.internationalprocessplants.com/inventory/equipment/detail/71425" TargetMode="External"/><Relationship Id="rId106" Type="http://schemas.openxmlformats.org/officeDocument/2006/relationships/hyperlink" Target="https://internationalprocessplants.com/contact/" TargetMode="External"/><Relationship Id="rId105" Type="http://schemas.openxmlformats.org/officeDocument/2006/relationships/hyperlink" Target="https://ims.internationalprocessplants.com/inventory/equipment/detail/71425" TargetMode="External"/><Relationship Id="rId104" Type="http://schemas.openxmlformats.org/officeDocument/2006/relationships/hyperlink" Target="https://ims.internationalprocessplants.com/inventory/equipment/detail/108682" TargetMode="External"/><Relationship Id="rId109" Type="http://schemas.openxmlformats.org/officeDocument/2006/relationships/hyperlink" Target="https://ims.internationalprocessplants.com/inventory/equipment/detail/49709" TargetMode="External"/><Relationship Id="rId108" Type="http://schemas.openxmlformats.org/officeDocument/2006/relationships/hyperlink" Target="https://ims.internationalprocessplants.com/inventory/equipment/detail/71425"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nauta-mixer" TargetMode="External"/><Relationship Id="rId49" Type="http://schemas.openxmlformats.org/officeDocument/2006/relationships/hyperlink" Target="https://ims.internationalprocessplants.com/inventory/equipment/detail/103822" TargetMode="External"/><Relationship Id="rId103" Type="http://schemas.openxmlformats.org/officeDocument/2006/relationships/hyperlink" Target="https://ims.internationalprocessplants.com/inventory/equipment/detail/108682" TargetMode="External"/><Relationship Id="rId102" Type="http://schemas.openxmlformats.org/officeDocument/2006/relationships/hyperlink" Target="https://internationalprocessplants.com/contact/" TargetMode="External"/><Relationship Id="rId101" Type="http://schemas.openxmlformats.org/officeDocument/2006/relationships/hyperlink" Target="https://ims.internationalprocessplants.com/inventory/equipment/detail/108682" TargetMode="External"/><Relationship Id="rId100" Type="http://schemas.openxmlformats.org/officeDocument/2006/relationships/hyperlink" Target="https://ims.internationalprocessplants.com/inventory/equipment/mixer"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11845" TargetMode="External"/><Relationship Id="rId33" Type="http://schemas.openxmlformats.org/officeDocument/2006/relationships/hyperlink" Target="https://ims.internationalprocessplants.com/inventory/equipment/detail/11845" TargetMode="External"/><Relationship Id="rId32" Type="http://schemas.openxmlformats.org/officeDocument/2006/relationships/hyperlink" Target="https://ims.internationalprocessplants.com/inventory/equipment/detail/11845" TargetMode="External"/><Relationship Id="rId35" Type="http://schemas.openxmlformats.org/officeDocument/2006/relationships/hyperlink" Target="https://ims.internationalprocessplants.com/inventory/equipment/detail/205955" TargetMode="External"/><Relationship Id="rId34" Type="http://schemas.openxmlformats.org/officeDocument/2006/relationships/hyperlink" Target="https://ims.internationalprocessplants.com/inventory/equipment/ribbon-paddle-mixer" TargetMode="External"/><Relationship Id="rId37" Type="http://schemas.openxmlformats.org/officeDocument/2006/relationships/hyperlink" Target="https://ims.internationalprocessplants.com/inventory/equipment/detail/205955"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102599" TargetMode="External"/><Relationship Id="rId38" Type="http://schemas.openxmlformats.org/officeDocument/2006/relationships/hyperlink" Target="https://ims.internationalprocessplants.com/inventory/equipment/detail/205955" TargetMode="External"/><Relationship Id="rId20" Type="http://schemas.openxmlformats.org/officeDocument/2006/relationships/hyperlink" Target="https://ims.internationalprocessplants.com/inventory/equipment/detail/103822" TargetMode="External"/><Relationship Id="rId22" Type="http://schemas.openxmlformats.org/officeDocument/2006/relationships/hyperlink" Target="https://ims.internationalprocessplants.com/inventory/equipment/detail/203129" TargetMode="External"/><Relationship Id="rId21" Type="http://schemas.openxmlformats.org/officeDocument/2006/relationships/hyperlink" Target="https://ims.internationalprocessplants.com/inventory/equipment/intensive-mixer" TargetMode="External"/><Relationship Id="rId24" Type="http://schemas.openxmlformats.org/officeDocument/2006/relationships/hyperlink" Target="https://ims.internationalprocessplants.com/inventory/equipment/detail/203129" TargetMode="External"/><Relationship Id="rId23" Type="http://schemas.openxmlformats.org/officeDocument/2006/relationships/hyperlink" Target="https://internationalprocessplants.com/contact/" TargetMode="External"/><Relationship Id="rId129" Type="http://schemas.openxmlformats.org/officeDocument/2006/relationships/hyperlink" Target="https://ims.internationalprocessplants.com/search?asset=equipment&amp;equipmenttype=twin-shell-and-double-cone-mixer" TargetMode="External"/><Relationship Id="rId128" Type="http://schemas.openxmlformats.org/officeDocument/2006/relationships/hyperlink" Target="https://ims.internationalprocessplants.com/search?asset=equipment&amp;equipmenttype=intensive-mixer" TargetMode="External"/><Relationship Id="rId127" Type="http://schemas.openxmlformats.org/officeDocument/2006/relationships/hyperlink" Target="https://ims.internationalprocessplants.com/search?asset=equipment&amp;equipmenttype=intensive-mixer" TargetMode="External"/><Relationship Id="rId126" Type="http://schemas.openxmlformats.org/officeDocument/2006/relationships/hyperlink" Target="https://ims.internationalprocessplants.com/search?asset=equipment&amp;equipmenttype=double-arm-mixer" TargetMode="External"/><Relationship Id="rId26" Type="http://schemas.openxmlformats.org/officeDocument/2006/relationships/hyperlink" Target="https://ims.internationalprocessplants.com/inventory/equipment/detail/107553" TargetMode="External"/><Relationship Id="rId121" Type="http://schemas.openxmlformats.org/officeDocument/2006/relationships/hyperlink" Target="https://ims.internationalprocessplants.com/inventory/equipment/detail/216325" TargetMode="External"/><Relationship Id="rId25" Type="http://schemas.openxmlformats.org/officeDocument/2006/relationships/hyperlink" Target="https://ims.internationalprocessplants.com/inventory/equipment/detail/203129" TargetMode="External"/><Relationship Id="rId120" Type="http://schemas.openxmlformats.org/officeDocument/2006/relationships/hyperlink" Target="https://ims.internationalprocessplants.com/inventory/equipment/detail/216325" TargetMode="External"/><Relationship Id="rId28" Type="http://schemas.openxmlformats.org/officeDocument/2006/relationships/hyperlink" Target="https://ims.internationalprocessplants.com/inventory/equipment/detail/107553" TargetMode="External"/><Relationship Id="rId27" Type="http://schemas.openxmlformats.org/officeDocument/2006/relationships/hyperlink" Target="https://internationalprocessplants.com/contact/" TargetMode="External"/><Relationship Id="rId125" Type="http://schemas.openxmlformats.org/officeDocument/2006/relationships/hyperlink" Target="https://ims.internationalprocessplants.com/search?asset=equipment&amp;equipmenttype=double-arm-mixer" TargetMode="External"/><Relationship Id="rId29" Type="http://schemas.openxmlformats.org/officeDocument/2006/relationships/hyperlink" Target="https://ims.internationalprocessplants.com/inventory/equipment/detail/107553" TargetMode="External"/><Relationship Id="rId124" Type="http://schemas.openxmlformats.org/officeDocument/2006/relationships/hyperlink" Target="https://ims.internationalprocessplants.com/search?asset=equipment&amp;equipmenttype=ribbon-paddle-mixer" TargetMode="External"/><Relationship Id="rId123" Type="http://schemas.openxmlformats.org/officeDocument/2006/relationships/hyperlink" Target="https://ims.internationalprocessplants.com/search?asset=equipment&amp;equipmenttype=ribbon-paddle-mixer" TargetMode="External"/><Relationship Id="rId122" Type="http://schemas.openxmlformats.org/officeDocument/2006/relationships/hyperlink" Target="https://ims.internationalprocessplants.com/inventory/equipment/mixer" TargetMode="External"/><Relationship Id="rId95" Type="http://schemas.openxmlformats.org/officeDocument/2006/relationships/hyperlink" Target="https://ims.internationalprocessplants.com/inventory/equipment/detail/205955" TargetMode="External"/><Relationship Id="rId94" Type="http://schemas.openxmlformats.org/officeDocument/2006/relationships/hyperlink" Target="https://ims.internationalprocessplants.com/inventory/equipment/detail/205955" TargetMode="External"/><Relationship Id="rId97" Type="http://schemas.openxmlformats.org/officeDocument/2006/relationships/hyperlink" Target="https://internationalprocessplants.com/contact/" TargetMode="External"/><Relationship Id="rId96" Type="http://schemas.openxmlformats.org/officeDocument/2006/relationships/hyperlink" Target="https://ims.internationalprocessplants.com/inventory/equipment/detail/11845" TargetMode="External"/><Relationship Id="rId11" Type="http://schemas.openxmlformats.org/officeDocument/2006/relationships/hyperlink" Target="https://ims.internationalprocessplants.com/inventory/equipment/detail/203162" TargetMode="External"/><Relationship Id="rId99" Type="http://schemas.openxmlformats.org/officeDocument/2006/relationships/hyperlink" Target="https://ims.internationalprocessplants.com/inventory/equipment/detail/11845" TargetMode="External"/><Relationship Id="rId10" Type="http://schemas.openxmlformats.org/officeDocument/2006/relationships/hyperlink" Target="https://internationalprocessplants.com/contact/" TargetMode="External"/><Relationship Id="rId98" Type="http://schemas.openxmlformats.org/officeDocument/2006/relationships/hyperlink" Target="https://ims.internationalprocessplants.com/inventory/equipment/detail/11845" TargetMode="External"/><Relationship Id="rId13" Type="http://schemas.openxmlformats.org/officeDocument/2006/relationships/hyperlink" Target="https://ims.internationalprocessplants.com/inventory/equipment/detail/108682" TargetMode="External"/><Relationship Id="rId12" Type="http://schemas.openxmlformats.org/officeDocument/2006/relationships/hyperlink" Target="https://ims.internationalprocessplants.com/inventory/equipment/detail/203162" TargetMode="External"/><Relationship Id="rId91" Type="http://schemas.openxmlformats.org/officeDocument/2006/relationships/hyperlink" Target="https://ims.internationalprocessplants.com/inventory/equipment/detail/103822" TargetMode="External"/><Relationship Id="rId90" Type="http://schemas.openxmlformats.org/officeDocument/2006/relationships/hyperlink" Target="https://ims.internationalprocessplants.com/inventory/equipment/detail/103822" TargetMode="External"/><Relationship Id="rId93" Type="http://schemas.openxmlformats.org/officeDocument/2006/relationships/hyperlink" Target="https://internationalprocessplants.com/contact/" TargetMode="External"/><Relationship Id="rId92" Type="http://schemas.openxmlformats.org/officeDocument/2006/relationships/hyperlink" Target="https://ims.internationalprocessplants.com/inventory/equipment/detail/205955" TargetMode="External"/><Relationship Id="rId118" Type="http://schemas.openxmlformats.org/officeDocument/2006/relationships/hyperlink" Target="https://ims.internationalprocessplants.com/inventory/equipment/detail/216325" TargetMode="External"/><Relationship Id="rId117" Type="http://schemas.openxmlformats.org/officeDocument/2006/relationships/hyperlink" Target="https://ims.internationalprocessplants.com/inventory/equipment/detail/208450" TargetMode="External"/><Relationship Id="rId116" Type="http://schemas.openxmlformats.org/officeDocument/2006/relationships/hyperlink" Target="https://ims.internationalprocessplants.com/inventory/equipment/detail/208450" TargetMode="External"/><Relationship Id="rId115" Type="http://schemas.openxmlformats.org/officeDocument/2006/relationships/hyperlink" Target="https://internationalprocessplants.com/contact/" TargetMode="External"/><Relationship Id="rId119"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108682" TargetMode="External"/><Relationship Id="rId110" Type="http://schemas.openxmlformats.org/officeDocument/2006/relationships/hyperlink" Target="https://internationalprocessplants.com/contact/" TargetMode="External"/><Relationship Id="rId14" Type="http://schemas.openxmlformats.org/officeDocument/2006/relationships/hyperlink" Target="https://internationalprocessplants.com/contact/" TargetMode="External"/><Relationship Id="rId17" Type="http://schemas.openxmlformats.org/officeDocument/2006/relationships/hyperlink" Target="https://ims.internationalprocessplants.com/inventory/equipment/detail/103822" TargetMode="External"/><Relationship Id="rId16" Type="http://schemas.openxmlformats.org/officeDocument/2006/relationships/hyperlink" Target="https://ims.internationalprocessplants.com/inventory/equipment/detail/108682" TargetMode="External"/><Relationship Id="rId19" Type="http://schemas.openxmlformats.org/officeDocument/2006/relationships/hyperlink" Target="https://ims.internationalprocessplants.com/inventory/equipment/detail/103822" TargetMode="External"/><Relationship Id="rId114" Type="http://schemas.openxmlformats.org/officeDocument/2006/relationships/hyperlink" Target="https://ims.internationalprocessplants.com/inventory/equipment/detail/208450" TargetMode="External"/><Relationship Id="rId18" Type="http://schemas.openxmlformats.org/officeDocument/2006/relationships/hyperlink" Target="https://internationalprocessplants.com/contact/" TargetMode="External"/><Relationship Id="rId113" Type="http://schemas.openxmlformats.org/officeDocument/2006/relationships/hyperlink" Target="https://ims.internationalprocessplants.com/inventory/equipment/mixer" TargetMode="External"/><Relationship Id="rId112" Type="http://schemas.openxmlformats.org/officeDocument/2006/relationships/hyperlink" Target="https://ims.internationalprocessplants.com/inventory/equipment/detail/49709" TargetMode="External"/><Relationship Id="rId111" Type="http://schemas.openxmlformats.org/officeDocument/2006/relationships/hyperlink" Target="https://ims.internationalprocessplants.com/inventory/equipment/detail/49709" TargetMode="External"/><Relationship Id="rId84" Type="http://schemas.openxmlformats.org/officeDocument/2006/relationships/hyperlink" Target="https://internationalprocessplants.com/contact/" TargetMode="External"/><Relationship Id="rId83" Type="http://schemas.openxmlformats.org/officeDocument/2006/relationships/hyperlink" Target="https://ims.internationalprocessplants.com/inventory/equipment/detail/220808" TargetMode="External"/><Relationship Id="rId86" Type="http://schemas.openxmlformats.org/officeDocument/2006/relationships/hyperlink" Target="https://ims.internationalprocessplants.com/inventory/equipment/detail/220808" TargetMode="External"/><Relationship Id="rId85" Type="http://schemas.openxmlformats.org/officeDocument/2006/relationships/hyperlink" Target="https://ims.internationalprocessplants.com/inventory/equipment/detail/220808" TargetMode="External"/><Relationship Id="rId88" Type="http://schemas.openxmlformats.org/officeDocument/2006/relationships/hyperlink" Target="https://ims.internationalprocessplants.com/inventory/equipment/detail/103822" TargetMode="External"/><Relationship Id="rId87" Type="http://schemas.openxmlformats.org/officeDocument/2006/relationships/hyperlink" Target="https://ims.internationalprocessplants.com/inventory/equipment/mixer" TargetMode="External"/><Relationship Id="rId89" Type="http://schemas.openxmlformats.org/officeDocument/2006/relationships/hyperlink" Target="https://internationalprocessplants.com/contact/" TargetMode="External"/><Relationship Id="rId80" Type="http://schemas.openxmlformats.org/officeDocument/2006/relationships/hyperlink" Target="https://internationalprocessplants.com/contact/" TargetMode="External"/><Relationship Id="rId82" Type="http://schemas.openxmlformats.org/officeDocument/2006/relationships/hyperlink" Target="https://ims.internationalprocessplants.com/inventory/equipment/detail/705920" TargetMode="External"/><Relationship Id="rId81" Type="http://schemas.openxmlformats.org/officeDocument/2006/relationships/hyperlink" Target="https://ims.internationalprocessplants.com/inventory/equipment/detail/7059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03162" TargetMode="External"/><Relationship Id="rId141" Type="http://schemas.openxmlformats.org/officeDocument/2006/relationships/hyperlink" Target="https://ims.internationalprocessplants.com/inventory/equipment/mixer" TargetMode="External"/><Relationship Id="rId140" Type="http://schemas.openxmlformats.org/officeDocument/2006/relationships/hyperlink" Target="https://ims.internationalprocessplants.com/inventory/equipment/mixer"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mixer" TargetMode="External"/><Relationship Id="rId8" Type="http://schemas.openxmlformats.org/officeDocument/2006/relationships/hyperlink" Target="https://ims.internationalprocessplants.com/inventory/equipment/mixer" TargetMode="External"/><Relationship Id="rId73" Type="http://schemas.openxmlformats.org/officeDocument/2006/relationships/hyperlink" Target="https://ims.internationalprocessplants.com/inventory/equipment/detail/212412" TargetMode="External"/><Relationship Id="rId72" Type="http://schemas.openxmlformats.org/officeDocument/2006/relationships/hyperlink" Target="https://ims.internationalprocessplants.com/inventory/equipment/detail/212412" TargetMode="External"/><Relationship Id="rId75" Type="http://schemas.openxmlformats.org/officeDocument/2006/relationships/hyperlink" Target="https://ims.internationalprocessplants.com/inventory/equipment/detail/6046" TargetMode="External"/><Relationship Id="rId74" Type="http://schemas.openxmlformats.org/officeDocument/2006/relationships/hyperlink" Target="https://ims.internationalprocessplants.com/inventory/equipment/double-arm-mixer" TargetMode="External"/><Relationship Id="rId77" Type="http://schemas.openxmlformats.org/officeDocument/2006/relationships/hyperlink" Target="https://ims.internationalprocessplants.com/inventory/equipment/detail/6046" TargetMode="External"/><Relationship Id="rId76" Type="http://schemas.openxmlformats.org/officeDocument/2006/relationships/hyperlink" Target="https://internationalprocessplants.com/contact/" TargetMode="External"/><Relationship Id="rId79" Type="http://schemas.openxmlformats.org/officeDocument/2006/relationships/hyperlink" Target="https://ims.internationalprocessplants.com/inventory/equipment/detail/705920" TargetMode="External"/><Relationship Id="rId78" Type="http://schemas.openxmlformats.org/officeDocument/2006/relationships/hyperlink" Target="https://ims.internationalprocessplants.com/inventory/equipment/detail/6046" TargetMode="External"/><Relationship Id="rId71" Type="http://schemas.openxmlformats.org/officeDocument/2006/relationships/hyperlink" Target="https://internationalprocessplants.com/contact/" TargetMode="External"/><Relationship Id="rId70" Type="http://schemas.openxmlformats.org/officeDocument/2006/relationships/hyperlink" Target="https://ims.internationalprocessplants.com/inventory/equipment/detail/212412" TargetMode="External"/><Relationship Id="rId139" Type="http://schemas.openxmlformats.org/officeDocument/2006/relationships/hyperlink" Target="https://internationalprocessplants.com/contact/" TargetMode="External"/><Relationship Id="rId138" Type="http://schemas.openxmlformats.org/officeDocument/2006/relationships/hyperlink" Target="https://internationalprocessplants.com/sell-to-ipp/" TargetMode="External"/><Relationship Id="rId137" Type="http://schemas.openxmlformats.org/officeDocument/2006/relationships/hyperlink" Target="https://internationalprocessplants.com/sell-to-ipp/" TargetMode="External"/><Relationship Id="rId132" Type="http://schemas.openxmlformats.org/officeDocument/2006/relationships/hyperlink" Target="https://ims.internationalprocessplants.com/search?asset=equipment&amp;equipmenttype=continuous-mixer" TargetMode="External"/><Relationship Id="rId131" Type="http://schemas.openxmlformats.org/officeDocument/2006/relationships/hyperlink" Target="https://ims.internationalprocessplants.com/search?asset=equipment&amp;equipmenttype=continuous-mixer" TargetMode="External"/><Relationship Id="rId130" Type="http://schemas.openxmlformats.org/officeDocument/2006/relationships/hyperlink" Target="https://ims.internationalprocessplants.com/search?asset=equipment&amp;equipmenttype=twin-shell-and-double-cone-mixer" TargetMode="External"/><Relationship Id="rId136" Type="http://schemas.openxmlformats.org/officeDocument/2006/relationships/hyperlink" Target="https://ims.internationalprocessplants.com/search?asset=equipment&amp;equipmenttype=muller-mixer" TargetMode="External"/><Relationship Id="rId135" Type="http://schemas.openxmlformats.org/officeDocument/2006/relationships/hyperlink" Target="https://ims.internationalprocessplants.com/search?asset=equipment&amp;equipmenttype=muller-mixer" TargetMode="External"/><Relationship Id="rId134" Type="http://schemas.openxmlformats.org/officeDocument/2006/relationships/hyperlink" Target="https://ims.internationalprocessplants.com/search?asset=equipment&amp;equipmenttype=nauta-mixer" TargetMode="External"/><Relationship Id="rId133" Type="http://schemas.openxmlformats.org/officeDocument/2006/relationships/hyperlink" Target="https://ims.internationalprocessplants.com/search?asset=equipment&amp;equipmenttype=nauta-mixer" TargetMode="External"/><Relationship Id="rId62" Type="http://schemas.openxmlformats.org/officeDocument/2006/relationships/hyperlink" Target="https://ims.internationalprocessplants.com/inventory/equipment/detail/103823" TargetMode="External"/><Relationship Id="rId61" Type="http://schemas.openxmlformats.org/officeDocument/2006/relationships/hyperlink" Target="https://ims.internationalprocessplants.com/inventory/equipment/mixer" TargetMode="External"/><Relationship Id="rId64" Type="http://schemas.openxmlformats.org/officeDocument/2006/relationships/hyperlink" Target="https://ims.internationalprocessplants.com/inventory/equipment/detail/103823" TargetMode="External"/><Relationship Id="rId63" Type="http://schemas.openxmlformats.org/officeDocument/2006/relationships/hyperlink" Target="https://internationalprocessplants.com/contact/" TargetMode="External"/><Relationship Id="rId66" Type="http://schemas.openxmlformats.org/officeDocument/2006/relationships/hyperlink" Target="https://ims.internationalprocessplants.com/inventory/equipment/detail/202135" TargetMode="External"/><Relationship Id="rId65" Type="http://schemas.openxmlformats.org/officeDocument/2006/relationships/hyperlink" Target="https://ims.internationalprocessplants.com/inventory/equipment/detail/103823" TargetMode="External"/><Relationship Id="rId68" Type="http://schemas.openxmlformats.org/officeDocument/2006/relationships/hyperlink" Target="https://ims.internationalprocessplants.com/inventory/equipment/detail/202135" TargetMode="External"/><Relationship Id="rId67" Type="http://schemas.openxmlformats.org/officeDocument/2006/relationships/hyperlink" Target="https://internationalprocessplants.com/contact/" TargetMode="External"/><Relationship Id="rId60" Type="http://schemas.openxmlformats.org/officeDocument/2006/relationships/hyperlink" Target="https://ims.internationalprocessplants.com/inventory/equipment/detail/212411" TargetMode="External"/><Relationship Id="rId69" Type="http://schemas.openxmlformats.org/officeDocument/2006/relationships/hyperlink" Target="https://ims.internationalprocessplants.com/inventory/equipment/detail/202135" TargetMode="External"/><Relationship Id="rId51" Type="http://schemas.openxmlformats.org/officeDocument/2006/relationships/hyperlink" Target="https://ims.internationalprocessplants.com/inventory/equipment/detail/103822" TargetMode="External"/><Relationship Id="rId50" Type="http://schemas.openxmlformats.org/officeDocument/2006/relationships/hyperlink" Target="https://internationalprocessplants.com/contact/" TargetMode="External"/><Relationship Id="rId53" Type="http://schemas.openxmlformats.org/officeDocument/2006/relationships/hyperlink" Target="https://ims.internationalprocessplants.com/inventory/equipment/detail/704681" TargetMode="External"/><Relationship Id="rId52" Type="http://schemas.openxmlformats.org/officeDocument/2006/relationships/hyperlink" Target="https://ims.internationalprocessplants.com/inventory/equipment/detail/103822" TargetMode="External"/><Relationship Id="rId55" Type="http://schemas.openxmlformats.org/officeDocument/2006/relationships/hyperlink" Target="https://ims.internationalprocessplants.com/inventory/equipment/detail/704681" TargetMode="External"/><Relationship Id="rId54" Type="http://schemas.openxmlformats.org/officeDocument/2006/relationships/hyperlink" Target="https://internationalprocessplants.com/contact/" TargetMode="External"/><Relationship Id="rId57" Type="http://schemas.openxmlformats.org/officeDocument/2006/relationships/hyperlink" Target="https://ims.internationalprocessplants.com/inventory/equipment/detail/212411" TargetMode="External"/><Relationship Id="rId56" Type="http://schemas.openxmlformats.org/officeDocument/2006/relationships/hyperlink" Target="https://ims.internationalprocessplants.com/inventory/equipment/detail/704681" TargetMode="External"/><Relationship Id="rId59" Type="http://schemas.openxmlformats.org/officeDocument/2006/relationships/hyperlink" Target="https://ims.internationalprocessplants.com/inventory/equipment/detail/212411" TargetMode="External"/><Relationship Id="rId58" Type="http://schemas.openxmlformats.org/officeDocument/2006/relationships/hyperlink" Target="https://internationalprocessplants.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