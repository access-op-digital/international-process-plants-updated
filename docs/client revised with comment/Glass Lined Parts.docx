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rh23bri6ie3" w:id="0"/>
      <w:bookmarkEnd w:id="0"/>
      <w:r w:rsidDel="00000000" w:rsidR="00000000" w:rsidRPr="00000000">
        <w:rPr>
          <w:b w:val="1"/>
          <w:bCs w:val="1"/>
          <w:sz w:val="46"/>
          <w:szCs w:val="46"/>
          <w:rtl w:val="0"/>
        </w:rPr>
        <w:t xml:space="preserve">Buy Used Glass Lined Parts</w:t>
      </w:r>
      <w:ins w:author="Scott Phillips" w:id="0" w:date="2026-04-22T14:52:48Z">
        <w:r w:rsidDel="00000000" w:rsidR="00000000" w:rsidRPr="00000000">
          <w:rPr>
            <w:b w:val="1"/>
            <w:bCs w:val="1"/>
            <w:sz w:val="46"/>
            <w:szCs w:val="46"/>
            <w:rtl w:val="0"/>
          </w:rPr>
          <w:t xml:space="preserve"> and Accessories</w:t>
        </w:r>
      </w:ins>
      <w:r w:rsidDel="00000000" w:rsidR="00000000" w:rsidRPr="00000000">
        <w:rPr>
          <w:b w:val="1"/>
          <w:bCs w:val="1"/>
          <w:sz w:val="46"/>
          <w:szCs w:val="46"/>
          <w:rtl w:val="0"/>
        </w:rPr>
        <w:t xml:space="preserve">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glass-lined parts </w:t>
      </w:r>
      <w:ins w:author="Scott Phillips" w:id="1" w:date="2026-04-22T14:53:00Z">
        <w:r w:rsidDel="00000000" w:rsidR="00000000" w:rsidRPr="00000000">
          <w:rPr>
            <w:rtl w:val="0"/>
          </w:rPr>
          <w:t xml:space="preserve">and accessories </w:t>
        </w:r>
      </w:ins>
      <w:r w:rsidDel="00000000" w:rsidR="00000000" w:rsidRPr="00000000">
        <w:rPr>
          <w:rtl w:val="0"/>
        </w:rPr>
        <w:t xml:space="preserve">through International Process Plants gives chemical, pharmaceutical, biotech, and specialty manufacturers access to agitators, baffles, cryo-lock blades, and pro-rings from Pfaudler, DeDietrich, UGE, 3V Tech, Schwelm, and other OEM manufacturers. Vessel sizes range from 19 L (5 gal) to 37,850 L (10,000 gal), with parts available in re-glassed, used, unused, and new conditions.</w:t>
      </w:r>
    </w:p>
    <w:p w:rsidR="00000000" w:rsidDel="00000000" w:rsidP="00000000" w:rsidRDefault="00000000" w:rsidRPr="00000000" w14:paraId="00000003">
      <w:pPr>
        <w:spacing w:after="240" w:before="240" w:lineRule="auto"/>
        <w:rPr/>
      </w:pPr>
      <w:r w:rsidDel="00000000" w:rsidR="00000000" w:rsidRPr="00000000">
        <w:rPr>
          <w:rtl w:val="0"/>
        </w:rPr>
        <w:t xml:space="preserve">IPP Group includes UGE (Universal Glasteel Equipment), founded in 1995, which re-glasses and stocks various glass-lined components. Glass fire polish options include full fire polish (FF) for restored surface quality. Glass condition is graded, with many parts rated Very Clean (VC).</w:t>
      </w:r>
    </w:p>
    <w:p w:rsidR="00000000" w:rsidDel="00000000" w:rsidP="00000000" w:rsidRDefault="00000000" w:rsidRPr="00000000" w14:paraId="00000004">
      <w:pPr>
        <w:spacing w:after="240" w:before="240" w:lineRule="auto"/>
        <w:rPr/>
      </w:pPr>
      <w:r w:rsidDel="00000000" w:rsidR="00000000" w:rsidRPr="00000000">
        <w:rPr>
          <w:rtl w:val="0"/>
        </w:rPr>
        <w:t xml:space="preserve">Pfaudler and DeDietrich are the most commonly stocked manufacturers across all part types. Buying used glass-lined parts from IPP can save up to 50% of capital and 90% of lead time versus buying new OEM parts.</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Parts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50% Capital Savings vs New | 4 Part Types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30"/>
        </w:numPr>
        <w:spacing w:after="0" w:afterAutospacing="0" w:before="240" w:lineRule="auto"/>
        <w:ind w:left="720" w:hanging="360"/>
      </w:pPr>
      <w:hyperlink r:id="rId9">
        <w:r w:rsidDel="00000000" w:rsidR="00000000" w:rsidRPr="00000000">
          <w:rPr>
            <w:color w:val="1155cc"/>
            <w:u w:val="single"/>
            <w:rtl w:val="0"/>
          </w:rPr>
          <w:t xml:space="preserve">glass-lined</w:t>
        </w:r>
      </w:hyperlink>
      <w:hyperlink r:id="rId10">
        <w:r w:rsidDel="00000000" w:rsidR="00000000" w:rsidRPr="00000000">
          <w:rPr>
            <w:color w:val="1155cc"/>
            <w:u w:val="single"/>
            <w:rtl w:val="0"/>
          </w:rPr>
          <w:t xml:space="preserve"> Agitators -- Pfaudler, DeDietrich, UGE</w:t>
        </w:r>
      </w:hyperlink>
      <w:r w:rsidDel="00000000" w:rsidR="00000000" w:rsidRPr="00000000">
        <w:rPr>
          <w:rtl w:val="0"/>
        </w:rPr>
      </w:r>
    </w:p>
    <w:p w:rsidR="00000000" w:rsidDel="00000000" w:rsidP="00000000" w:rsidRDefault="00000000" w:rsidRPr="00000000" w14:paraId="00000009">
      <w:pPr>
        <w:numPr>
          <w:ilvl w:val="0"/>
          <w:numId w:val="30"/>
        </w:numPr>
        <w:spacing w:after="0" w:afterAutospacing="0" w:before="0" w:beforeAutospacing="0" w:lineRule="auto"/>
        <w:ind w:left="720" w:hanging="360"/>
      </w:pPr>
      <w:hyperlink r:id="rId11">
        <w:r w:rsidDel="00000000" w:rsidR="00000000" w:rsidRPr="00000000">
          <w:rPr>
            <w:color w:val="1155cc"/>
            <w:u w:val="single"/>
            <w:rtl w:val="0"/>
          </w:rPr>
          <w:t xml:space="preserve">glass-lined Baffles -- DeDietrich, Pfaudler, Schwelm</w:t>
        </w:r>
      </w:hyperlink>
      <w:r w:rsidDel="00000000" w:rsidR="00000000" w:rsidRPr="00000000">
        <w:rPr>
          <w:rtl w:val="0"/>
        </w:rPr>
      </w:r>
    </w:p>
    <w:p w:rsidR="00000000" w:rsidDel="00000000" w:rsidP="00000000" w:rsidRDefault="00000000" w:rsidRPr="00000000" w14:paraId="0000000A">
      <w:pPr>
        <w:numPr>
          <w:ilvl w:val="0"/>
          <w:numId w:val="30"/>
        </w:numPr>
        <w:spacing w:after="0" w:afterAutospacing="0" w:before="0" w:beforeAutospacing="0" w:lineRule="auto"/>
        <w:ind w:left="720" w:hanging="360"/>
      </w:pPr>
      <w:hyperlink r:id="rId12">
        <w:r w:rsidDel="00000000" w:rsidR="00000000" w:rsidRPr="00000000">
          <w:rPr>
            <w:color w:val="1155cc"/>
            <w:u w:val="single"/>
            <w:rtl w:val="0"/>
          </w:rPr>
          <w:t xml:space="preserve">Cryo-Lock Blades -- Pfaudler, UGE</w:t>
        </w:r>
      </w:hyperlink>
      <w:r w:rsidDel="00000000" w:rsidR="00000000" w:rsidRPr="00000000">
        <w:rPr>
          <w:rtl w:val="0"/>
        </w:rPr>
      </w:r>
    </w:p>
    <w:p w:rsidR="00000000" w:rsidDel="00000000" w:rsidP="00000000" w:rsidRDefault="00000000" w:rsidRPr="00000000" w14:paraId="0000000B">
      <w:pPr>
        <w:numPr>
          <w:ilvl w:val="0"/>
          <w:numId w:val="30"/>
        </w:numPr>
        <w:spacing w:after="240" w:before="0" w:beforeAutospacing="0" w:lineRule="auto"/>
        <w:ind w:left="720" w:hanging="360"/>
      </w:pPr>
      <w:hyperlink r:id="rId13">
        <w:r w:rsidDel="00000000" w:rsidR="00000000" w:rsidRPr="00000000">
          <w:rPr>
            <w:color w:val="1155cc"/>
            <w:u w:val="single"/>
            <w:rtl w:val="0"/>
          </w:rPr>
          <w:t xml:space="preserve">glass-lined Pro-Rings -- Pfaudler, DeDietrich</w:t>
        </w:r>
      </w:hyperlink>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xmu9yj2t27l3" w:id="1"/>
      <w:bookmarkEnd w:id="1"/>
      <w:r w:rsidDel="00000000" w:rsidR="00000000" w:rsidRPr="00000000">
        <w:rPr>
          <w:b w:val="1"/>
          <w:bCs w:val="1"/>
          <w:sz w:val="34"/>
          <w:szCs w:val="34"/>
          <w:rtl w:val="0"/>
        </w:rPr>
        <w:t xml:space="preserve">Buy Used Glass Lined Parts by Type</w:t>
      </w:r>
    </w:p>
    <w:p w:rsidR="00000000" w:rsidDel="00000000" w:rsidP="00000000" w:rsidRDefault="00000000" w:rsidRPr="00000000" w14:paraId="0000000E">
      <w:pPr>
        <w:spacing w:after="240" w:before="240" w:lineRule="auto"/>
        <w:rPr/>
      </w:pPr>
      <w:r w:rsidDel="00000000" w:rsidR="00000000" w:rsidRPr="00000000">
        <w:rPr>
          <w:rtl w:val="0"/>
        </w:rPr>
        <w:t xml:space="preserve">IPP stocks glass-lined parts across 4 subtypes: agitators, baffles, cryo-lock blades, and pro-rings. Select a part type below to view featured inventory with full specifications.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l7t29d1ycsz" w:id="2"/>
      <w:bookmarkEnd w:id="2"/>
      <w:r w:rsidDel="00000000" w:rsidR="00000000" w:rsidRPr="00000000">
        <w:rPr>
          <w:b w:val="1"/>
          <w:bCs w:val="1"/>
          <w:color w:val="000000"/>
          <w:sz w:val="26"/>
          <w:szCs w:val="26"/>
          <w:rtl w:val="0"/>
        </w:rPr>
        <w:t xml:space="preserve">Buy Used Glass Lined Agitators for Sale</w:t>
      </w:r>
    </w:p>
    <w:p w:rsidR="00000000" w:rsidDel="00000000" w:rsidP="00000000" w:rsidRDefault="00000000" w:rsidRPr="00000000" w14:paraId="00000010">
      <w:pPr>
        <w:spacing w:after="240" w:before="240" w:lineRule="auto"/>
        <w:rPr/>
      </w:pPr>
      <w:r w:rsidDel="00000000" w:rsidR="00000000" w:rsidRPr="00000000">
        <w:rPr>
          <w:rtl w:val="0"/>
        </w:rPr>
        <w:t xml:space="preserve">IPP stocks glass-lined agitator parts from Pfaudler, DeDietrich, UGE, 3V Tech, EHW Thale, and other manufacturers. Pfaudler RCI retreat curve impeller agitators are the most commonly stocked model. Available in re-glassed and used conditions.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nlhdssr0hruk" w:id="3"/>
      <w:bookmarkEnd w:id="3"/>
      <w:r w:rsidDel="00000000" w:rsidR="00000000" w:rsidRPr="00000000">
        <w:rPr>
          <w:b w:val="1"/>
          <w:bCs w:val="1"/>
          <w:color w:val="000000"/>
          <w:sz w:val="22"/>
          <w:szCs w:val="22"/>
          <w:rtl w:val="0"/>
        </w:rPr>
        <w:t xml:space="preserve">[Largest Agitator] Pfaudler RCI Agitator — 4,000 Gal (</w:t>
      </w:r>
      <w:hyperlink r:id="rId14">
        <w:r w:rsidDel="00000000" w:rsidR="00000000" w:rsidRPr="00000000">
          <w:rPr>
            <w:b w:val="1"/>
            <w:bCs w:val="1"/>
            <w:color w:val="1155cc"/>
            <w:sz w:val="22"/>
            <w:szCs w:val="22"/>
            <w:u w:val="single"/>
            <w:rtl w:val="0"/>
          </w:rPr>
          <w:t xml:space="preserve">IPP# 92090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Re-glassed Pfaudler RCI glass-lined agitator. 3-blade retreat curve design for 15,150 L (4,000 gal) reactor vessels. Full fire polish with Very Clean glass condition.</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Vessel Size: 15,150 L (4,000 gal) vessel</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Diameter: 127 mm (5 in) diameter × Length: 4,650 mm (183 in) long</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Span: 1,350 mm (54 in) span</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Glass Agitator Type: 3 Blade Retreat Curve, Rotation: Counter-Clockwise</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Glass Agitator Drive Model: TW drive, 7-8 TW drive end</w:t>
      </w:r>
    </w:p>
    <w:p w:rsidR="00000000" w:rsidDel="00000000" w:rsidP="00000000" w:rsidRDefault="00000000" w:rsidRPr="00000000" w14:paraId="00000018">
      <w:pPr>
        <w:spacing w:after="240" w:before="240" w:lineRule="auto"/>
        <w:rPr>
          <w:color w:val="1155cc"/>
          <w:u w:val="single"/>
        </w:rPr>
      </w:pPr>
      <w:hyperlink r:id="rId15">
        <w:r w:rsidDel="00000000" w:rsidR="00000000" w:rsidRPr="00000000">
          <w:rPr>
            <w:color w:val="1155cc"/>
            <w:u w:val="single"/>
            <w:rtl w:val="0"/>
          </w:rPr>
          <w:t xml:space="preserve">Request Specs</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View IPP# 92090</w:t>
        </w:r>
      </w:hyperlink>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1tgutb5lrd0i" w:id="4"/>
      <w:bookmarkEnd w:id="4"/>
      <w:r w:rsidDel="00000000" w:rsidR="00000000" w:rsidRPr="00000000">
        <w:rPr>
          <w:b w:val="1"/>
          <w:bCs w:val="1"/>
          <w:color w:val="000000"/>
          <w:sz w:val="22"/>
          <w:szCs w:val="22"/>
          <w:rtl w:val="0"/>
        </w:rPr>
        <w:t xml:space="preserve">Pfaudler RCI Agitator — 3,000 Gal (</w:t>
      </w:r>
      <w:hyperlink r:id="rId18">
        <w:r w:rsidDel="00000000" w:rsidR="00000000" w:rsidRPr="00000000">
          <w:rPr>
            <w:b w:val="1"/>
            <w:bCs w:val="1"/>
            <w:color w:val="1155cc"/>
            <w:sz w:val="22"/>
            <w:szCs w:val="22"/>
            <w:u w:val="single"/>
            <w:rtl w:val="0"/>
          </w:rPr>
          <w:t xml:space="preserve">IPP# 210526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Re-glassed Pfaudler glass-lined agitator. RCI 3-blade retreat curve for 11,350 L (3,000 gal) reactor vessels. Full fire polish, Very Clean glass condition.</w:t>
      </w:r>
    </w:p>
    <w:p w:rsidR="00000000" w:rsidDel="00000000" w:rsidP="00000000" w:rsidRDefault="00000000" w:rsidRPr="00000000" w14:paraId="0000001B">
      <w:pPr>
        <w:numPr>
          <w:ilvl w:val="0"/>
          <w:numId w:val="34"/>
        </w:numPr>
        <w:spacing w:after="0" w:afterAutospacing="0" w:before="240" w:lineRule="auto"/>
        <w:ind w:left="720" w:hanging="360"/>
      </w:pPr>
      <w:r w:rsidDel="00000000" w:rsidR="00000000" w:rsidRPr="00000000">
        <w:rPr>
          <w:rtl w:val="0"/>
        </w:rPr>
        <w:t xml:space="preserve">Vessel Size: Fits 11,350 L (3,000 gal) vessel</w:t>
      </w:r>
    </w:p>
    <w:p w:rsidR="00000000" w:rsidDel="00000000" w:rsidP="00000000" w:rsidRDefault="00000000" w:rsidRPr="00000000" w14:paraId="0000001C">
      <w:pPr>
        <w:numPr>
          <w:ilvl w:val="0"/>
          <w:numId w:val="34"/>
        </w:numPr>
        <w:spacing w:after="0" w:afterAutospacing="0" w:before="0" w:beforeAutospacing="0" w:lineRule="auto"/>
        <w:ind w:left="720" w:hanging="360"/>
      </w:pPr>
      <w:r w:rsidDel="00000000" w:rsidR="00000000" w:rsidRPr="00000000">
        <w:rPr>
          <w:rtl w:val="0"/>
        </w:rPr>
        <w:t xml:space="preserve">Diameter: 114.3 mm (4.5 in) diameter × Length: 4,150 mm (163.3 in) long</w:t>
      </w:r>
    </w:p>
    <w:p w:rsidR="00000000" w:rsidDel="00000000" w:rsidP="00000000" w:rsidRDefault="00000000" w:rsidRPr="00000000" w14:paraId="0000001D">
      <w:pPr>
        <w:numPr>
          <w:ilvl w:val="0"/>
          <w:numId w:val="34"/>
        </w:numPr>
        <w:spacing w:after="0" w:afterAutospacing="0" w:before="0" w:beforeAutospacing="0" w:lineRule="auto"/>
        <w:ind w:left="720" w:hanging="360"/>
      </w:pPr>
      <w:r w:rsidDel="00000000" w:rsidR="00000000" w:rsidRPr="00000000">
        <w:rPr>
          <w:rtl w:val="0"/>
        </w:rPr>
        <w:t xml:space="preserve">Span: 1,350 mm (54 in) span</w:t>
      </w:r>
    </w:p>
    <w:p w:rsidR="00000000" w:rsidDel="00000000" w:rsidP="00000000" w:rsidRDefault="00000000" w:rsidRPr="00000000" w14:paraId="0000001E">
      <w:pPr>
        <w:numPr>
          <w:ilvl w:val="0"/>
          <w:numId w:val="34"/>
        </w:numPr>
        <w:spacing w:after="0" w:afterAutospacing="0" w:before="0" w:beforeAutospacing="0" w:lineRule="auto"/>
        <w:ind w:left="720" w:hanging="360"/>
      </w:pPr>
      <w:r w:rsidDel="00000000" w:rsidR="00000000" w:rsidRPr="00000000">
        <w:rPr>
          <w:rtl w:val="0"/>
        </w:rPr>
        <w:t xml:space="preserve">Glass Agitator Type: 3 Blade Retreat Curve, Rotation: Counterclockwise</w:t>
      </w:r>
    </w:p>
    <w:p w:rsidR="00000000" w:rsidDel="00000000" w:rsidP="00000000" w:rsidRDefault="00000000" w:rsidRPr="00000000" w14:paraId="0000001F">
      <w:pPr>
        <w:numPr>
          <w:ilvl w:val="0"/>
          <w:numId w:val="34"/>
        </w:numPr>
        <w:spacing w:after="240" w:before="0" w:beforeAutospacing="0" w:lineRule="auto"/>
        <w:ind w:left="720" w:hanging="360"/>
      </w:pPr>
      <w:r w:rsidDel="00000000" w:rsidR="00000000" w:rsidRPr="00000000">
        <w:rPr>
          <w:rtl w:val="0"/>
        </w:rPr>
        <w:t xml:space="preserve">Glass Agitator Drive Model: RW drive, Agitator Details: 6RW</w:t>
      </w:r>
    </w:p>
    <w:p w:rsidR="00000000" w:rsidDel="00000000" w:rsidP="00000000" w:rsidRDefault="00000000" w:rsidRPr="00000000" w14:paraId="00000020">
      <w:pPr>
        <w:spacing w:after="240" w:before="240" w:lineRule="auto"/>
        <w:rPr>
          <w:color w:val="1155cc"/>
          <w:u w:val="single"/>
        </w:rPr>
      </w:pPr>
      <w:hyperlink r:id="rId19">
        <w:r w:rsidDel="00000000" w:rsidR="00000000" w:rsidRPr="00000000">
          <w:rPr>
            <w:color w:val="1155cc"/>
            <w:u w:val="single"/>
            <w:rtl w:val="0"/>
          </w:rPr>
          <w:t xml:space="preserve">Request Specs</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View IPP# 210526</w:t>
        </w:r>
      </w:hyperlink>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lp7dgkuwntka" w:id="5"/>
      <w:bookmarkEnd w:id="5"/>
      <w:r w:rsidDel="00000000" w:rsidR="00000000" w:rsidRPr="00000000">
        <w:rPr>
          <w:b w:val="1"/>
          <w:bCs w:val="1"/>
          <w:color w:val="000000"/>
          <w:sz w:val="22"/>
          <w:szCs w:val="22"/>
          <w:rtl w:val="0"/>
        </w:rPr>
        <w:t xml:space="preserve">Pfaudler RCI Agitator — 1,000 Gal (</w:t>
      </w:r>
      <w:hyperlink r:id="rId22">
        <w:r w:rsidDel="00000000" w:rsidR="00000000" w:rsidRPr="00000000">
          <w:rPr>
            <w:b w:val="1"/>
            <w:bCs w:val="1"/>
            <w:color w:val="1155cc"/>
            <w:sz w:val="22"/>
            <w:szCs w:val="22"/>
            <w:u w:val="single"/>
            <w:rtl w:val="0"/>
          </w:rPr>
          <w:t xml:space="preserve">IPP# 100648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Re-glassed Pfaudler RCI glass-lined agitator for 3,800 L (1,000 gal) reactor vessels. 3-blade retreat curve with full fire polish and Very Clean glass.</w:t>
      </w:r>
    </w:p>
    <w:p w:rsidR="00000000" w:rsidDel="00000000" w:rsidP="00000000" w:rsidRDefault="00000000" w:rsidRPr="00000000" w14:paraId="00000023">
      <w:pPr>
        <w:numPr>
          <w:ilvl w:val="0"/>
          <w:numId w:val="20"/>
        </w:numPr>
        <w:spacing w:after="0" w:afterAutospacing="0" w:before="24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024">
      <w:pPr>
        <w:numPr>
          <w:ilvl w:val="0"/>
          <w:numId w:val="20"/>
        </w:numPr>
        <w:spacing w:after="0" w:afterAutospacing="0" w:before="0" w:beforeAutospacing="0" w:lineRule="auto"/>
        <w:ind w:left="720" w:hanging="360"/>
      </w:pPr>
      <w:r w:rsidDel="00000000" w:rsidR="00000000" w:rsidRPr="00000000">
        <w:rPr>
          <w:rtl w:val="0"/>
        </w:rPr>
        <w:t xml:space="preserve">Diameter: 88.9 mm (3.5 in) diameter × Length: 2,600 mm (102 in) long</w:t>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Span: 1,100 mm (44 in) span</w:t>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rtl w:val="0"/>
        </w:rPr>
        <w:t xml:space="preserve">Glass Agitator Type: 3 Blade Retreat Curve, Rotation: Counterclockwise</w:t>
      </w:r>
    </w:p>
    <w:p w:rsidR="00000000" w:rsidDel="00000000" w:rsidP="00000000" w:rsidRDefault="00000000" w:rsidRPr="00000000" w14:paraId="00000027">
      <w:pPr>
        <w:numPr>
          <w:ilvl w:val="0"/>
          <w:numId w:val="20"/>
        </w:numPr>
        <w:spacing w:after="240" w:before="0" w:beforeAutospacing="0" w:lineRule="auto"/>
        <w:ind w:left="720" w:hanging="360"/>
      </w:pPr>
      <w:r w:rsidDel="00000000" w:rsidR="00000000" w:rsidRPr="00000000">
        <w:rPr>
          <w:rtl w:val="0"/>
        </w:rPr>
        <w:t xml:space="preserve">Glass Agitator Drive Model: DTW drive, Agitator Details: 5DTW</w:t>
      </w:r>
    </w:p>
    <w:p w:rsidR="00000000" w:rsidDel="00000000" w:rsidP="00000000" w:rsidRDefault="00000000" w:rsidRPr="00000000" w14:paraId="00000028">
      <w:pPr>
        <w:spacing w:after="240" w:before="240" w:lineRule="auto"/>
        <w:rPr>
          <w:color w:val="1155cc"/>
          <w:u w:val="single"/>
        </w:rPr>
      </w:pPr>
      <w:hyperlink r:id="rId23">
        <w:r w:rsidDel="00000000" w:rsidR="00000000" w:rsidRPr="00000000">
          <w:rPr>
            <w:color w:val="1155cc"/>
            <w:u w:val="single"/>
            <w:rtl w:val="0"/>
          </w:rPr>
          <w:t xml:space="preserve">Request Specs</w:t>
        </w:r>
      </w:hyperlink>
      <w:r w:rsidDel="00000000" w:rsidR="00000000" w:rsidRPr="00000000">
        <w:rPr>
          <w:rtl w:val="0"/>
        </w:rPr>
        <w:t xml:space="preserv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View IPP# 100648</w:t>
        </w:r>
      </w:hyperlink>
      <w:r w:rsidDel="00000000" w:rsidR="00000000" w:rsidRPr="00000000">
        <w:rPr>
          <w:rtl w:val="0"/>
        </w:rPr>
      </w:r>
    </w:p>
    <w:p w:rsidR="00000000" w:rsidDel="00000000" w:rsidP="00000000" w:rsidRDefault="00000000" w:rsidRPr="00000000" w14:paraId="00000029">
      <w:pPr>
        <w:spacing w:after="240" w:before="240" w:lineRule="auto"/>
        <w:rPr>
          <w:color w:val="1155cc"/>
          <w:u w:val="single"/>
        </w:rPr>
      </w:pPr>
      <w:hyperlink r:id="rId26">
        <w:r w:rsidDel="00000000" w:rsidR="00000000" w:rsidRPr="00000000">
          <w:rPr>
            <w:color w:val="1155cc"/>
            <w:u w:val="single"/>
            <w:rtl w:val="0"/>
          </w:rPr>
          <w:t xml:space="preserve">Browse All glass-lined Agitators in Stock</w:t>
        </w:r>
      </w:hyperlink>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fmrvi9e4kwu8" w:id="6"/>
      <w:bookmarkEnd w:id="6"/>
      <w:r w:rsidDel="00000000" w:rsidR="00000000" w:rsidRPr="00000000">
        <w:rPr>
          <w:b w:val="1"/>
          <w:bCs w:val="1"/>
          <w:color w:val="000000"/>
          <w:sz w:val="26"/>
          <w:szCs w:val="26"/>
          <w:rtl w:val="0"/>
        </w:rPr>
        <w:t xml:space="preserve">Buy Used Glass Lined Baffles for Sale</w:t>
      </w:r>
    </w:p>
    <w:p w:rsidR="00000000" w:rsidDel="00000000" w:rsidP="00000000" w:rsidRDefault="00000000" w:rsidRPr="00000000" w14:paraId="0000002B">
      <w:pPr>
        <w:spacing w:after="240" w:before="240" w:lineRule="auto"/>
        <w:rPr/>
      </w:pPr>
      <w:r w:rsidDel="00000000" w:rsidR="00000000" w:rsidRPr="00000000">
        <w:rPr>
          <w:rtl w:val="0"/>
        </w:rPr>
        <w:t xml:space="preserve">IPP stocks glass-lined baffle parts from DeDietrich, Pfaudler, 3V Tech, Schwelm, and UPE Romania. Baffle types include beavertail and fin baffle designs with removable or integral tips. Available in re-glassed condition with full fire polish.</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34pybgt781mn" w:id="7"/>
      <w:bookmarkEnd w:id="7"/>
      <w:r w:rsidDel="00000000" w:rsidR="00000000" w:rsidRPr="00000000">
        <w:rPr>
          <w:b w:val="1"/>
          <w:bCs w:val="1"/>
          <w:color w:val="000000"/>
          <w:sz w:val="22"/>
          <w:szCs w:val="22"/>
          <w:rtl w:val="0"/>
        </w:rPr>
        <w:t xml:space="preserve">[Removable Tip] DeDietrich Beavertail Baffle — 4,000 Gal (</w:t>
      </w:r>
      <w:hyperlink r:id="rId27">
        <w:r w:rsidDel="00000000" w:rsidR="00000000" w:rsidRPr="00000000">
          <w:rPr>
            <w:b w:val="1"/>
            <w:bCs w:val="1"/>
            <w:color w:val="1155cc"/>
            <w:sz w:val="22"/>
            <w:szCs w:val="22"/>
            <w:u w:val="single"/>
            <w:rtl w:val="0"/>
          </w:rPr>
          <w:t xml:space="preserve">IPP# 216683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Re-glassed DeDietrich beavertail baffle for 15,150 L (4,000 gal) reactor vessels. Flange mount DN 6"-300# with removable tip. Full fire polish, Very Clean glass.</w:t>
      </w:r>
    </w:p>
    <w:p w:rsidR="00000000" w:rsidDel="00000000" w:rsidP="00000000" w:rsidRDefault="00000000" w:rsidRPr="00000000" w14:paraId="0000002E">
      <w:pPr>
        <w:numPr>
          <w:ilvl w:val="0"/>
          <w:numId w:val="17"/>
        </w:numPr>
        <w:spacing w:after="0" w:afterAutospacing="0" w:before="24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02F">
      <w:pPr>
        <w:numPr>
          <w:ilvl w:val="0"/>
          <w:numId w:val="17"/>
        </w:numPr>
        <w:spacing w:after="0" w:afterAutospacing="0" w:before="0" w:beforeAutospacing="0" w:lineRule="auto"/>
        <w:ind w:left="720" w:hanging="360"/>
      </w:pPr>
      <w:r w:rsidDel="00000000" w:rsidR="00000000" w:rsidRPr="00000000">
        <w:rPr>
          <w:rtl w:val="0"/>
        </w:rPr>
        <w:t xml:space="preserve">Diameter: 85.7 mm (3.4 in) diameter × Length: 3,250 mm (127.5 in) long</w:t>
      </w:r>
    </w:p>
    <w:p w:rsidR="00000000" w:rsidDel="00000000" w:rsidP="00000000" w:rsidRDefault="00000000" w:rsidRPr="00000000" w14:paraId="00000030">
      <w:pPr>
        <w:numPr>
          <w:ilvl w:val="0"/>
          <w:numId w:val="17"/>
        </w:numPr>
        <w:spacing w:after="0" w:afterAutospacing="0" w:before="0" w:beforeAutospacing="0" w:lineRule="auto"/>
        <w:ind w:left="720" w:hanging="360"/>
      </w:pPr>
      <w:r w:rsidDel="00000000" w:rsidR="00000000" w:rsidRPr="00000000">
        <w:rPr>
          <w:rtl w:val="0"/>
        </w:rPr>
        <w:t xml:space="preserve">Span: 104.8 mm (4.1 in) span</w:t>
      </w:r>
    </w:p>
    <w:p w:rsidR="00000000" w:rsidDel="00000000" w:rsidP="00000000" w:rsidRDefault="00000000" w:rsidRPr="00000000" w14:paraId="00000031">
      <w:pPr>
        <w:numPr>
          <w:ilvl w:val="0"/>
          <w:numId w:val="17"/>
        </w:numPr>
        <w:spacing w:after="0" w:afterAutospacing="0" w:before="0" w:beforeAutospacing="0" w:lineRule="auto"/>
        <w:ind w:left="720" w:hanging="360"/>
      </w:pPr>
      <w:r w:rsidDel="00000000" w:rsidR="00000000" w:rsidRPr="00000000">
        <w:rPr>
          <w:rtl w:val="0"/>
        </w:rPr>
        <w:t xml:space="preserve">Mounting Details: Flange mount DN 6"-300#, Tip Type: Removable tip</w:t>
      </w:r>
    </w:p>
    <w:p w:rsidR="00000000" w:rsidDel="00000000" w:rsidP="00000000" w:rsidRDefault="00000000" w:rsidRPr="00000000" w14:paraId="00000032">
      <w:pPr>
        <w:numPr>
          <w:ilvl w:val="0"/>
          <w:numId w:val="17"/>
        </w:numPr>
        <w:spacing w:after="240" w:before="0" w:beforeAutospacing="0" w:lineRule="auto"/>
        <w:ind w:left="720" w:hanging="360"/>
      </w:pPr>
      <w:r w:rsidDel="00000000" w:rsidR="00000000" w:rsidRPr="00000000">
        <w:rPr>
          <w:rtl w:val="0"/>
        </w:rPr>
        <w:t xml:space="preserve">Removable Tip Thread Size: 5/8"-18 UNF</w:t>
      </w:r>
    </w:p>
    <w:p w:rsidR="00000000" w:rsidDel="00000000" w:rsidP="00000000" w:rsidRDefault="00000000" w:rsidRPr="00000000" w14:paraId="00000033">
      <w:pPr>
        <w:spacing w:after="240" w:before="240" w:lineRule="auto"/>
        <w:rPr>
          <w:color w:val="1155cc"/>
          <w:u w:val="single"/>
        </w:rPr>
      </w:pPr>
      <w:hyperlink r:id="rId28">
        <w:r w:rsidDel="00000000" w:rsidR="00000000" w:rsidRPr="00000000">
          <w:rPr>
            <w:color w:val="1155cc"/>
            <w:u w:val="single"/>
            <w:rtl w:val="0"/>
          </w:rPr>
          <w:t xml:space="preserve">Request Specs</w:t>
        </w:r>
      </w:hyperlink>
      <w:r w:rsidDel="00000000" w:rsidR="00000000" w:rsidRPr="00000000">
        <w:rPr>
          <w:rtl w:val="0"/>
        </w:rPr>
        <w:t xml:space="preserve"> |</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View IPP# 216683</w:t>
        </w:r>
      </w:hyperlink>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i0pn2qje27nf" w:id="8"/>
      <w:bookmarkEnd w:id="8"/>
      <w:r w:rsidDel="00000000" w:rsidR="00000000" w:rsidRPr="00000000">
        <w:rPr>
          <w:b w:val="1"/>
          <w:bCs w:val="1"/>
          <w:color w:val="000000"/>
          <w:sz w:val="22"/>
          <w:szCs w:val="22"/>
          <w:rtl w:val="0"/>
        </w:rPr>
        <w:t xml:space="preserve">[Fin Baffle] Pfaudler Fin Baffle — 2,000 Gal (</w:t>
      </w:r>
      <w:hyperlink r:id="rId31">
        <w:r w:rsidDel="00000000" w:rsidR="00000000" w:rsidRPr="00000000">
          <w:rPr>
            <w:b w:val="1"/>
            <w:bCs w:val="1"/>
            <w:color w:val="1155cc"/>
            <w:sz w:val="22"/>
            <w:szCs w:val="22"/>
            <w:u w:val="single"/>
            <w:rtl w:val="0"/>
          </w:rPr>
          <w:t xml:space="preserve">IPP# 240830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Re-glassed Pfaudler fin baffle for 7,550 L (2,000 gal) reactor vessels. Flange mount with integral tip. Full fire polish, Very Clean glass condition.</w:t>
      </w:r>
    </w:p>
    <w:p w:rsidR="00000000" w:rsidDel="00000000" w:rsidP="00000000" w:rsidRDefault="00000000" w:rsidRPr="00000000" w14:paraId="00000036">
      <w:pPr>
        <w:numPr>
          <w:ilvl w:val="0"/>
          <w:numId w:val="33"/>
        </w:numPr>
        <w:spacing w:after="0" w:afterAutospacing="0" w:before="240" w:lineRule="auto"/>
        <w:ind w:left="720" w:hanging="360"/>
      </w:pPr>
      <w:r w:rsidDel="00000000" w:rsidR="00000000" w:rsidRPr="00000000">
        <w:rPr>
          <w:rtl w:val="0"/>
        </w:rPr>
        <w:t xml:space="preserve">Vessel Size: Fits 7,550 L (2,000 gal) vessel</w:t>
      </w:r>
    </w:p>
    <w:p w:rsidR="00000000" w:rsidDel="00000000" w:rsidP="00000000" w:rsidRDefault="00000000" w:rsidRPr="00000000" w14:paraId="00000037">
      <w:pPr>
        <w:numPr>
          <w:ilvl w:val="0"/>
          <w:numId w:val="33"/>
        </w:numPr>
        <w:spacing w:after="0" w:afterAutospacing="0" w:before="0" w:beforeAutospacing="0" w:lineRule="auto"/>
        <w:ind w:left="720" w:hanging="360"/>
      </w:pPr>
      <w:r w:rsidDel="00000000" w:rsidR="00000000" w:rsidRPr="00000000">
        <w:rPr>
          <w:rtl w:val="0"/>
        </w:rPr>
        <w:t xml:space="preserve">Diameter: 101.6 mm (4 in) diameter × Length: 2,900 mm (113.5 in) long</w:t>
      </w:r>
    </w:p>
    <w:p w:rsidR="00000000" w:rsidDel="00000000" w:rsidP="00000000" w:rsidRDefault="00000000" w:rsidRPr="00000000" w14:paraId="00000038">
      <w:pPr>
        <w:numPr>
          <w:ilvl w:val="0"/>
          <w:numId w:val="33"/>
        </w:numPr>
        <w:spacing w:after="0" w:afterAutospacing="0" w:before="0" w:beforeAutospacing="0" w:lineRule="auto"/>
        <w:ind w:left="720" w:hanging="360"/>
      </w:pPr>
      <w:r w:rsidDel="00000000" w:rsidR="00000000" w:rsidRPr="00000000">
        <w:rPr>
          <w:rtl w:val="0"/>
        </w:rPr>
        <w:t xml:space="preserve">Span: 228.6 mm (9 in) span</w:t>
      </w:r>
    </w:p>
    <w:p w:rsidR="00000000" w:rsidDel="00000000" w:rsidP="00000000" w:rsidRDefault="00000000" w:rsidRPr="00000000" w14:paraId="00000039">
      <w:pPr>
        <w:numPr>
          <w:ilvl w:val="0"/>
          <w:numId w:val="33"/>
        </w:numPr>
        <w:spacing w:after="0" w:afterAutospacing="0" w:before="0" w:beforeAutospacing="0" w:lineRule="auto"/>
        <w:ind w:left="720" w:hanging="360"/>
      </w:pPr>
      <w:r w:rsidDel="00000000" w:rsidR="00000000" w:rsidRPr="00000000">
        <w:rPr>
          <w:rtl w:val="0"/>
        </w:rPr>
        <w:t xml:space="preserve">Mounting Details: Flange mount, Tip Type: Integral tip</w:t>
      </w:r>
    </w:p>
    <w:p w:rsidR="00000000" w:rsidDel="00000000" w:rsidP="00000000" w:rsidRDefault="00000000" w:rsidRPr="00000000" w14:paraId="0000003A">
      <w:pPr>
        <w:numPr>
          <w:ilvl w:val="0"/>
          <w:numId w:val="33"/>
        </w:numPr>
        <w:spacing w:after="240" w:before="0" w:beforeAutospacing="0" w:lineRule="auto"/>
        <w:ind w:left="720" w:hanging="360"/>
      </w:pPr>
      <w:r w:rsidDel="00000000" w:rsidR="00000000" w:rsidRPr="00000000">
        <w:rPr>
          <w:rtl w:val="0"/>
        </w:rPr>
        <w:t xml:space="preserve">Glass Baffle Type: Fin Baffle design</w:t>
      </w:r>
    </w:p>
    <w:p w:rsidR="00000000" w:rsidDel="00000000" w:rsidP="00000000" w:rsidRDefault="00000000" w:rsidRPr="00000000" w14:paraId="0000003B">
      <w:pPr>
        <w:spacing w:after="240" w:before="240" w:lineRule="auto"/>
        <w:rPr>
          <w:color w:val="1155cc"/>
          <w:u w:val="single"/>
        </w:rPr>
      </w:pPr>
      <w:hyperlink r:id="rId32">
        <w:r w:rsidDel="00000000" w:rsidR="00000000" w:rsidRPr="00000000">
          <w:rPr>
            <w:color w:val="1155cc"/>
            <w:u w:val="single"/>
            <w:rtl w:val="0"/>
          </w:rPr>
          <w:t xml:space="preserve">Request Specs</w:t>
        </w:r>
      </w:hyperlink>
      <w:r w:rsidDel="00000000" w:rsidR="00000000" w:rsidRPr="00000000">
        <w:rPr>
          <w:rtl w:val="0"/>
        </w:rPr>
        <w:t xml:space="preserve"> |</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View IPP# 240830</w:t>
        </w:r>
      </w:hyperlink>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7lcxn2v23ba4" w:id="9"/>
      <w:bookmarkEnd w:id="9"/>
      <w:r w:rsidDel="00000000" w:rsidR="00000000" w:rsidRPr="00000000">
        <w:rPr>
          <w:b w:val="1"/>
          <w:bCs w:val="1"/>
          <w:color w:val="000000"/>
          <w:sz w:val="22"/>
          <w:szCs w:val="22"/>
          <w:rtl w:val="0"/>
        </w:rPr>
        <w:t xml:space="preserve">DeDietrich SA-3000 Baffle — 3,000 Gal (</w:t>
      </w:r>
      <w:hyperlink r:id="rId35">
        <w:r w:rsidDel="00000000" w:rsidR="00000000" w:rsidRPr="00000000">
          <w:rPr>
            <w:b w:val="1"/>
            <w:bCs w:val="1"/>
            <w:color w:val="1155cc"/>
            <w:sz w:val="22"/>
            <w:szCs w:val="22"/>
            <w:u w:val="single"/>
            <w:rtl w:val="0"/>
          </w:rPr>
          <w:t xml:space="preserve">IPP# 246283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Re-glassed DeDietrich SA-3000 beavertail baffle for 11,350 L (3,000 gal) reactor vessels. Flange mount with integral tip. Full fire polish.</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Vessel Size: Fits 11,350 L (3,000 gal) vessel</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Diameter: 139.7 mm (5.5 in) diameter × Length: 2,800 mm (110 in) long</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Span: 177.8 mm (7 in) span</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Glass Baffle Type: Beavertail, Special configuration</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Mounting Details: Flange Mount, Tip Type: Integral tip</w:t>
      </w:r>
    </w:p>
    <w:p w:rsidR="00000000" w:rsidDel="00000000" w:rsidP="00000000" w:rsidRDefault="00000000" w:rsidRPr="00000000" w14:paraId="00000043">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246283</w:t>
        </w:r>
      </w:hyperlink>
      <w:r w:rsidDel="00000000" w:rsidR="00000000" w:rsidRPr="00000000">
        <w:rPr>
          <w:rtl w:val="0"/>
        </w:rPr>
      </w:r>
    </w:p>
    <w:p w:rsidR="00000000" w:rsidDel="00000000" w:rsidP="00000000" w:rsidRDefault="00000000" w:rsidRPr="00000000" w14:paraId="00000044">
      <w:pPr>
        <w:spacing w:after="240" w:before="240" w:lineRule="auto"/>
        <w:rPr>
          <w:color w:val="1155cc"/>
          <w:u w:val="single"/>
        </w:rPr>
      </w:pPr>
      <w:hyperlink r:id="rId39">
        <w:r w:rsidDel="00000000" w:rsidR="00000000" w:rsidRPr="00000000">
          <w:rPr>
            <w:color w:val="1155cc"/>
            <w:u w:val="single"/>
            <w:rtl w:val="0"/>
          </w:rPr>
          <w:t xml:space="preserve">Browse All glass-lined Baffles in Stock</w:t>
        </w:r>
      </w:hyperlink>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stjspq5f5ch" w:id="10"/>
      <w:bookmarkEnd w:id="10"/>
      <w:r w:rsidDel="00000000" w:rsidR="00000000" w:rsidRPr="00000000">
        <w:rPr>
          <w:b w:val="1"/>
          <w:bCs w:val="1"/>
          <w:color w:val="000000"/>
          <w:sz w:val="26"/>
          <w:szCs w:val="26"/>
          <w:rtl w:val="0"/>
        </w:rPr>
        <w:t xml:space="preserve">Buy Used Glass Lined Cryo-Lock Blades for Sale</w:t>
      </w:r>
    </w:p>
    <w:p w:rsidR="00000000" w:rsidDel="00000000" w:rsidP="00000000" w:rsidRDefault="00000000" w:rsidRPr="00000000" w14:paraId="00000046">
      <w:pPr>
        <w:spacing w:after="240" w:before="240" w:lineRule="auto"/>
        <w:rPr/>
      </w:pPr>
      <w:r w:rsidDel="00000000" w:rsidR="00000000" w:rsidRPr="00000000">
        <w:rPr>
          <w:rtl w:val="0"/>
        </w:rPr>
        <w:t xml:space="preserve">IPP stocks glass-lined cryo-lock blade parts from Pfaudler and UGE. Models include Pfaudler Cryo-Lock and UGE CBT (curved blade turbine) designs. Parts fit reactor vessels from 1,900 L (500 gal) to 30,300 L (8,000 gal).</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17e9z72rxfhk" w:id="11"/>
      <w:bookmarkEnd w:id="11"/>
      <w:r w:rsidDel="00000000" w:rsidR="00000000" w:rsidRPr="00000000">
        <w:rPr>
          <w:b w:val="1"/>
          <w:bCs w:val="1"/>
          <w:color w:val="000000"/>
          <w:sz w:val="22"/>
          <w:szCs w:val="22"/>
          <w:rtl w:val="0"/>
        </w:rPr>
        <w:t xml:space="preserve">[Highest Spec] Pfaudler Cryo-Lock Blades — 4,000 Gal (</w:t>
      </w:r>
      <w:hyperlink r:id="rId40">
        <w:r w:rsidDel="00000000" w:rsidR="00000000" w:rsidRPr="00000000">
          <w:rPr>
            <w:b w:val="1"/>
            <w:bCs w:val="1"/>
            <w:color w:val="1155cc"/>
            <w:sz w:val="22"/>
            <w:szCs w:val="22"/>
            <w:u w:val="single"/>
            <w:rtl w:val="0"/>
          </w:rPr>
          <w:t xml:space="preserve">IPP# 246406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Re-glassed Pfaudler Cryo-Lock blade set for 15,150 L (4,000 gal) reactor vessels. 4.5 hub size with counterclockwise rotation. Full fire polish, Very Clean glass.</w:t>
      </w:r>
    </w:p>
    <w:p w:rsidR="00000000" w:rsidDel="00000000" w:rsidP="00000000" w:rsidRDefault="00000000" w:rsidRPr="00000000" w14:paraId="00000049">
      <w:pPr>
        <w:numPr>
          <w:ilvl w:val="0"/>
          <w:numId w:val="23"/>
        </w:numPr>
        <w:spacing w:after="0" w:afterAutospacing="0" w:before="24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04A">
      <w:pPr>
        <w:numPr>
          <w:ilvl w:val="0"/>
          <w:numId w:val="23"/>
        </w:numPr>
        <w:spacing w:after="0" w:afterAutospacing="0" w:before="0" w:beforeAutospacing="0" w:lineRule="auto"/>
        <w:ind w:left="720" w:hanging="360"/>
      </w:pPr>
      <w:r w:rsidDel="00000000" w:rsidR="00000000" w:rsidRPr="00000000">
        <w:rPr>
          <w:rtl w:val="0"/>
        </w:rPr>
        <w:t xml:space="preserve">Hub size: 4.5</w:t>
      </w:r>
    </w:p>
    <w:p w:rsidR="00000000" w:rsidDel="00000000" w:rsidP="00000000" w:rsidRDefault="00000000" w:rsidRPr="00000000" w14:paraId="0000004B">
      <w:pPr>
        <w:numPr>
          <w:ilvl w:val="0"/>
          <w:numId w:val="23"/>
        </w:numPr>
        <w:spacing w:after="0" w:afterAutospacing="0" w:before="0" w:beforeAutospacing="0" w:lineRule="auto"/>
        <w:ind w:left="720" w:hanging="360"/>
      </w:pPr>
      <w:r w:rsidDel="00000000" w:rsidR="00000000" w:rsidRPr="00000000">
        <w:rPr>
          <w:rtl w:val="0"/>
        </w:rPr>
        <w:t xml:space="preserve">CBT span: 1,100 mm (43 in), PBT span: 50.8 mm (2 in)</w:t>
      </w:r>
    </w:p>
    <w:p w:rsidR="00000000" w:rsidDel="00000000" w:rsidP="00000000" w:rsidRDefault="00000000" w:rsidRPr="00000000" w14:paraId="0000004C">
      <w:pPr>
        <w:numPr>
          <w:ilvl w:val="0"/>
          <w:numId w:val="23"/>
        </w:numPr>
        <w:spacing w:after="0" w:afterAutospacing="0" w:before="0" w:beforeAutospacing="0" w:lineRule="auto"/>
        <w:ind w:left="720" w:hanging="360"/>
      </w:pPr>
      <w:r w:rsidDel="00000000" w:rsidR="00000000" w:rsidRPr="00000000">
        <w:rPr>
          <w:rtl w:val="0"/>
        </w:rPr>
        <w:t xml:space="preserve">Counterclockwise rotation</w:t>
      </w:r>
    </w:p>
    <w:p w:rsidR="00000000" w:rsidDel="00000000" w:rsidP="00000000" w:rsidRDefault="00000000" w:rsidRPr="00000000" w14:paraId="0000004D">
      <w:pPr>
        <w:numPr>
          <w:ilvl w:val="0"/>
          <w:numId w:val="23"/>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4E">
      <w:pPr>
        <w:spacing w:after="240" w:before="240" w:lineRule="auto"/>
        <w:rPr>
          <w:color w:val="1155cc"/>
          <w:u w:val="single"/>
        </w:rPr>
      </w:pPr>
      <w:hyperlink r:id="rId41">
        <w:r w:rsidDel="00000000" w:rsidR="00000000" w:rsidRPr="00000000">
          <w:rPr>
            <w:color w:val="1155cc"/>
            <w:u w:val="single"/>
            <w:rtl w:val="0"/>
          </w:rPr>
          <w:t xml:space="preserve">Request Specs</w:t>
        </w:r>
      </w:hyperlink>
      <w:r w:rsidDel="00000000" w:rsidR="00000000" w:rsidRPr="00000000">
        <w:rPr>
          <w:rtl w:val="0"/>
        </w:rPr>
        <w:t xml:space="preserve"> |</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View IPP# 246406</w:t>
        </w:r>
      </w:hyperlink>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ab526sam4512" w:id="12"/>
      <w:bookmarkEnd w:id="12"/>
      <w:r w:rsidDel="00000000" w:rsidR="00000000" w:rsidRPr="00000000">
        <w:rPr>
          <w:b w:val="1"/>
          <w:bCs w:val="1"/>
          <w:color w:val="000000"/>
          <w:sz w:val="22"/>
          <w:szCs w:val="22"/>
          <w:rtl w:val="0"/>
        </w:rPr>
        <w:t xml:space="preserve">[UGE CBT] UGE CBT Blades — 4,000 Gal (</w:t>
      </w:r>
      <w:hyperlink r:id="rId44">
        <w:r w:rsidDel="00000000" w:rsidR="00000000" w:rsidRPr="00000000">
          <w:rPr>
            <w:b w:val="1"/>
            <w:bCs w:val="1"/>
            <w:color w:val="1155cc"/>
            <w:sz w:val="22"/>
            <w:szCs w:val="22"/>
            <w:u w:val="single"/>
            <w:rtl w:val="0"/>
          </w:rPr>
          <w:t xml:space="preserve">IPP# 235291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Re-glassed UGE CBT (curved blade turbine) cryo-lock blades for 15,150 L (4,000 gal) reactor vessels. 4.5 hub size with clockwise rotation. Full fire polish, Very Clean glass.</w:t>
      </w:r>
    </w:p>
    <w:p w:rsidR="00000000" w:rsidDel="00000000" w:rsidP="00000000" w:rsidRDefault="00000000" w:rsidRPr="00000000" w14:paraId="00000051">
      <w:pPr>
        <w:numPr>
          <w:ilvl w:val="0"/>
          <w:numId w:val="22"/>
        </w:numPr>
        <w:spacing w:after="0" w:afterAutospacing="0" w:before="240" w:lineRule="auto"/>
        <w:ind w:left="720" w:hanging="360"/>
      </w:pPr>
      <w:r w:rsidDel="00000000" w:rsidR="00000000" w:rsidRPr="00000000">
        <w:rPr>
          <w:rtl w:val="0"/>
        </w:rPr>
        <w:t xml:space="preserve">Fits 15,150 L (4,000 gal) vessel</w:t>
      </w:r>
    </w:p>
    <w:p w:rsidR="00000000" w:rsidDel="00000000" w:rsidP="00000000" w:rsidRDefault="00000000" w:rsidRPr="00000000" w14:paraId="00000052">
      <w:pPr>
        <w:numPr>
          <w:ilvl w:val="0"/>
          <w:numId w:val="22"/>
        </w:numPr>
        <w:spacing w:after="0" w:afterAutospacing="0" w:before="0" w:beforeAutospacing="0" w:lineRule="auto"/>
        <w:ind w:left="720" w:hanging="360"/>
      </w:pPr>
      <w:r w:rsidDel="00000000" w:rsidR="00000000" w:rsidRPr="00000000">
        <w:rPr>
          <w:rtl w:val="0"/>
        </w:rPr>
        <w:t xml:space="preserve">Hub size: 4.5</w:t>
      </w:r>
    </w:p>
    <w:p w:rsidR="00000000" w:rsidDel="00000000" w:rsidP="00000000" w:rsidRDefault="00000000" w:rsidRPr="00000000" w14:paraId="00000053">
      <w:pPr>
        <w:numPr>
          <w:ilvl w:val="0"/>
          <w:numId w:val="22"/>
        </w:numPr>
        <w:spacing w:after="0" w:afterAutospacing="0" w:before="0" w:beforeAutospacing="0" w:lineRule="auto"/>
        <w:ind w:left="720" w:hanging="360"/>
      </w:pPr>
      <w:r w:rsidDel="00000000" w:rsidR="00000000" w:rsidRPr="00000000">
        <w:rPr>
          <w:rtl w:val="0"/>
        </w:rPr>
        <w:t xml:space="preserve">CBT span: 1,050 mm (41 in)</w:t>
      </w:r>
    </w:p>
    <w:p w:rsidR="00000000" w:rsidDel="00000000" w:rsidP="00000000" w:rsidRDefault="00000000" w:rsidRPr="00000000" w14:paraId="00000054">
      <w:pPr>
        <w:numPr>
          <w:ilvl w:val="0"/>
          <w:numId w:val="22"/>
        </w:numPr>
        <w:spacing w:after="0" w:afterAutospacing="0" w:before="0" w:beforeAutospacing="0" w:lineRule="auto"/>
        <w:ind w:left="720" w:hanging="360"/>
      </w:pPr>
      <w:r w:rsidDel="00000000" w:rsidR="00000000" w:rsidRPr="00000000">
        <w:rPr>
          <w:rtl w:val="0"/>
        </w:rPr>
        <w:t xml:space="preserve">Clockwise rotation</w:t>
      </w:r>
    </w:p>
    <w:p w:rsidR="00000000" w:rsidDel="00000000" w:rsidP="00000000" w:rsidRDefault="00000000" w:rsidRPr="00000000" w14:paraId="00000055">
      <w:pPr>
        <w:numPr>
          <w:ilvl w:val="0"/>
          <w:numId w:val="22"/>
        </w:numPr>
        <w:spacing w:after="240" w:before="0" w:beforeAutospacing="0" w:lineRule="auto"/>
        <w:ind w:left="720" w:hanging="360"/>
      </w:pPr>
      <w:r w:rsidDel="00000000" w:rsidR="00000000" w:rsidRPr="00000000">
        <w:rPr>
          <w:rtl w:val="0"/>
        </w:rPr>
        <w:t xml:space="preserve">Full Fire Polish (FF), Very Clean (VC)</w:t>
      </w:r>
    </w:p>
    <w:p w:rsidR="00000000" w:rsidDel="00000000" w:rsidP="00000000" w:rsidRDefault="00000000" w:rsidRPr="00000000" w14:paraId="00000056">
      <w:pPr>
        <w:spacing w:after="240" w:before="240" w:lineRule="auto"/>
        <w:rPr>
          <w:color w:val="1155cc"/>
          <w:u w:val="single"/>
        </w:rPr>
      </w:pPr>
      <w:hyperlink r:id="rId45">
        <w:r w:rsidDel="00000000" w:rsidR="00000000" w:rsidRPr="00000000">
          <w:rPr>
            <w:color w:val="1155cc"/>
            <w:u w:val="single"/>
            <w:rtl w:val="0"/>
          </w:rPr>
          <w:t xml:space="preserve">Request Specs</w:t>
        </w:r>
      </w:hyperlink>
      <w:r w:rsidDel="00000000" w:rsidR="00000000" w:rsidRPr="00000000">
        <w:rPr>
          <w:rtl w:val="0"/>
        </w:rPr>
        <w:t xml:space="preserve"> |</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View IPP# 235291</w:t>
        </w:r>
      </w:hyperlink>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3oguxov0d7jl" w:id="13"/>
      <w:bookmarkEnd w:id="13"/>
      <w:r w:rsidDel="00000000" w:rsidR="00000000" w:rsidRPr="00000000">
        <w:rPr>
          <w:b w:val="1"/>
          <w:bCs w:val="1"/>
          <w:color w:val="000000"/>
          <w:sz w:val="22"/>
          <w:szCs w:val="22"/>
          <w:rtl w:val="0"/>
        </w:rPr>
        <w:t xml:space="preserve">Pfaudler Cryo-Lock Blades — 500 Gal (</w:t>
      </w:r>
      <w:hyperlink r:id="rId48">
        <w:r w:rsidDel="00000000" w:rsidR="00000000" w:rsidRPr="00000000">
          <w:rPr>
            <w:b w:val="1"/>
            <w:bCs w:val="1"/>
            <w:color w:val="1155cc"/>
            <w:sz w:val="22"/>
            <w:szCs w:val="22"/>
            <w:u w:val="single"/>
            <w:rtl w:val="0"/>
          </w:rPr>
          <w:t xml:space="preserve">IPP# 235289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Re-glassed Pfaudler Cryo-Lock blade set for 1,900 L (500 gal) reactor vessels. 3.5 hub size with clockwise rotation. Full fire polish, Very Clean glass.</w:t>
      </w:r>
    </w:p>
    <w:p w:rsidR="00000000" w:rsidDel="00000000" w:rsidP="00000000" w:rsidRDefault="00000000" w:rsidRPr="00000000" w14:paraId="00000059">
      <w:pPr>
        <w:numPr>
          <w:ilvl w:val="0"/>
          <w:numId w:val="19"/>
        </w:numPr>
        <w:spacing w:after="0" w:afterAutospacing="0" w:before="240" w:lineRule="auto"/>
        <w:ind w:left="720" w:hanging="360"/>
      </w:pPr>
      <w:r w:rsidDel="00000000" w:rsidR="00000000" w:rsidRPr="00000000">
        <w:rPr>
          <w:rtl w:val="0"/>
        </w:rPr>
        <w:t xml:space="preserve">Vessel Size: Fits 1,900 L (500 gal) vessel</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Hub size: 3.5</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rtl w:val="0"/>
        </w:rPr>
        <w:t xml:space="preserve">CBT span: 584 mm (23 in)</w:t>
      </w:r>
    </w:p>
    <w:p w:rsidR="00000000" w:rsidDel="00000000" w:rsidP="00000000" w:rsidRDefault="00000000" w:rsidRPr="00000000" w14:paraId="0000005C">
      <w:pPr>
        <w:numPr>
          <w:ilvl w:val="0"/>
          <w:numId w:val="19"/>
        </w:numPr>
        <w:spacing w:after="0" w:afterAutospacing="0" w:before="0" w:beforeAutospacing="0" w:lineRule="auto"/>
        <w:ind w:left="720" w:hanging="360"/>
      </w:pPr>
      <w:r w:rsidDel="00000000" w:rsidR="00000000" w:rsidRPr="00000000">
        <w:rPr>
          <w:rtl w:val="0"/>
        </w:rPr>
        <w:t xml:space="preserve">Clockwise rotation</w:t>
      </w:r>
    </w:p>
    <w:p w:rsidR="00000000" w:rsidDel="00000000" w:rsidP="00000000" w:rsidRDefault="00000000" w:rsidRPr="00000000" w14:paraId="0000005D">
      <w:pPr>
        <w:numPr>
          <w:ilvl w:val="0"/>
          <w:numId w:val="19"/>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5E">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235289</w:t>
        </w:r>
      </w:hyperlink>
      <w:r w:rsidDel="00000000" w:rsidR="00000000" w:rsidRPr="00000000">
        <w:rPr>
          <w:rtl w:val="0"/>
        </w:rPr>
      </w:r>
    </w:p>
    <w:p w:rsidR="00000000" w:rsidDel="00000000" w:rsidP="00000000" w:rsidRDefault="00000000" w:rsidRPr="00000000" w14:paraId="0000005F">
      <w:pPr>
        <w:spacing w:after="240" w:before="240" w:lineRule="auto"/>
        <w:rPr>
          <w:color w:val="1155cc"/>
          <w:u w:val="single"/>
        </w:rPr>
      </w:pPr>
      <w:hyperlink r:id="rId52">
        <w:r w:rsidDel="00000000" w:rsidR="00000000" w:rsidRPr="00000000">
          <w:rPr>
            <w:color w:val="1155cc"/>
            <w:u w:val="single"/>
            <w:rtl w:val="0"/>
          </w:rPr>
          <w:t xml:space="preserve">Browse All glass-lined Cryo-Lock Blades in Stock</w:t>
        </w:r>
      </w:hyperlink>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j40r963kk6l" w:id="14"/>
      <w:bookmarkEnd w:id="14"/>
      <w:r w:rsidDel="00000000" w:rsidR="00000000" w:rsidRPr="00000000">
        <w:rPr>
          <w:b w:val="1"/>
          <w:bCs w:val="1"/>
          <w:color w:val="000000"/>
          <w:sz w:val="26"/>
          <w:szCs w:val="26"/>
          <w:rtl w:val="0"/>
        </w:rPr>
        <w:t xml:space="preserve">Buy Used Glass Lined Pro-Rings for Sale</w:t>
      </w:r>
    </w:p>
    <w:p w:rsidR="00000000" w:rsidDel="00000000" w:rsidP="00000000" w:rsidRDefault="00000000" w:rsidRPr="00000000" w14:paraId="00000061">
      <w:pPr>
        <w:spacing w:after="240" w:before="240" w:lineRule="auto"/>
        <w:rPr/>
      </w:pPr>
      <w:r w:rsidDel="00000000" w:rsidR="00000000" w:rsidRPr="00000000">
        <w:rPr>
          <w:rtl w:val="0"/>
        </w:rPr>
        <w:t xml:space="preserve">IPP stocks glass-lined pro-ring (protection ring) parts from Pfaudler, DeDietrich, 3V Tech, and UGE. Pro-rings protect glass-lined reactor nozzles from chipping and damage at connection points. Hinge types include Pfaudler single hole and spring assist designs.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e3wuhrhssyfb" w:id="15"/>
      <w:bookmarkEnd w:id="15"/>
      <w:r w:rsidDel="00000000" w:rsidR="00000000" w:rsidRPr="00000000">
        <w:rPr>
          <w:b w:val="1"/>
          <w:bCs w:val="1"/>
          <w:color w:val="000000"/>
          <w:sz w:val="22"/>
          <w:szCs w:val="22"/>
          <w:rtl w:val="0"/>
        </w:rPr>
        <w:t xml:space="preserve">[Highest Spec] Pfaudler Protection Ring — 203 mm (8 in) (</w:t>
      </w:r>
      <w:hyperlink r:id="rId53">
        <w:r w:rsidDel="00000000" w:rsidR="00000000" w:rsidRPr="00000000">
          <w:rPr>
            <w:b w:val="1"/>
            <w:bCs w:val="1"/>
            <w:color w:val="1155cc"/>
            <w:sz w:val="22"/>
            <w:szCs w:val="22"/>
            <w:u w:val="single"/>
            <w:rtl w:val="0"/>
          </w:rPr>
          <w:t xml:space="preserve">IPP# 240289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Re-glassed Pfaudler protection ring, 203.2 mm (8 in) diameter. Round design with Pfaudler single hole hinge. Full fire polish.</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Diameter: 203.2 mm (8 in) diameter x Length: 203.2 mm (8 in) length × Width: 203.2 mm (8 in) width</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Hinge Type: Pfaudler Single Hole hinge</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Round design</w:t>
      </w:r>
    </w:p>
    <w:p w:rsidR="00000000" w:rsidDel="00000000" w:rsidP="00000000" w:rsidRDefault="00000000" w:rsidRPr="00000000" w14:paraId="00000067">
      <w:pPr>
        <w:numPr>
          <w:ilvl w:val="0"/>
          <w:numId w:val="1"/>
        </w:numPr>
        <w:spacing w:after="24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68">
      <w:pPr>
        <w:spacing w:after="240" w:before="240" w:lineRule="auto"/>
        <w:rPr>
          <w:color w:val="1155cc"/>
          <w:u w:val="single"/>
        </w:rPr>
      </w:pPr>
      <w:hyperlink r:id="rId54">
        <w:r w:rsidDel="00000000" w:rsidR="00000000" w:rsidRPr="00000000">
          <w:rPr>
            <w:color w:val="1155cc"/>
            <w:u w:val="single"/>
            <w:rtl w:val="0"/>
          </w:rPr>
          <w:t xml:space="preserve">Request Specs</w:t>
        </w:r>
      </w:hyperlink>
      <w:r w:rsidDel="00000000" w:rsidR="00000000" w:rsidRPr="00000000">
        <w:rPr>
          <w:rtl w:val="0"/>
        </w:rPr>
        <w:t xml:space="preserve"> |</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View IPP# 240289</w:t>
        </w:r>
      </w:hyperlink>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s3xdf9i5bpcu" w:id="16"/>
      <w:bookmarkEnd w:id="16"/>
      <w:r w:rsidDel="00000000" w:rsidR="00000000" w:rsidRPr="00000000">
        <w:rPr>
          <w:b w:val="1"/>
          <w:bCs w:val="1"/>
          <w:color w:val="000000"/>
          <w:sz w:val="22"/>
          <w:szCs w:val="22"/>
          <w:rtl w:val="0"/>
        </w:rPr>
        <w:t xml:space="preserve">[Largest Pro-Ring] Pfaudler Pro Ring — 457 mm (18 in) (</w:t>
      </w:r>
      <w:hyperlink r:id="rId57">
        <w:r w:rsidDel="00000000" w:rsidR="00000000" w:rsidRPr="00000000">
          <w:rPr>
            <w:b w:val="1"/>
            <w:bCs w:val="1"/>
            <w:color w:val="1155cc"/>
            <w:sz w:val="22"/>
            <w:szCs w:val="22"/>
            <w:u w:val="single"/>
            <w:rtl w:val="0"/>
          </w:rPr>
          <w:t xml:space="preserve">IPP# 245792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Re-glassed Pfaudler pro ring, 457.2 mm (18 in) diameter. Round design with spring assist hinge. Full fire polish, Very Clean glass.</w:t>
      </w:r>
    </w:p>
    <w:p w:rsidR="00000000" w:rsidDel="00000000" w:rsidP="00000000" w:rsidRDefault="00000000" w:rsidRPr="00000000" w14:paraId="0000006B">
      <w:pPr>
        <w:numPr>
          <w:ilvl w:val="0"/>
          <w:numId w:val="9"/>
        </w:numPr>
        <w:spacing w:after="0" w:afterAutospacing="0" w:before="240" w:lineRule="auto"/>
        <w:ind w:left="720" w:hanging="360"/>
      </w:pPr>
      <w:r w:rsidDel="00000000" w:rsidR="00000000" w:rsidRPr="00000000">
        <w:rPr>
          <w:rtl w:val="0"/>
        </w:rPr>
        <w:t xml:space="preserve">Diameter: 457.2 mm (18 in) diameter</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Hinge Type: Pro Ring Spring Assist hinge</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tl w:val="0"/>
        </w:rPr>
        <w:t xml:space="preserve">Round design</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6F">
      <w:pPr>
        <w:numPr>
          <w:ilvl w:val="0"/>
          <w:numId w:val="9"/>
        </w:numPr>
        <w:spacing w:after="240" w:before="0" w:beforeAutospacing="0" w:lineRule="auto"/>
        <w:ind w:left="720" w:hanging="360"/>
      </w:pPr>
      <w:r w:rsidDel="00000000" w:rsidR="00000000" w:rsidRPr="00000000">
        <w:rPr>
          <w:rtl w:val="0"/>
        </w:rPr>
        <w:t xml:space="preserve">Glass Condition: Very Clean (VC) glass condition</w:t>
      </w:r>
    </w:p>
    <w:p w:rsidR="00000000" w:rsidDel="00000000" w:rsidP="00000000" w:rsidRDefault="00000000" w:rsidRPr="00000000" w14:paraId="00000070">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245792</w:t>
        </w:r>
      </w:hyperlink>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wk1volu2l1nb" w:id="17"/>
      <w:bookmarkEnd w:id="17"/>
      <w:r w:rsidDel="00000000" w:rsidR="00000000" w:rsidRPr="00000000">
        <w:rPr>
          <w:b w:val="1"/>
          <w:bCs w:val="1"/>
          <w:color w:val="000000"/>
          <w:sz w:val="22"/>
          <w:szCs w:val="22"/>
          <w:rtl w:val="0"/>
        </w:rPr>
        <w:t xml:space="preserve">Pfaudler Pro Ring — 356 mm (14 in) (</w:t>
      </w:r>
      <w:hyperlink r:id="rId61">
        <w:r w:rsidDel="00000000" w:rsidR="00000000" w:rsidRPr="00000000">
          <w:rPr>
            <w:b w:val="1"/>
            <w:bCs w:val="1"/>
            <w:color w:val="1155cc"/>
            <w:sz w:val="22"/>
            <w:szCs w:val="22"/>
            <w:u w:val="single"/>
            <w:rtl w:val="0"/>
          </w:rPr>
          <w:t xml:space="preserve">IPP# 246976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Re-glassed Pfaudler pro ring, 355.6 mm (14 in) diameter. Spring assist hinge. Full fire polish, Very Clean glass condition.</w:t>
      </w:r>
    </w:p>
    <w:p w:rsidR="00000000" w:rsidDel="00000000" w:rsidP="00000000" w:rsidRDefault="00000000" w:rsidRPr="00000000" w14:paraId="00000073">
      <w:pPr>
        <w:numPr>
          <w:ilvl w:val="0"/>
          <w:numId w:val="36"/>
        </w:numPr>
        <w:spacing w:after="0" w:afterAutospacing="0" w:before="240" w:lineRule="auto"/>
        <w:ind w:left="720" w:hanging="360"/>
      </w:pPr>
      <w:r w:rsidDel="00000000" w:rsidR="00000000" w:rsidRPr="00000000">
        <w:rPr>
          <w:rtl w:val="0"/>
        </w:rPr>
        <w:t xml:space="preserve">Diameter: 355.6 mm (14 in) diameter x 457.2 mm (18 in) length</w:t>
      </w:r>
    </w:p>
    <w:p w:rsidR="00000000" w:rsidDel="00000000" w:rsidP="00000000" w:rsidRDefault="00000000" w:rsidRPr="00000000" w14:paraId="00000074">
      <w:pPr>
        <w:numPr>
          <w:ilvl w:val="0"/>
          <w:numId w:val="36"/>
        </w:numPr>
        <w:spacing w:after="0" w:afterAutospacing="0" w:before="0" w:beforeAutospacing="0" w:lineRule="auto"/>
        <w:ind w:left="720" w:hanging="360"/>
      </w:pPr>
      <w:r w:rsidDel="00000000" w:rsidR="00000000" w:rsidRPr="00000000">
        <w:rPr>
          <w:rtl w:val="0"/>
        </w:rPr>
        <w:t xml:space="preserve">Hinge Type: Pro Ring Spring Assist hinge</w:t>
      </w:r>
    </w:p>
    <w:p w:rsidR="00000000" w:rsidDel="00000000" w:rsidP="00000000" w:rsidRDefault="00000000" w:rsidRPr="00000000" w14:paraId="00000075">
      <w:pPr>
        <w:numPr>
          <w:ilvl w:val="0"/>
          <w:numId w:val="36"/>
        </w:numPr>
        <w:spacing w:after="0" w:afterAutospacing="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76">
      <w:pPr>
        <w:numPr>
          <w:ilvl w:val="0"/>
          <w:numId w:val="36"/>
        </w:numPr>
        <w:spacing w:after="240" w:before="0" w:beforeAutospacing="0" w:lineRule="auto"/>
        <w:ind w:left="720" w:hanging="360"/>
      </w:pPr>
      <w:r w:rsidDel="00000000" w:rsidR="00000000" w:rsidRPr="00000000">
        <w:rPr>
          <w:rtl w:val="0"/>
        </w:rPr>
        <w:t xml:space="preserve">Glass Condition: Very Clean (VC) glass condition</w:t>
      </w:r>
    </w:p>
    <w:p w:rsidR="00000000" w:rsidDel="00000000" w:rsidP="00000000" w:rsidRDefault="00000000" w:rsidRPr="00000000" w14:paraId="00000077">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246976</w:t>
        </w:r>
      </w:hyperlink>
      <w:r w:rsidDel="00000000" w:rsidR="00000000" w:rsidRPr="00000000">
        <w:rPr>
          <w:rtl w:val="0"/>
        </w:rPr>
      </w:r>
    </w:p>
    <w:p w:rsidR="00000000" w:rsidDel="00000000" w:rsidP="00000000" w:rsidRDefault="00000000" w:rsidRPr="00000000" w14:paraId="00000078">
      <w:pPr>
        <w:spacing w:after="240" w:before="240" w:lineRule="auto"/>
        <w:rPr>
          <w:color w:val="1155cc"/>
          <w:u w:val="single"/>
        </w:rPr>
      </w:pPr>
      <w:hyperlink r:id="rId65">
        <w:r w:rsidDel="00000000" w:rsidR="00000000" w:rsidRPr="00000000">
          <w:rPr>
            <w:color w:val="1155cc"/>
            <w:u w:val="single"/>
            <w:rtl w:val="0"/>
          </w:rPr>
          <w:t xml:space="preserve">Browse All glass-lined Pro-Rings in Stock</w:t>
        </w:r>
      </w:hyperlink>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2jvig34qre5m" w:id="18"/>
      <w:bookmarkEnd w:id="18"/>
      <w:r w:rsidDel="00000000" w:rsidR="00000000" w:rsidRPr="00000000">
        <w:rPr>
          <w:b w:val="1"/>
          <w:bCs w:val="1"/>
          <w:sz w:val="34"/>
          <w:szCs w:val="34"/>
          <w:rtl w:val="0"/>
        </w:rPr>
        <w:t xml:space="preserve">Buy Used Glass Lined Parts for Sale by Manufacturer</w:t>
      </w:r>
    </w:p>
    <w:p w:rsidR="00000000" w:rsidDel="00000000" w:rsidP="00000000" w:rsidRDefault="00000000" w:rsidRPr="00000000" w14:paraId="0000007B">
      <w:pPr>
        <w:spacing w:after="240" w:before="240" w:lineRule="auto"/>
        <w:rPr/>
      </w:pPr>
      <w:r w:rsidDel="00000000" w:rsidR="00000000" w:rsidRPr="00000000">
        <w:rPr>
          <w:rtl w:val="0"/>
        </w:rPr>
        <w:t xml:space="preserve">IPP stocks glass-lined parts from a wide range of manufacturers, with Pfaudler and DeDietrich representing the deepest positions in our inventory. Buying from the original equipment manufacturer helps ensure compatibility with existing reactor infrastructure and replacement parts.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stwnbowkp62f" w:id="19"/>
      <w:bookmarkEnd w:id="19"/>
      <w:r w:rsidDel="00000000" w:rsidR="00000000" w:rsidRPr="00000000">
        <w:rPr>
          <w:b w:val="1"/>
          <w:bCs w:val="1"/>
          <w:color w:val="000000"/>
          <w:sz w:val="26"/>
          <w:szCs w:val="26"/>
          <w:rtl w:val="0"/>
        </w:rPr>
        <w:t xml:space="preserve">Buy Used Pfaudler Glass Lined Parts for Sale</w:t>
      </w:r>
    </w:p>
    <w:p w:rsidR="00000000" w:rsidDel="00000000" w:rsidP="00000000" w:rsidRDefault="00000000" w:rsidRPr="00000000" w14:paraId="0000007D">
      <w:pPr>
        <w:spacing w:after="240" w:before="240" w:lineRule="auto"/>
        <w:rPr/>
      </w:pPr>
      <w:r w:rsidDel="00000000" w:rsidR="00000000" w:rsidRPr="00000000">
        <w:rPr>
          <w:rtl w:val="0"/>
        </w:rPr>
        <w:t xml:space="preserve">Pfaudler is the deepest single-manufacturer position in IPP's glass-lined parts inventory. Available part families include RCI retreat curve agitators, beavertail and fin baffles, cryo-lock blades, and pro-rings in re-glassed, used, and unused conditions.</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2ofpy8b2ypgf" w:id="20"/>
      <w:bookmarkEnd w:id="20"/>
      <w:r w:rsidDel="00000000" w:rsidR="00000000" w:rsidRPr="00000000">
        <w:rPr>
          <w:b w:val="1"/>
          <w:bCs w:val="1"/>
          <w:color w:val="000000"/>
          <w:sz w:val="22"/>
          <w:szCs w:val="22"/>
          <w:rtl w:val="0"/>
        </w:rPr>
        <w:t xml:space="preserve">[Pfaudler RCI] Pfaudler RCI Agitator — 4,000 Gal (</w:t>
      </w:r>
      <w:hyperlink r:id="rId66">
        <w:r w:rsidDel="00000000" w:rsidR="00000000" w:rsidRPr="00000000">
          <w:rPr>
            <w:b w:val="1"/>
            <w:bCs w:val="1"/>
            <w:color w:val="1155cc"/>
            <w:sz w:val="22"/>
            <w:szCs w:val="22"/>
            <w:u w:val="single"/>
            <w:rtl w:val="0"/>
          </w:rPr>
          <w:t xml:space="preserve">IPP# 92090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Re-glassed Pfaudler RCI glass-lined agitator. 3-blade retreat curve design for 15,150 L (4,000 gal) reactor vessels. Full fire polish with Very Clean glass condition.</w:t>
      </w:r>
    </w:p>
    <w:p w:rsidR="00000000" w:rsidDel="00000000" w:rsidP="00000000" w:rsidRDefault="00000000" w:rsidRPr="00000000" w14:paraId="00000080">
      <w:pPr>
        <w:numPr>
          <w:ilvl w:val="0"/>
          <w:numId w:val="29"/>
        </w:numPr>
        <w:spacing w:after="0" w:afterAutospacing="0" w:before="24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081">
      <w:pPr>
        <w:numPr>
          <w:ilvl w:val="0"/>
          <w:numId w:val="29"/>
        </w:numPr>
        <w:spacing w:after="0" w:afterAutospacing="0" w:before="0" w:beforeAutospacing="0" w:lineRule="auto"/>
        <w:ind w:left="720" w:hanging="360"/>
      </w:pPr>
      <w:r w:rsidDel="00000000" w:rsidR="00000000" w:rsidRPr="00000000">
        <w:rPr>
          <w:rtl w:val="0"/>
        </w:rPr>
        <w:t xml:space="preserve">Diameter: 127 mm (5 in) diameter × Length: 4,650 mm (183 in) long</w:t>
      </w:r>
    </w:p>
    <w:p w:rsidR="00000000" w:rsidDel="00000000" w:rsidP="00000000" w:rsidRDefault="00000000" w:rsidRPr="00000000" w14:paraId="00000082">
      <w:pPr>
        <w:numPr>
          <w:ilvl w:val="0"/>
          <w:numId w:val="29"/>
        </w:numPr>
        <w:spacing w:after="0" w:afterAutospacing="0" w:before="0" w:beforeAutospacing="0" w:lineRule="auto"/>
        <w:ind w:left="720" w:hanging="360"/>
      </w:pPr>
      <w:r w:rsidDel="00000000" w:rsidR="00000000" w:rsidRPr="00000000">
        <w:rPr>
          <w:rtl w:val="0"/>
        </w:rPr>
        <w:t xml:space="preserve">Span: 1,350 mm (54 in) span</w:t>
      </w:r>
    </w:p>
    <w:p w:rsidR="00000000" w:rsidDel="00000000" w:rsidP="00000000" w:rsidRDefault="00000000" w:rsidRPr="00000000" w14:paraId="00000083">
      <w:pPr>
        <w:numPr>
          <w:ilvl w:val="0"/>
          <w:numId w:val="29"/>
        </w:numPr>
        <w:spacing w:after="0" w:afterAutospacing="0" w:before="0" w:beforeAutospacing="0" w:lineRule="auto"/>
        <w:ind w:left="720" w:hanging="360"/>
      </w:pPr>
      <w:r w:rsidDel="00000000" w:rsidR="00000000" w:rsidRPr="00000000">
        <w:rPr>
          <w:rtl w:val="0"/>
        </w:rPr>
        <w:t xml:space="preserve">Glass Agitator Type: 3 Blade Retreat Curve, Rotation: Counter-Clockwise</w:t>
      </w:r>
    </w:p>
    <w:p w:rsidR="00000000" w:rsidDel="00000000" w:rsidP="00000000" w:rsidRDefault="00000000" w:rsidRPr="00000000" w14:paraId="00000084">
      <w:pPr>
        <w:numPr>
          <w:ilvl w:val="0"/>
          <w:numId w:val="29"/>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85">
      <w:pPr>
        <w:spacing w:after="240" w:before="240" w:lineRule="auto"/>
        <w:rPr>
          <w:color w:val="1155cc"/>
          <w:u w:val="single"/>
        </w:rPr>
      </w:pPr>
      <w:hyperlink r:id="rId67">
        <w:r w:rsidDel="00000000" w:rsidR="00000000" w:rsidRPr="00000000">
          <w:rPr>
            <w:color w:val="1155cc"/>
            <w:u w:val="single"/>
            <w:rtl w:val="0"/>
          </w:rPr>
          <w:t xml:space="preserve">Request Specs</w:t>
        </w:r>
      </w:hyperlink>
      <w:r w:rsidDel="00000000" w:rsidR="00000000" w:rsidRPr="00000000">
        <w:rPr>
          <w:rtl w:val="0"/>
        </w:rPr>
        <w:t xml:space="preserve">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View IPP# 92090</w:t>
        </w:r>
      </w:hyperlink>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b2358aj2v3de" w:id="21"/>
      <w:bookmarkEnd w:id="21"/>
      <w:r w:rsidDel="00000000" w:rsidR="00000000" w:rsidRPr="00000000">
        <w:rPr>
          <w:b w:val="1"/>
          <w:bCs w:val="1"/>
          <w:color w:val="000000"/>
          <w:sz w:val="22"/>
          <w:szCs w:val="22"/>
          <w:rtl w:val="0"/>
        </w:rPr>
        <w:t xml:space="preserve">Pfaudler RCI Agitator — 1,000 Gal (</w:t>
      </w:r>
      <w:hyperlink r:id="rId70">
        <w:r w:rsidDel="00000000" w:rsidR="00000000" w:rsidRPr="00000000">
          <w:rPr>
            <w:b w:val="1"/>
            <w:bCs w:val="1"/>
            <w:color w:val="1155cc"/>
            <w:sz w:val="22"/>
            <w:szCs w:val="22"/>
            <w:u w:val="single"/>
            <w:rtl w:val="0"/>
          </w:rPr>
          <w:t xml:space="preserve">IPP# 100648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Re-glassed Pfaudler RCI glass-lined agitator for 3,800 L (1,000 gal) reactor vessels. 3-blade retreat curve, DTW drive, with stainless steel 316 seal area plating.</w:t>
      </w:r>
    </w:p>
    <w:p w:rsidR="00000000" w:rsidDel="00000000" w:rsidP="00000000" w:rsidRDefault="00000000" w:rsidRPr="00000000" w14:paraId="00000088">
      <w:pPr>
        <w:numPr>
          <w:ilvl w:val="0"/>
          <w:numId w:val="4"/>
        </w:numPr>
        <w:spacing w:after="0" w:afterAutospacing="0" w:before="24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Diameter: 88.9 mm (3.5 in) diameter × Length: 2,600 mm (102 in) long</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Glass Agitator Drive Model: DTW drive, Agitator Details: 5DTW</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Seal Area Plating MOC: SS 316 seal area plating</w:t>
      </w:r>
    </w:p>
    <w:p w:rsidR="00000000" w:rsidDel="00000000" w:rsidP="00000000" w:rsidRDefault="00000000" w:rsidRPr="00000000" w14:paraId="0000008C">
      <w:pPr>
        <w:numPr>
          <w:ilvl w:val="0"/>
          <w:numId w:val="4"/>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8D">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100648</w:t>
        </w:r>
      </w:hyperlink>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zeaf8d4s6gzp" w:id="22"/>
      <w:bookmarkEnd w:id="22"/>
      <w:r w:rsidDel="00000000" w:rsidR="00000000" w:rsidRPr="00000000">
        <w:rPr>
          <w:b w:val="1"/>
          <w:bCs w:val="1"/>
          <w:color w:val="000000"/>
          <w:sz w:val="22"/>
          <w:szCs w:val="22"/>
          <w:rtl w:val="0"/>
        </w:rPr>
        <w:t xml:space="preserve">Pfaudler Cryo-Lock Agitator — 1,000 Gal (</w:t>
      </w:r>
      <w:hyperlink r:id="rId74">
        <w:r w:rsidDel="00000000" w:rsidR="00000000" w:rsidRPr="00000000">
          <w:rPr>
            <w:b w:val="1"/>
            <w:bCs w:val="1"/>
            <w:color w:val="1155cc"/>
            <w:sz w:val="22"/>
            <w:szCs w:val="22"/>
            <w:u w:val="single"/>
            <w:rtl w:val="0"/>
          </w:rPr>
          <w:t xml:space="preserve">IPP# 101094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Re-glassed Pfaudler cryo-lock glass-lined agitator for 3,800 L (1,000 gal) reactor vessels. TW drive with stainless steel seal area plating.</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Diameter: 88.9 mm (3.5 in) diameter × Length: 3,000 mm (118.6 in) long</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Span: 737 mm (29 in) span</w:t>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Glass Agitator Type: Cryo-Lock design</w:t>
      </w:r>
    </w:p>
    <w:p w:rsidR="00000000" w:rsidDel="00000000" w:rsidP="00000000" w:rsidRDefault="00000000" w:rsidRPr="00000000" w14:paraId="00000094">
      <w:pPr>
        <w:numPr>
          <w:ilvl w:val="0"/>
          <w:numId w:val="10"/>
        </w:numPr>
        <w:spacing w:after="240" w:before="0" w:beforeAutospacing="0" w:lineRule="auto"/>
        <w:ind w:left="720" w:hanging="360"/>
      </w:pPr>
      <w:r w:rsidDel="00000000" w:rsidR="00000000" w:rsidRPr="00000000">
        <w:rPr>
          <w:rtl w:val="0"/>
        </w:rPr>
        <w:t xml:space="preserve">Glass Agitator Drive Model: TW drive, Agitator Details: 5DTW drive end</w:t>
      </w:r>
    </w:p>
    <w:p w:rsidR="00000000" w:rsidDel="00000000" w:rsidP="00000000" w:rsidRDefault="00000000" w:rsidRPr="00000000" w14:paraId="00000095">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101094</w:t>
        </w:r>
      </w:hyperlink>
      <w:r w:rsidDel="00000000" w:rsidR="00000000" w:rsidRPr="00000000">
        <w:rPr>
          <w:rtl w:val="0"/>
        </w:rPr>
      </w:r>
    </w:p>
    <w:p w:rsidR="00000000" w:rsidDel="00000000" w:rsidP="00000000" w:rsidRDefault="00000000" w:rsidRPr="00000000" w14:paraId="00000096">
      <w:pPr>
        <w:spacing w:after="240" w:before="240" w:lineRule="auto"/>
        <w:rPr>
          <w:color w:val="1155cc"/>
          <w:u w:val="single"/>
        </w:rPr>
      </w:pPr>
      <w:hyperlink r:id="rId78">
        <w:r w:rsidDel="00000000" w:rsidR="00000000" w:rsidRPr="00000000">
          <w:rPr>
            <w:color w:val="1155cc"/>
            <w:u w:val="single"/>
            <w:rtl w:val="0"/>
          </w:rPr>
          <w:t xml:space="preserve">Browse All Pfaudler glass-lined Parts in Stock</w:t>
        </w:r>
      </w:hyperlink>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as8it6p9m9i9" w:id="23"/>
      <w:bookmarkEnd w:id="23"/>
      <w:r w:rsidDel="00000000" w:rsidR="00000000" w:rsidRPr="00000000">
        <w:rPr>
          <w:b w:val="1"/>
          <w:bCs w:val="1"/>
          <w:color w:val="000000"/>
          <w:sz w:val="26"/>
          <w:szCs w:val="26"/>
          <w:rtl w:val="0"/>
        </w:rPr>
        <w:t xml:space="preserve">Buy Used DeDietrich Glass Lined Parts for Sale</w:t>
      </w:r>
    </w:p>
    <w:p w:rsidR="00000000" w:rsidDel="00000000" w:rsidP="00000000" w:rsidRDefault="00000000" w:rsidRPr="00000000" w14:paraId="00000098">
      <w:pPr>
        <w:spacing w:after="240" w:before="240" w:lineRule="auto"/>
        <w:rPr/>
      </w:pPr>
      <w:r w:rsidDel="00000000" w:rsidR="00000000" w:rsidRPr="00000000">
        <w:rPr>
          <w:rtl w:val="0"/>
        </w:rPr>
        <w:t xml:space="preserve">DeDietrich is the second deepest OEM position in IPP's glass-lined parts inventory. Available parts include agitators, beavertail baffles, and pro-rings across re-glassed, used, unused, and new conditions.</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idgclbod51z" w:id="24"/>
      <w:bookmarkEnd w:id="24"/>
      <w:r w:rsidDel="00000000" w:rsidR="00000000" w:rsidRPr="00000000">
        <w:rPr>
          <w:b w:val="1"/>
          <w:bCs w:val="1"/>
          <w:color w:val="000000"/>
          <w:sz w:val="22"/>
          <w:szCs w:val="22"/>
          <w:rtl w:val="0"/>
        </w:rPr>
        <w:t xml:space="preserve">[DeDietrich Agitator] DeDietrich 62Q08 Agitator — 528 Gal (</w:t>
      </w:r>
      <w:hyperlink r:id="rId79">
        <w:r w:rsidDel="00000000" w:rsidR="00000000" w:rsidRPr="00000000">
          <w:rPr>
            <w:b w:val="1"/>
            <w:bCs w:val="1"/>
            <w:color w:val="1155cc"/>
            <w:sz w:val="22"/>
            <w:szCs w:val="22"/>
            <w:u w:val="single"/>
            <w:rtl w:val="0"/>
          </w:rPr>
          <w:t xml:space="preserve">IPP# 238341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Re-glassed DeDietrich 62Q08 glass-lined agitator. 3-blade retreat curve design for 2,000 L (528 gal) reactor vessels. Philadelphia drive model. Full fire polish, Very Clean glass.</w:t>
      </w:r>
    </w:p>
    <w:p w:rsidR="00000000" w:rsidDel="00000000" w:rsidP="00000000" w:rsidRDefault="00000000" w:rsidRPr="00000000" w14:paraId="0000009B">
      <w:pPr>
        <w:numPr>
          <w:ilvl w:val="0"/>
          <w:numId w:val="13"/>
        </w:numPr>
        <w:spacing w:after="0" w:afterAutospacing="0" w:before="240" w:lineRule="auto"/>
        <w:ind w:left="720" w:hanging="360"/>
      </w:pPr>
      <w:r w:rsidDel="00000000" w:rsidR="00000000" w:rsidRPr="00000000">
        <w:rPr>
          <w:rtl w:val="0"/>
        </w:rPr>
        <w:t xml:space="preserve">Vessel Size: Fits 2,000 L (528 gal) vessel</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tl w:val="0"/>
        </w:rPr>
        <w:t xml:space="preserve">Diameter: 76.2 mm (3 in) diameter × Length: 3,850 mm (152 in) long</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Span: 1,100 mm (44 in) span</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Glass Agitator Drive Model: Philadelphia drive model</w:t>
      </w:r>
    </w:p>
    <w:p w:rsidR="00000000" w:rsidDel="00000000" w:rsidP="00000000" w:rsidRDefault="00000000" w:rsidRPr="00000000" w14:paraId="0000009F">
      <w:pPr>
        <w:numPr>
          <w:ilvl w:val="0"/>
          <w:numId w:val="13"/>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A0">
      <w:pPr>
        <w:spacing w:after="240" w:before="240" w:lineRule="auto"/>
        <w:rPr>
          <w:color w:val="1155cc"/>
          <w:u w:val="single"/>
        </w:rPr>
      </w:pPr>
      <w:hyperlink r:id="rId80">
        <w:r w:rsidDel="00000000" w:rsidR="00000000" w:rsidRPr="00000000">
          <w:rPr>
            <w:color w:val="1155cc"/>
            <w:u w:val="single"/>
            <w:rtl w:val="0"/>
          </w:rPr>
          <w:t xml:space="preserve">Request Specs</w:t>
        </w:r>
      </w:hyperlink>
      <w:r w:rsidDel="00000000" w:rsidR="00000000" w:rsidRPr="00000000">
        <w:rPr>
          <w:rtl w:val="0"/>
        </w:rPr>
        <w:t xml:space="preserve"> |</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View IPP# 238341</w:t>
        </w:r>
      </w:hyperlink>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v0tg7arl7ckp" w:id="25"/>
      <w:bookmarkEnd w:id="25"/>
      <w:r w:rsidDel="00000000" w:rsidR="00000000" w:rsidRPr="00000000">
        <w:rPr>
          <w:b w:val="1"/>
          <w:bCs w:val="1"/>
          <w:color w:val="000000"/>
          <w:sz w:val="22"/>
          <w:szCs w:val="22"/>
          <w:rtl w:val="0"/>
        </w:rPr>
        <w:t xml:space="preserve">DeDietrich Beavertail Baffle — 4,000 Gal (</w:t>
      </w:r>
      <w:hyperlink r:id="rId83">
        <w:r w:rsidDel="00000000" w:rsidR="00000000" w:rsidRPr="00000000">
          <w:rPr>
            <w:b w:val="1"/>
            <w:bCs w:val="1"/>
            <w:color w:val="1155cc"/>
            <w:sz w:val="22"/>
            <w:szCs w:val="22"/>
            <w:u w:val="single"/>
            <w:rtl w:val="0"/>
          </w:rPr>
          <w:t xml:space="preserve">IPP# 216683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Re-glassed DeDietrich beavertail baffle for 15,150 L (4,000 gal) reactor vessels. Flange mount DN 6"-300# with removable tip. Full fire polish, Very Clean glass.</w:t>
      </w:r>
    </w:p>
    <w:p w:rsidR="00000000" w:rsidDel="00000000" w:rsidP="00000000" w:rsidRDefault="00000000" w:rsidRPr="00000000" w14:paraId="000000A3">
      <w:pPr>
        <w:numPr>
          <w:ilvl w:val="0"/>
          <w:numId w:val="21"/>
        </w:numPr>
        <w:spacing w:after="0" w:afterAutospacing="0" w:before="24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0A4">
      <w:pPr>
        <w:numPr>
          <w:ilvl w:val="0"/>
          <w:numId w:val="21"/>
        </w:numPr>
        <w:spacing w:after="0" w:afterAutospacing="0" w:before="0" w:beforeAutospacing="0" w:lineRule="auto"/>
        <w:ind w:left="720" w:hanging="360"/>
      </w:pPr>
      <w:r w:rsidDel="00000000" w:rsidR="00000000" w:rsidRPr="00000000">
        <w:rPr>
          <w:rtl w:val="0"/>
        </w:rPr>
        <w:t xml:space="preserve">Diameter: 85.7 mm (3.4 in) diameter × Length: 3,250 mm (127.5 in) long</w:t>
      </w:r>
    </w:p>
    <w:p w:rsidR="00000000" w:rsidDel="00000000" w:rsidP="00000000" w:rsidRDefault="00000000" w:rsidRPr="00000000" w14:paraId="000000A5">
      <w:pPr>
        <w:numPr>
          <w:ilvl w:val="0"/>
          <w:numId w:val="21"/>
        </w:numPr>
        <w:spacing w:after="0" w:afterAutospacing="0" w:before="0" w:beforeAutospacing="0" w:lineRule="auto"/>
        <w:ind w:left="720" w:hanging="360"/>
      </w:pPr>
      <w:r w:rsidDel="00000000" w:rsidR="00000000" w:rsidRPr="00000000">
        <w:rPr>
          <w:rtl w:val="0"/>
        </w:rPr>
        <w:t xml:space="preserve">Glass Baffle Type: Beavertail design, Tip Type: removable tip</w:t>
      </w:r>
    </w:p>
    <w:p w:rsidR="00000000" w:rsidDel="00000000" w:rsidP="00000000" w:rsidRDefault="00000000" w:rsidRPr="00000000" w14:paraId="000000A6">
      <w:pPr>
        <w:numPr>
          <w:ilvl w:val="0"/>
          <w:numId w:val="21"/>
        </w:numPr>
        <w:spacing w:after="0" w:afterAutospacing="0" w:before="0" w:beforeAutospacing="0" w:lineRule="auto"/>
        <w:ind w:left="720" w:hanging="360"/>
      </w:pPr>
      <w:r w:rsidDel="00000000" w:rsidR="00000000" w:rsidRPr="00000000">
        <w:rPr>
          <w:rtl w:val="0"/>
        </w:rPr>
        <w:t xml:space="preserve">Mounting Details: Flange mount DN 6"-300#</w:t>
      </w:r>
    </w:p>
    <w:p w:rsidR="00000000" w:rsidDel="00000000" w:rsidP="00000000" w:rsidRDefault="00000000" w:rsidRPr="00000000" w14:paraId="000000A7">
      <w:pPr>
        <w:numPr>
          <w:ilvl w:val="0"/>
          <w:numId w:val="21"/>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A8">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216683</w:t>
        </w:r>
      </w:hyperlink>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4w4fsvger0wk" w:id="26"/>
      <w:bookmarkEnd w:id="26"/>
      <w:r w:rsidDel="00000000" w:rsidR="00000000" w:rsidRPr="00000000">
        <w:rPr>
          <w:b w:val="1"/>
          <w:bCs w:val="1"/>
          <w:color w:val="000000"/>
          <w:sz w:val="22"/>
          <w:szCs w:val="22"/>
          <w:rtl w:val="0"/>
        </w:rPr>
        <w:t xml:space="preserve">DeDietrich Pro-Ring — 355 mm (14 in) (</w:t>
      </w:r>
      <w:hyperlink r:id="rId87">
        <w:r w:rsidDel="00000000" w:rsidR="00000000" w:rsidRPr="00000000">
          <w:rPr>
            <w:b w:val="1"/>
            <w:bCs w:val="1"/>
            <w:color w:val="1155cc"/>
            <w:sz w:val="22"/>
            <w:szCs w:val="22"/>
            <w:u w:val="single"/>
            <w:rtl w:val="0"/>
          </w:rPr>
          <w:t xml:space="preserve">IPP# 246979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New DeDietrich glass-lined pro-ring, 355.6 mm (14 in) diameter. DeDietrich hinge type. Full fire polish, Very Clean glass condition.</w:t>
      </w:r>
    </w:p>
    <w:p w:rsidR="00000000" w:rsidDel="00000000" w:rsidP="00000000" w:rsidRDefault="00000000" w:rsidRPr="00000000" w14:paraId="000000AB">
      <w:pPr>
        <w:numPr>
          <w:ilvl w:val="0"/>
          <w:numId w:val="16"/>
        </w:numPr>
        <w:spacing w:after="0" w:afterAutospacing="0" w:before="240" w:lineRule="auto"/>
        <w:ind w:left="720" w:hanging="360"/>
      </w:pPr>
      <w:r w:rsidDel="00000000" w:rsidR="00000000" w:rsidRPr="00000000">
        <w:rPr>
          <w:rtl w:val="0"/>
        </w:rPr>
        <w:t xml:space="preserve">Diameter: 355.6 mm (14 in) diameter</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Length: 457.2 mm (18 in) length</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Hinge Type: DeDietrich hinge type</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B0">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246979</w:t>
        </w:r>
      </w:hyperlink>
      <w:r w:rsidDel="00000000" w:rsidR="00000000" w:rsidRPr="00000000">
        <w:rPr>
          <w:rtl w:val="0"/>
        </w:rPr>
      </w:r>
    </w:p>
    <w:p w:rsidR="00000000" w:rsidDel="00000000" w:rsidP="00000000" w:rsidRDefault="00000000" w:rsidRPr="00000000" w14:paraId="000000B1">
      <w:pPr>
        <w:spacing w:after="240" w:before="240" w:lineRule="auto"/>
        <w:rPr>
          <w:color w:val="1155cc"/>
          <w:u w:val="single"/>
        </w:rPr>
      </w:pPr>
      <w:hyperlink r:id="rId91">
        <w:r w:rsidDel="00000000" w:rsidR="00000000" w:rsidRPr="00000000">
          <w:rPr>
            <w:color w:val="1155cc"/>
            <w:u w:val="single"/>
            <w:rtl w:val="0"/>
          </w:rPr>
          <w:t xml:space="preserve">Browse All DeDietrich glass-lined Parts in Stock</w:t>
        </w:r>
      </w:hyperlink>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bwq6g0oqvlrf" w:id="27"/>
      <w:bookmarkEnd w:id="27"/>
      <w:r w:rsidDel="00000000" w:rsidR="00000000" w:rsidRPr="00000000">
        <w:rPr>
          <w:b w:val="1"/>
          <w:bCs w:val="1"/>
          <w:color w:val="000000"/>
          <w:sz w:val="26"/>
          <w:szCs w:val="26"/>
          <w:rtl w:val="0"/>
        </w:rPr>
        <w:t xml:space="preserve">Buy Used Glass Lined Parts from Other Manufacturers</w:t>
      </w:r>
    </w:p>
    <w:p w:rsidR="00000000" w:rsidDel="00000000" w:rsidP="00000000" w:rsidRDefault="00000000" w:rsidRPr="00000000" w14:paraId="000000B3">
      <w:pPr>
        <w:spacing w:after="240" w:before="240" w:lineRule="auto"/>
        <w:rPr/>
      </w:pPr>
      <w:r w:rsidDel="00000000" w:rsidR="00000000" w:rsidRPr="00000000">
        <w:rPr>
          <w:rtl w:val="0"/>
        </w:rPr>
        <w:t xml:space="preserve">Beyond Pfaudler and DeDietrich, IPP stocks glass-lined parts from 3V Tech, UGE, Schwelm, EHW Thale, and UPE Romania. These parts span agitator, baffle, cryo-lock blade, and pro-ring categories.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jopv2fxa1anh" w:id="28"/>
      <w:bookmarkEnd w:id="28"/>
      <w:r w:rsidDel="00000000" w:rsidR="00000000" w:rsidRPr="00000000">
        <w:rPr>
          <w:b w:val="1"/>
          <w:bCs w:val="1"/>
          <w:color w:val="000000"/>
          <w:sz w:val="22"/>
          <w:szCs w:val="22"/>
          <w:rtl w:val="0"/>
        </w:rPr>
        <w:t xml:space="preserve">[3V Tech] 3V Tech Agitator — 5,000 Gal (</w:t>
      </w:r>
      <w:hyperlink r:id="rId92">
        <w:r w:rsidDel="00000000" w:rsidR="00000000" w:rsidRPr="00000000">
          <w:rPr>
            <w:b w:val="1"/>
            <w:bCs w:val="1"/>
            <w:color w:val="1155cc"/>
            <w:sz w:val="22"/>
            <w:szCs w:val="22"/>
            <w:u w:val="single"/>
            <w:rtl w:val="0"/>
          </w:rPr>
          <w:t xml:space="preserve">IPP# 238225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Unused 3V Tech glass-lined agitator for 18,950 L (5,000 gal) reactor vessels. Dual tier design with 127 mm (5 in) shaft diameter.</w:t>
      </w:r>
    </w:p>
    <w:p w:rsidR="00000000" w:rsidDel="00000000" w:rsidP="00000000" w:rsidRDefault="00000000" w:rsidRPr="00000000" w14:paraId="000000B6">
      <w:pPr>
        <w:numPr>
          <w:ilvl w:val="0"/>
          <w:numId w:val="11"/>
        </w:numPr>
        <w:spacing w:after="0" w:afterAutospacing="0" w:before="240" w:lineRule="auto"/>
        <w:ind w:left="720" w:hanging="360"/>
      </w:pPr>
      <w:r w:rsidDel="00000000" w:rsidR="00000000" w:rsidRPr="00000000">
        <w:rPr>
          <w:rtl w:val="0"/>
        </w:rPr>
        <w:t xml:space="preserve">Vessel Size: Fits 18,950 L (5,000 gal) vessel</w:t>
      </w:r>
    </w:p>
    <w:p w:rsidR="00000000" w:rsidDel="00000000" w:rsidP="00000000" w:rsidRDefault="00000000" w:rsidRPr="00000000" w14:paraId="000000B7">
      <w:pPr>
        <w:numPr>
          <w:ilvl w:val="0"/>
          <w:numId w:val="11"/>
        </w:numPr>
        <w:spacing w:after="0" w:afterAutospacing="0" w:before="0" w:beforeAutospacing="0" w:lineRule="auto"/>
        <w:ind w:left="720" w:hanging="360"/>
      </w:pPr>
      <w:r w:rsidDel="00000000" w:rsidR="00000000" w:rsidRPr="00000000">
        <w:rPr>
          <w:rtl w:val="0"/>
        </w:rPr>
        <w:t xml:space="preserve">Diameter: 127 mm (5 in) shaft diameter</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rtl w:val="0"/>
        </w:rPr>
        <w:t xml:space="preserve">Length: 4,850 mm (190 in) length</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tl w:val="0"/>
        </w:rPr>
        <w:t xml:space="preserve">Dual tier design</w:t>
      </w:r>
    </w:p>
    <w:p w:rsidR="00000000" w:rsidDel="00000000" w:rsidP="00000000" w:rsidRDefault="00000000" w:rsidRPr="00000000" w14:paraId="000000BA">
      <w:pPr>
        <w:numPr>
          <w:ilvl w:val="0"/>
          <w:numId w:val="11"/>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BB">
      <w:pPr>
        <w:spacing w:after="240" w:before="240" w:lineRule="auto"/>
        <w:rPr>
          <w:color w:val="1155cc"/>
          <w:u w:val="single"/>
        </w:rPr>
      </w:pPr>
      <w:hyperlink r:id="rId93">
        <w:r w:rsidDel="00000000" w:rsidR="00000000" w:rsidRPr="00000000">
          <w:rPr>
            <w:color w:val="1155cc"/>
            <w:u w:val="single"/>
            <w:rtl w:val="0"/>
          </w:rPr>
          <w:t xml:space="preserve">Request Specs</w:t>
        </w:r>
      </w:hyperlink>
      <w:r w:rsidDel="00000000" w:rsidR="00000000" w:rsidRPr="00000000">
        <w:rPr>
          <w:rtl w:val="0"/>
        </w:rPr>
        <w:t xml:space="preserve"> |</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View IPP# 238225</w:t>
        </w:r>
      </w:hyperlink>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we206mn0ggd8" w:id="29"/>
      <w:bookmarkEnd w:id="29"/>
      <w:r w:rsidDel="00000000" w:rsidR="00000000" w:rsidRPr="00000000">
        <w:rPr>
          <w:b w:val="1"/>
          <w:bCs w:val="1"/>
          <w:color w:val="000000"/>
          <w:sz w:val="22"/>
          <w:szCs w:val="22"/>
          <w:rtl w:val="0"/>
        </w:rPr>
        <w:t xml:space="preserve">3V Tech Press Lock CBT Agitator — 5,000 Gal (</w:t>
      </w:r>
      <w:hyperlink r:id="rId96">
        <w:r w:rsidDel="00000000" w:rsidR="00000000" w:rsidRPr="00000000">
          <w:rPr>
            <w:b w:val="1"/>
            <w:bCs w:val="1"/>
            <w:color w:val="1155cc"/>
            <w:sz w:val="22"/>
            <w:szCs w:val="22"/>
            <w:u w:val="single"/>
            <w:rtl w:val="0"/>
          </w:rPr>
          <w:t xml:space="preserve">IPP# 238281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Unused 3V Tech Press Lock CBT glass-lined agitator for 18,950 L (5,000 gal) reactor vessels. 1,100 mm (43 in) span. Full fire polish, Very Clean glass.</w:t>
      </w:r>
    </w:p>
    <w:p w:rsidR="00000000" w:rsidDel="00000000" w:rsidP="00000000" w:rsidRDefault="00000000" w:rsidRPr="00000000" w14:paraId="000000BE">
      <w:pPr>
        <w:numPr>
          <w:ilvl w:val="0"/>
          <w:numId w:val="7"/>
        </w:numPr>
        <w:spacing w:after="0" w:afterAutospacing="0" w:before="240" w:lineRule="auto"/>
        <w:ind w:left="720" w:hanging="360"/>
      </w:pPr>
      <w:r w:rsidDel="00000000" w:rsidR="00000000" w:rsidRPr="00000000">
        <w:rPr>
          <w:rtl w:val="0"/>
        </w:rPr>
        <w:t xml:space="preserve">Vessel Size: Fits 18,950 L (5,000 gal) vessel</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Diameter: 117.3 mm (4.6 in) diameter x Length: </w:t>
      </w:r>
      <w:r w:rsidDel="00000000" w:rsidR="00000000" w:rsidRPr="00000000">
        <w:rPr>
          <w:rtl w:val="0"/>
        </w:rPr>
        <w:t xml:space="preserve">4,850 mm (190 in) length</w:t>
      </w:r>
      <w:r w:rsidDel="00000000" w:rsidR="00000000" w:rsidRPr="00000000">
        <w:rPr>
          <w:rtl w:val="0"/>
        </w:rPr>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tl w:val="0"/>
        </w:rPr>
        <w:t xml:space="preserve">Span: 1,100 mm (43 in) span</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rtl w:val="0"/>
        </w:rPr>
        <w:t xml:space="preserve">Glass Agitator Type: CBT (curved blade turbine) design</w:t>
      </w:r>
    </w:p>
    <w:p w:rsidR="00000000" w:rsidDel="00000000" w:rsidP="00000000" w:rsidRDefault="00000000" w:rsidRPr="00000000" w14:paraId="000000C2">
      <w:pPr>
        <w:numPr>
          <w:ilvl w:val="0"/>
          <w:numId w:val="7"/>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C3">
      <w:pPr>
        <w:spacing w:after="240" w:before="240" w:lineRule="auto"/>
        <w:rPr>
          <w:color w:val="1155cc"/>
          <w:u w:val="single"/>
        </w:rPr>
      </w:pPr>
      <w:hyperlink r:id="rId97">
        <w:r w:rsidDel="00000000" w:rsidR="00000000" w:rsidRPr="00000000">
          <w:rPr>
            <w:color w:val="1155cc"/>
            <w:u w:val="single"/>
            <w:rtl w:val="0"/>
          </w:rPr>
          <w:t xml:space="preserve">Request Specs</w:t>
        </w:r>
      </w:hyperlink>
      <w:r w:rsidDel="00000000" w:rsidR="00000000" w:rsidRPr="00000000">
        <w:rPr>
          <w:rtl w:val="0"/>
        </w:rPr>
        <w:t xml:space="preserve"> |</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View IPP# 238281</w:t>
        </w:r>
      </w:hyperlink>
      <w:r w:rsidDel="00000000" w:rsidR="00000000" w:rsidRPr="00000000">
        <w:rPr>
          <w:rtl w:val="0"/>
        </w:rPr>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3l0gp8gpjnoe" w:id="30"/>
      <w:bookmarkEnd w:id="30"/>
      <w:r w:rsidDel="00000000" w:rsidR="00000000" w:rsidRPr="00000000">
        <w:rPr>
          <w:b w:val="1"/>
          <w:bCs w:val="1"/>
          <w:color w:val="000000"/>
          <w:sz w:val="22"/>
          <w:szCs w:val="22"/>
          <w:rtl w:val="0"/>
        </w:rPr>
        <w:t xml:space="preserve">3V Tech Cryo-Lock Agitator — 6,000 Gal (</w:t>
      </w:r>
      <w:hyperlink r:id="rId100">
        <w:r w:rsidDel="00000000" w:rsidR="00000000" w:rsidRPr="00000000">
          <w:rPr>
            <w:b w:val="1"/>
            <w:bCs w:val="1"/>
            <w:color w:val="1155cc"/>
            <w:sz w:val="22"/>
            <w:szCs w:val="22"/>
            <w:u w:val="single"/>
            <w:rtl w:val="0"/>
          </w:rPr>
          <w:t xml:space="preserve">IPP# 238245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Unused 3V Tech cryo-lock glass-lined agitator for 22,700 L (6,000 gal) reactor vessels. 127 mm (5 in) shaft diameter, 1,100 mm (43 in) span.</w:t>
      </w:r>
    </w:p>
    <w:p w:rsidR="00000000" w:rsidDel="00000000" w:rsidP="00000000" w:rsidRDefault="00000000" w:rsidRPr="00000000" w14:paraId="000000C6">
      <w:pPr>
        <w:numPr>
          <w:ilvl w:val="0"/>
          <w:numId w:val="3"/>
        </w:numPr>
        <w:spacing w:after="0" w:afterAutospacing="0" w:before="240" w:lineRule="auto"/>
        <w:ind w:left="720" w:hanging="360"/>
      </w:pPr>
      <w:r w:rsidDel="00000000" w:rsidR="00000000" w:rsidRPr="00000000">
        <w:rPr>
          <w:rtl w:val="0"/>
        </w:rPr>
        <w:t xml:space="preserve">Vessel Size: Fits 22,700 L (6,000 gal) vessel</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Diameter: 127 mm (5 in) shaft diameter</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Span: 1,100 mm (43 in) span</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Glass Agitator Type: Cryo-Lock design</w:t>
      </w:r>
    </w:p>
    <w:p w:rsidR="00000000" w:rsidDel="00000000" w:rsidP="00000000" w:rsidRDefault="00000000" w:rsidRPr="00000000" w14:paraId="000000CA">
      <w:pPr>
        <w:numPr>
          <w:ilvl w:val="0"/>
          <w:numId w:val="3"/>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CB">
      <w:pPr>
        <w:spacing w:after="240" w:before="240" w:lineRule="auto"/>
        <w:rPr>
          <w:color w:val="1155cc"/>
          <w:u w:val="single"/>
        </w:rPr>
      </w:pPr>
      <w:hyperlink r:id="rId101">
        <w:r w:rsidDel="00000000" w:rsidR="00000000" w:rsidRPr="00000000">
          <w:rPr>
            <w:color w:val="1155cc"/>
            <w:u w:val="single"/>
            <w:rtl w:val="0"/>
          </w:rPr>
          <w:t xml:space="preserve">Request Specs</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View IPP# 238245</w:t>
        </w:r>
      </w:hyperlink>
      <w:r w:rsidDel="00000000" w:rsidR="00000000" w:rsidRPr="00000000">
        <w:rPr>
          <w:rtl w:val="0"/>
        </w:rPr>
      </w:r>
    </w:p>
    <w:p w:rsidR="00000000" w:rsidDel="00000000" w:rsidP="00000000" w:rsidRDefault="00000000" w:rsidRPr="00000000" w14:paraId="000000CC">
      <w:pPr>
        <w:spacing w:after="240" w:before="240" w:lineRule="auto"/>
        <w:rPr>
          <w:color w:val="1155cc"/>
          <w:u w:val="single"/>
        </w:rPr>
      </w:pPr>
      <w:hyperlink r:id="rId104">
        <w:r w:rsidDel="00000000" w:rsidR="00000000" w:rsidRPr="00000000">
          <w:rPr>
            <w:color w:val="1155cc"/>
            <w:u w:val="single"/>
            <w:rtl w:val="0"/>
          </w:rPr>
          <w:t xml:space="preserve">Browse All glass-lined Parts from Other Manufacturers</w:t>
        </w:r>
      </w:hyperlink>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n04y7zpawsut" w:id="31"/>
      <w:bookmarkEnd w:id="31"/>
      <w:r w:rsidDel="00000000" w:rsidR="00000000" w:rsidRPr="00000000">
        <w:rPr>
          <w:b w:val="1"/>
          <w:bCs w:val="1"/>
          <w:sz w:val="34"/>
          <w:szCs w:val="34"/>
          <w:rtl w:val="0"/>
        </w:rPr>
        <w:t xml:space="preserve">Buy Used Glass Lined Parts for Sale by Condition</w:t>
      </w:r>
    </w:p>
    <w:p w:rsidR="00000000" w:rsidDel="00000000" w:rsidP="00000000" w:rsidRDefault="00000000" w:rsidRPr="00000000" w14:paraId="000000CF">
      <w:pPr>
        <w:spacing w:after="240" w:before="240" w:lineRule="auto"/>
        <w:rPr/>
      </w:pPr>
      <w:r w:rsidDel="00000000" w:rsidR="00000000" w:rsidRPr="00000000">
        <w:rPr>
          <w:rtl w:val="0"/>
        </w:rPr>
        <w:t xml:space="preserve">IPP stocks glass-lined parts in re-glassed, used, unused, needs reglass, and new condition grades. Choose the condition that matches your budget, timeline, and performance requirements.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sdntp27drmei" w:id="32"/>
      <w:bookmarkEnd w:id="32"/>
      <w:r w:rsidDel="00000000" w:rsidR="00000000" w:rsidRPr="00000000">
        <w:rPr>
          <w:b w:val="1"/>
          <w:bCs w:val="1"/>
          <w:color w:val="000000"/>
          <w:sz w:val="26"/>
          <w:szCs w:val="26"/>
          <w:rtl w:val="0"/>
        </w:rPr>
        <w:t xml:space="preserve">Buy Re-Glassed Glass Lined Parts for Sale</w:t>
      </w:r>
    </w:p>
    <w:p w:rsidR="00000000" w:rsidDel="00000000" w:rsidP="00000000" w:rsidRDefault="00000000" w:rsidRPr="00000000" w14:paraId="000000D1">
      <w:pPr>
        <w:spacing w:after="240" w:before="240" w:lineRule="auto"/>
        <w:rPr/>
      </w:pPr>
      <w:r w:rsidDel="00000000" w:rsidR="00000000" w:rsidRPr="00000000">
        <w:rPr>
          <w:rtl w:val="0"/>
        </w:rPr>
        <w:t xml:space="preserve">Re-glassed parts are the deepest condition position in IPP's glass-lined parts inventory. These parts have received a new glass lining, full fire polish, and are graded Very Clean (VC), delivering restored surface quality at a fraction of new OEM cost.</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msnzv7gb8px1" w:id="33"/>
      <w:bookmarkEnd w:id="33"/>
      <w:r w:rsidDel="00000000" w:rsidR="00000000" w:rsidRPr="00000000">
        <w:rPr>
          <w:b w:val="1"/>
          <w:bCs w:val="1"/>
          <w:color w:val="000000"/>
          <w:sz w:val="22"/>
          <w:szCs w:val="22"/>
          <w:rtl w:val="0"/>
        </w:rPr>
        <w:t xml:space="preserve">[Re-Glassed] Re-Glassed Pfaudler RCI Agitator — 1,000 Gal (</w:t>
      </w:r>
      <w:hyperlink r:id="rId105">
        <w:r w:rsidDel="00000000" w:rsidR="00000000" w:rsidRPr="00000000">
          <w:rPr>
            <w:b w:val="1"/>
            <w:bCs w:val="1"/>
            <w:color w:val="1155cc"/>
            <w:sz w:val="22"/>
            <w:szCs w:val="22"/>
            <w:u w:val="single"/>
            <w:rtl w:val="0"/>
          </w:rPr>
          <w:t xml:space="preserve">IPP# 100648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Re-glassed Pfaudler RCI glass-lined agitator for 3,800 L (1,000 gal) reactor vessels. 3-blade retreat curve, DTW drive. Full fire polish, Very Clean glass.</w:t>
      </w:r>
    </w:p>
    <w:p w:rsidR="00000000" w:rsidDel="00000000" w:rsidP="00000000" w:rsidRDefault="00000000" w:rsidRPr="00000000" w14:paraId="000000D4">
      <w:pPr>
        <w:numPr>
          <w:ilvl w:val="0"/>
          <w:numId w:val="24"/>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D5">
      <w:pPr>
        <w:numPr>
          <w:ilvl w:val="0"/>
          <w:numId w:val="24"/>
        </w:numPr>
        <w:spacing w:after="0" w:afterAutospacing="0" w:before="0" w:beforeAutospacing="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0D6">
      <w:pPr>
        <w:numPr>
          <w:ilvl w:val="0"/>
          <w:numId w:val="24"/>
        </w:numPr>
        <w:shd w:fill="ffffff" w:val="clear"/>
        <w:ind w:left="720" w:hanging="360"/>
        <w:rPr>
          <w:sz w:val="20"/>
          <w:szCs w:val="20"/>
        </w:rPr>
      </w:pPr>
      <w:r w:rsidDel="00000000" w:rsidR="00000000" w:rsidRPr="00000000">
        <w:rPr>
          <w:rtl w:val="0"/>
        </w:rPr>
        <w:t xml:space="preserve">Diameter: </w:t>
      </w:r>
      <w:r w:rsidDel="00000000" w:rsidR="00000000" w:rsidRPr="00000000">
        <w:rPr>
          <w:rtl w:val="0"/>
        </w:rPr>
        <w:t xml:space="preserve">88.9 mm (3.5 in) diameter x Length: 2,600 mm (102 in) length</w:t>
      </w:r>
      <w:r w:rsidDel="00000000" w:rsidR="00000000" w:rsidRPr="00000000">
        <w:rPr>
          <w:rtl w:val="0"/>
        </w:rPr>
      </w:r>
    </w:p>
    <w:p w:rsidR="00000000" w:rsidDel="00000000" w:rsidP="00000000" w:rsidRDefault="00000000" w:rsidRPr="00000000" w14:paraId="000000D7">
      <w:pPr>
        <w:numPr>
          <w:ilvl w:val="0"/>
          <w:numId w:val="24"/>
        </w:numPr>
        <w:shd w:fill="ffffff" w:val="clear"/>
        <w:spacing w:after="0" w:afterAutospacing="0"/>
        <w:ind w:left="720" w:hanging="360"/>
        <w:rPr>
          <w:sz w:val="20"/>
          <w:szCs w:val="20"/>
        </w:rPr>
      </w:pPr>
      <w:r w:rsidDel="00000000" w:rsidR="00000000" w:rsidRPr="00000000">
        <w:rPr>
          <w:rtl w:val="0"/>
        </w:rPr>
        <w:t xml:space="preserve">Span: </w:t>
      </w:r>
      <w:r w:rsidDel="00000000" w:rsidR="00000000" w:rsidRPr="00000000">
        <w:rPr>
          <w:rtl w:val="0"/>
        </w:rPr>
        <w:t xml:space="preserve">1,100 mm (44 in) span</w:t>
      </w:r>
      <w:r w:rsidDel="00000000" w:rsidR="00000000" w:rsidRPr="00000000">
        <w:rPr>
          <w:rtl w:val="0"/>
        </w:rPr>
      </w:r>
    </w:p>
    <w:p w:rsidR="00000000" w:rsidDel="00000000" w:rsidP="00000000" w:rsidRDefault="00000000" w:rsidRPr="00000000" w14:paraId="000000D8">
      <w:pPr>
        <w:numPr>
          <w:ilvl w:val="0"/>
          <w:numId w:val="24"/>
        </w:numPr>
        <w:spacing w:after="0" w:afterAutospacing="0" w:before="0" w:beforeAutospacing="0" w:lineRule="auto"/>
        <w:ind w:left="720" w:hanging="360"/>
      </w:pPr>
      <w:r w:rsidDel="00000000" w:rsidR="00000000" w:rsidRPr="00000000">
        <w:rPr>
          <w:rtl w:val="0"/>
        </w:rPr>
        <w:t xml:space="preserve">Glass Agitator Type: </w:t>
      </w:r>
      <w:r w:rsidDel="00000000" w:rsidR="00000000" w:rsidRPr="00000000">
        <w:rPr>
          <w:rtl w:val="0"/>
        </w:rPr>
        <w:t xml:space="preserve">3 Blade Retreat Curve, Rotation: Counterclockwise</w:t>
      </w:r>
    </w:p>
    <w:p w:rsidR="00000000" w:rsidDel="00000000" w:rsidP="00000000" w:rsidRDefault="00000000" w:rsidRPr="00000000" w14:paraId="000000D9">
      <w:pPr>
        <w:numPr>
          <w:ilvl w:val="0"/>
          <w:numId w:val="24"/>
        </w:numPr>
        <w:spacing w:after="0" w:afterAutospacing="0" w:before="0" w:beforeAutospacing="0" w:lineRule="auto"/>
        <w:ind w:left="720" w:hanging="360"/>
      </w:pPr>
      <w:r w:rsidDel="00000000" w:rsidR="00000000" w:rsidRPr="00000000">
        <w:rPr>
          <w:rtl w:val="0"/>
        </w:rPr>
        <w:t xml:space="preserve">Glass Agitator Drive Model: DTW drive, Agitator Details: 5DTW</w:t>
      </w:r>
    </w:p>
    <w:p w:rsidR="00000000" w:rsidDel="00000000" w:rsidP="00000000" w:rsidRDefault="00000000" w:rsidRPr="00000000" w14:paraId="000000DA">
      <w:pPr>
        <w:numPr>
          <w:ilvl w:val="0"/>
          <w:numId w:val="24"/>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DB">
      <w:pPr>
        <w:spacing w:after="240" w:before="240" w:lineRule="auto"/>
        <w:rPr>
          <w:color w:val="1155cc"/>
          <w:u w:val="single"/>
        </w:rPr>
      </w:pPr>
      <w:hyperlink r:id="rId106">
        <w:r w:rsidDel="00000000" w:rsidR="00000000" w:rsidRPr="00000000">
          <w:rPr>
            <w:color w:val="1155cc"/>
            <w:u w:val="single"/>
            <w:rtl w:val="0"/>
          </w:rPr>
          <w:t xml:space="preserve">Request Specs</w:t>
        </w:r>
      </w:hyperlink>
      <w:r w:rsidDel="00000000" w:rsidR="00000000" w:rsidRPr="00000000">
        <w:rPr>
          <w:rtl w:val="0"/>
        </w:rPr>
        <w:t xml:space="preserve"> |</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View IPP# 100648</w:t>
        </w:r>
      </w:hyperlink>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qifdaenfkm6p" w:id="34"/>
      <w:bookmarkEnd w:id="34"/>
      <w:r w:rsidDel="00000000" w:rsidR="00000000" w:rsidRPr="00000000">
        <w:rPr>
          <w:b w:val="1"/>
          <w:bCs w:val="1"/>
          <w:color w:val="000000"/>
          <w:sz w:val="22"/>
          <w:szCs w:val="22"/>
          <w:rtl w:val="0"/>
        </w:rPr>
        <w:t xml:space="preserve">Re-Glassed Pfaudler Fin Baffle — 2,000 Gal (</w:t>
      </w:r>
      <w:hyperlink r:id="rId109">
        <w:r w:rsidDel="00000000" w:rsidR="00000000" w:rsidRPr="00000000">
          <w:rPr>
            <w:b w:val="1"/>
            <w:bCs w:val="1"/>
            <w:color w:val="1155cc"/>
            <w:sz w:val="22"/>
            <w:szCs w:val="22"/>
            <w:u w:val="single"/>
            <w:rtl w:val="0"/>
          </w:rPr>
          <w:t xml:space="preserve">IPP# 240830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Re-glassed Pfaudler fin baffle for 7,550 L (2,000 gal) reactor vessels. Flange mount with integral tip. Full fire polish, Very Clean glass condition.</w:t>
      </w:r>
    </w:p>
    <w:p w:rsidR="00000000" w:rsidDel="00000000" w:rsidP="00000000" w:rsidRDefault="00000000" w:rsidRPr="00000000" w14:paraId="000000DE">
      <w:pPr>
        <w:numPr>
          <w:ilvl w:val="0"/>
          <w:numId w:val="14"/>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DF">
      <w:pPr>
        <w:numPr>
          <w:ilvl w:val="0"/>
          <w:numId w:val="14"/>
        </w:numPr>
        <w:spacing w:after="0" w:afterAutospacing="0" w:before="0" w:beforeAutospacing="0" w:lineRule="auto"/>
        <w:ind w:left="720" w:hanging="360"/>
      </w:pPr>
      <w:r w:rsidDel="00000000" w:rsidR="00000000" w:rsidRPr="00000000">
        <w:rPr>
          <w:rtl w:val="0"/>
        </w:rPr>
        <w:t xml:space="preserve">Vessel Size: Fits 7,550 L (2,000 gal) vessel</w:t>
      </w:r>
    </w:p>
    <w:p w:rsidR="00000000" w:rsidDel="00000000" w:rsidP="00000000" w:rsidRDefault="00000000" w:rsidRPr="00000000" w14:paraId="000000E0">
      <w:pPr>
        <w:numPr>
          <w:ilvl w:val="0"/>
          <w:numId w:val="14"/>
        </w:numPr>
        <w:spacing w:after="0" w:afterAutospacing="0" w:before="0" w:beforeAutospacing="0" w:lineRule="auto"/>
        <w:ind w:left="720" w:hanging="360"/>
      </w:pPr>
      <w:r w:rsidDel="00000000" w:rsidR="00000000" w:rsidRPr="00000000">
        <w:rPr>
          <w:rtl w:val="0"/>
        </w:rPr>
        <w:t xml:space="preserve">Diameter: 101.6 mm (4 in) diameter × Length: 2,900 mm (113.5 in) long</w:t>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rtl w:val="0"/>
        </w:rPr>
        <w:t xml:space="preserve">Glass Baffle Type: Fin Baffle, Tip Type: Integral tip</w:t>
      </w:r>
    </w:p>
    <w:p w:rsidR="00000000" w:rsidDel="00000000" w:rsidP="00000000" w:rsidRDefault="00000000" w:rsidRPr="00000000" w14:paraId="000000E2">
      <w:pPr>
        <w:numPr>
          <w:ilvl w:val="0"/>
          <w:numId w:val="14"/>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E3">
      <w:pPr>
        <w:spacing w:after="240" w:before="240" w:lineRule="auto"/>
        <w:rPr>
          <w:color w:val="1155cc"/>
          <w:u w:val="single"/>
        </w:rPr>
      </w:pPr>
      <w:hyperlink r:id="rId110">
        <w:r w:rsidDel="00000000" w:rsidR="00000000" w:rsidRPr="00000000">
          <w:rPr>
            <w:color w:val="1155cc"/>
            <w:u w:val="single"/>
            <w:rtl w:val="0"/>
          </w:rPr>
          <w:t xml:space="preserve">Request Specs</w:t>
        </w:r>
      </w:hyperlink>
      <w:r w:rsidDel="00000000" w:rsidR="00000000" w:rsidRPr="00000000">
        <w:rPr>
          <w:rtl w:val="0"/>
        </w:rPr>
        <w:t xml:space="preserve"> |</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View IPP# 240830</w:t>
        </w:r>
      </w:hyperlink>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nptucbwjy6dy" w:id="35"/>
      <w:bookmarkEnd w:id="35"/>
      <w:r w:rsidDel="00000000" w:rsidR="00000000" w:rsidRPr="00000000">
        <w:rPr>
          <w:b w:val="1"/>
          <w:bCs w:val="1"/>
          <w:color w:val="000000"/>
          <w:sz w:val="22"/>
          <w:szCs w:val="22"/>
          <w:rtl w:val="0"/>
        </w:rPr>
        <w:t xml:space="preserve">Re-Glassed Pfaudler Cryo-Lock Blades — 4,000 Gal (</w:t>
      </w:r>
      <w:hyperlink r:id="rId113">
        <w:r w:rsidDel="00000000" w:rsidR="00000000" w:rsidRPr="00000000">
          <w:rPr>
            <w:b w:val="1"/>
            <w:bCs w:val="1"/>
            <w:color w:val="1155cc"/>
            <w:sz w:val="22"/>
            <w:szCs w:val="22"/>
            <w:u w:val="single"/>
            <w:rtl w:val="0"/>
          </w:rPr>
          <w:t xml:space="preserve">IPP# 246406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Re-glassed Pfaudler Cryo-Lock blade set for 15,150 L (4,000 gal) reactor vessels. 4.5 hub size, counterclockwise rotation. Full fire polish, Very Clean glass.</w:t>
      </w:r>
    </w:p>
    <w:p w:rsidR="00000000" w:rsidDel="00000000" w:rsidP="00000000" w:rsidRDefault="00000000" w:rsidRPr="00000000" w14:paraId="000000E6">
      <w:pPr>
        <w:numPr>
          <w:ilvl w:val="0"/>
          <w:numId w:val="6"/>
        </w:numPr>
        <w:spacing w:after="0" w:afterAutospacing="0" w:before="24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E7">
      <w:pPr>
        <w:numPr>
          <w:ilvl w:val="0"/>
          <w:numId w:val="6"/>
        </w:numPr>
        <w:spacing w:after="0" w:afterAutospacing="0" w:before="0" w:beforeAutospacing="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rtl w:val="0"/>
        </w:rPr>
        <w:t xml:space="preserve">Hub size: 4.5</w:t>
      </w:r>
    </w:p>
    <w:p w:rsidR="00000000" w:rsidDel="00000000" w:rsidP="00000000" w:rsidRDefault="00000000" w:rsidRPr="00000000" w14:paraId="000000E9">
      <w:pPr>
        <w:numPr>
          <w:ilvl w:val="0"/>
          <w:numId w:val="6"/>
        </w:numPr>
        <w:spacing w:after="0" w:afterAutospacing="0" w:before="0" w:beforeAutospacing="0" w:lineRule="auto"/>
        <w:ind w:left="720" w:hanging="360"/>
        <w:rPr/>
      </w:pPr>
      <w:r w:rsidDel="00000000" w:rsidR="00000000" w:rsidRPr="00000000">
        <w:rPr>
          <w:rtl w:val="0"/>
        </w:rPr>
        <w:t xml:space="preserve">CBT Span: 1,100 mm (43 in) CBT span, PBT Span: </w:t>
      </w:r>
      <w:r w:rsidDel="00000000" w:rsidR="00000000" w:rsidRPr="00000000">
        <w:rPr>
          <w:rtl w:val="0"/>
        </w:rPr>
        <w:t xml:space="preserve">50.8 mm (2 in) PBT span</w:t>
      </w:r>
      <w:r w:rsidDel="00000000" w:rsidR="00000000" w:rsidRPr="00000000">
        <w:rPr>
          <w:rtl w:val="0"/>
        </w:rPr>
      </w:r>
    </w:p>
    <w:p w:rsidR="00000000" w:rsidDel="00000000" w:rsidP="00000000" w:rsidRDefault="00000000" w:rsidRPr="00000000" w14:paraId="000000EA">
      <w:pPr>
        <w:numPr>
          <w:ilvl w:val="0"/>
          <w:numId w:val="6"/>
        </w:numPr>
        <w:spacing w:after="240" w:before="0" w:beforeAutospacing="0" w:lineRule="auto"/>
        <w:ind w:left="720" w:hanging="360"/>
      </w:pPr>
      <w:r w:rsidDel="00000000" w:rsidR="00000000" w:rsidRPr="00000000">
        <w:rPr>
          <w:rtl w:val="0"/>
        </w:rPr>
        <w:t xml:space="preserve">Glass Fire Polish: Full Fire Polish (FF), Glass Condition: Very Clean (VC)</w:t>
      </w:r>
    </w:p>
    <w:p w:rsidR="00000000" w:rsidDel="00000000" w:rsidP="00000000" w:rsidRDefault="00000000" w:rsidRPr="00000000" w14:paraId="000000EB">
      <w:pPr>
        <w:spacing w:after="240" w:before="240" w:lineRule="auto"/>
        <w:rPr>
          <w:color w:val="1155cc"/>
          <w:u w:val="single"/>
        </w:rPr>
      </w:pPr>
      <w:hyperlink r:id="rId114">
        <w:r w:rsidDel="00000000" w:rsidR="00000000" w:rsidRPr="00000000">
          <w:rPr>
            <w:color w:val="1155cc"/>
            <w:u w:val="single"/>
            <w:rtl w:val="0"/>
          </w:rPr>
          <w:t xml:space="preserve">Request Specs</w:t>
        </w:r>
      </w:hyperlink>
      <w:r w:rsidDel="00000000" w:rsidR="00000000" w:rsidRPr="00000000">
        <w:rPr>
          <w:rtl w:val="0"/>
        </w:rPr>
        <w:t xml:space="preserve"> |</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View IPP# 246406</w:t>
        </w:r>
      </w:hyperlink>
      <w:r w:rsidDel="00000000" w:rsidR="00000000" w:rsidRPr="00000000">
        <w:rPr>
          <w:rtl w:val="0"/>
        </w:rPr>
      </w:r>
    </w:p>
    <w:p w:rsidR="00000000" w:rsidDel="00000000" w:rsidP="00000000" w:rsidRDefault="00000000" w:rsidRPr="00000000" w14:paraId="000000EC">
      <w:pPr>
        <w:spacing w:after="240" w:before="240" w:lineRule="auto"/>
        <w:rPr>
          <w:color w:val="1155cc"/>
          <w:u w:val="single"/>
        </w:rPr>
      </w:pPr>
      <w:hyperlink r:id="rId117">
        <w:r w:rsidDel="00000000" w:rsidR="00000000" w:rsidRPr="00000000">
          <w:rPr>
            <w:color w:val="1155cc"/>
            <w:u w:val="single"/>
            <w:rtl w:val="0"/>
          </w:rPr>
          <w:t xml:space="preserve">Browse All Re-Glassed glass-lined Parts in Stock</w:t>
        </w:r>
      </w:hyperlink>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6569g95i0lsr" w:id="36"/>
      <w:bookmarkEnd w:id="36"/>
      <w:r w:rsidDel="00000000" w:rsidR="00000000" w:rsidRPr="00000000">
        <w:rPr>
          <w:b w:val="1"/>
          <w:bCs w:val="1"/>
          <w:color w:val="000000"/>
          <w:sz w:val="26"/>
          <w:szCs w:val="26"/>
          <w:rtl w:val="0"/>
        </w:rPr>
        <w:t xml:space="preserve">Buy Used Glass Lined Parts for Sale</w:t>
      </w:r>
    </w:p>
    <w:p w:rsidR="00000000" w:rsidDel="00000000" w:rsidP="00000000" w:rsidRDefault="00000000" w:rsidRPr="00000000" w14:paraId="000000EE">
      <w:pPr>
        <w:spacing w:after="240" w:before="240" w:lineRule="auto"/>
        <w:rPr/>
      </w:pPr>
      <w:r w:rsidDel="00000000" w:rsidR="00000000" w:rsidRPr="00000000">
        <w:rPr>
          <w:rtl w:val="0"/>
        </w:rPr>
        <w:t xml:space="preserve">Good used glass-lined parts are offered as-is at the lowest price point while retaining original OEM specifications. These parts were previously installed in production service and are available for immediate use or can be sent to UGE for re-glassing.</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beado9b7eh85" w:id="37"/>
      <w:bookmarkEnd w:id="37"/>
      <w:r w:rsidDel="00000000" w:rsidR="00000000" w:rsidRPr="00000000">
        <w:rPr>
          <w:b w:val="1"/>
          <w:bCs w:val="1"/>
          <w:color w:val="000000"/>
          <w:sz w:val="22"/>
          <w:szCs w:val="22"/>
          <w:rtl w:val="0"/>
        </w:rPr>
        <w:t xml:space="preserve">Used Pfaudler P Series Agitator — 20 Gal (</w:t>
      </w:r>
      <w:hyperlink r:id="rId118">
        <w:r w:rsidDel="00000000" w:rsidR="00000000" w:rsidRPr="00000000">
          <w:rPr>
            <w:b w:val="1"/>
            <w:bCs w:val="1"/>
            <w:color w:val="1155cc"/>
            <w:sz w:val="22"/>
            <w:szCs w:val="22"/>
            <w:u w:val="single"/>
            <w:rtl w:val="0"/>
          </w:rPr>
          <w:t xml:space="preserve">IPP# 102437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0">
      <w:pPr>
        <w:spacing w:after="240" w:before="240" w:lineRule="auto"/>
        <w:rPr/>
      </w:pPr>
      <w:r w:rsidDel="00000000" w:rsidR="00000000" w:rsidRPr="00000000">
        <w:rPr>
          <w:rtl w:val="0"/>
        </w:rPr>
        <w:t xml:space="preserve">Used Pfaudler P series glass-lined agitator for 75.7 L (20 gal) reactor vessels. 3-blade retreat curve with 2.5TW/DTW drive end.</w:t>
      </w:r>
    </w:p>
    <w:p w:rsidR="00000000" w:rsidDel="00000000" w:rsidP="00000000" w:rsidRDefault="00000000" w:rsidRPr="00000000" w14:paraId="000000F1">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F2">
      <w:pPr>
        <w:numPr>
          <w:ilvl w:val="0"/>
          <w:numId w:val="15"/>
        </w:numPr>
        <w:spacing w:after="0" w:afterAutospacing="0" w:before="0" w:beforeAutospacing="0" w:lineRule="auto"/>
        <w:ind w:left="720" w:hanging="360"/>
      </w:pPr>
      <w:r w:rsidDel="00000000" w:rsidR="00000000" w:rsidRPr="00000000">
        <w:rPr>
          <w:rtl w:val="0"/>
        </w:rPr>
        <w:t xml:space="preserve">Vessel Size: Fits 75.7 L (20 gal) vessel</w:t>
      </w:r>
    </w:p>
    <w:p w:rsidR="00000000" w:rsidDel="00000000" w:rsidP="00000000" w:rsidRDefault="00000000" w:rsidRPr="00000000" w14:paraId="000000F3">
      <w:pPr>
        <w:numPr>
          <w:ilvl w:val="0"/>
          <w:numId w:val="15"/>
        </w:numPr>
        <w:spacing w:after="0" w:afterAutospacing="0" w:before="0" w:beforeAutospacing="0" w:lineRule="auto"/>
        <w:ind w:left="720" w:hanging="360"/>
      </w:pPr>
      <w:r w:rsidDel="00000000" w:rsidR="00000000" w:rsidRPr="00000000">
        <w:rPr>
          <w:rtl w:val="0"/>
        </w:rPr>
        <w:t xml:space="preserve">Diameter: 38.1 mm (1.5 in) diameter × Length: 857 mm (33.8 in) long</w:t>
      </w:r>
    </w:p>
    <w:p w:rsidR="00000000" w:rsidDel="00000000" w:rsidP="00000000" w:rsidRDefault="00000000" w:rsidRPr="00000000" w14:paraId="000000F4">
      <w:pPr>
        <w:numPr>
          <w:ilvl w:val="0"/>
          <w:numId w:val="15"/>
        </w:numPr>
        <w:spacing w:after="0" w:afterAutospacing="0" w:before="0" w:beforeAutospacing="0" w:lineRule="auto"/>
        <w:ind w:left="720" w:hanging="360"/>
      </w:pPr>
      <w:r w:rsidDel="00000000" w:rsidR="00000000" w:rsidRPr="00000000">
        <w:rPr>
          <w:rtl w:val="0"/>
        </w:rPr>
        <w:t xml:space="preserve">Span: 406.4 mm (16 in) span</w:t>
      </w:r>
    </w:p>
    <w:p w:rsidR="00000000" w:rsidDel="00000000" w:rsidP="00000000" w:rsidRDefault="00000000" w:rsidRPr="00000000" w14:paraId="000000F5">
      <w:pPr>
        <w:numPr>
          <w:ilvl w:val="0"/>
          <w:numId w:val="15"/>
        </w:numPr>
        <w:spacing w:after="24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0F6">
      <w:pPr>
        <w:spacing w:after="240" w:before="240" w:lineRule="auto"/>
        <w:rPr>
          <w:color w:val="1155cc"/>
          <w:u w:val="single"/>
        </w:rPr>
      </w:pPr>
      <w:hyperlink r:id="rId119">
        <w:r w:rsidDel="00000000" w:rsidR="00000000" w:rsidRPr="00000000">
          <w:rPr>
            <w:color w:val="1155cc"/>
            <w:u w:val="single"/>
            <w:rtl w:val="0"/>
          </w:rPr>
          <w:t xml:space="preserve">Request Specs</w:t>
        </w:r>
      </w:hyperlink>
      <w:r w:rsidDel="00000000" w:rsidR="00000000" w:rsidRPr="00000000">
        <w:rPr>
          <w:rtl w:val="0"/>
        </w:rPr>
        <w:t xml:space="preserve"> |</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View IPP# 102437</w:t>
        </w:r>
      </w:hyperlink>
      <w:r w:rsidDel="00000000" w:rsidR="00000000" w:rsidRPr="00000000">
        <w:rPr>
          <w:rtl w:val="0"/>
        </w:rPr>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n4xo0ak9utrx" w:id="38"/>
      <w:bookmarkEnd w:id="38"/>
      <w:r w:rsidDel="00000000" w:rsidR="00000000" w:rsidRPr="00000000">
        <w:rPr>
          <w:b w:val="1"/>
          <w:bCs w:val="1"/>
          <w:color w:val="000000"/>
          <w:sz w:val="22"/>
          <w:szCs w:val="22"/>
          <w:rtl w:val="0"/>
        </w:rPr>
        <w:t xml:space="preserve">Used Agitator — 300 Gal (</w:t>
      </w:r>
      <w:hyperlink r:id="rId122">
        <w:r w:rsidDel="00000000" w:rsidR="00000000" w:rsidRPr="00000000">
          <w:rPr>
            <w:b w:val="1"/>
            <w:bCs w:val="1"/>
            <w:color w:val="1155cc"/>
            <w:sz w:val="22"/>
            <w:szCs w:val="22"/>
            <w:u w:val="single"/>
            <w:rtl w:val="0"/>
          </w:rPr>
          <w:t xml:space="preserve">IPP# 101145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Used glass-lined agitator for 1,150 L (300 gal) reactor vessels. 88.9 mm (3.5 in) shaft diameter, 914 mm (36 in) span.</w:t>
      </w:r>
    </w:p>
    <w:p w:rsidR="00000000" w:rsidDel="00000000" w:rsidP="00000000" w:rsidRDefault="00000000" w:rsidRPr="00000000" w14:paraId="000000F9">
      <w:pPr>
        <w:numPr>
          <w:ilvl w:val="0"/>
          <w:numId w:val="1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FA">
      <w:pPr>
        <w:numPr>
          <w:ilvl w:val="0"/>
          <w:numId w:val="12"/>
        </w:numPr>
        <w:spacing w:after="0" w:afterAutospacing="0" w:before="0" w:beforeAutospacing="0" w:lineRule="auto"/>
        <w:ind w:left="720" w:hanging="360"/>
      </w:pPr>
      <w:r w:rsidDel="00000000" w:rsidR="00000000" w:rsidRPr="00000000">
        <w:rPr>
          <w:rtl w:val="0"/>
        </w:rPr>
        <w:t xml:space="preserve">Vessel Size: Fits 1,150 L (300 gal) vessel</w:t>
      </w:r>
    </w:p>
    <w:p w:rsidR="00000000" w:rsidDel="00000000" w:rsidP="00000000" w:rsidRDefault="00000000" w:rsidRPr="00000000" w14:paraId="000000FB">
      <w:pPr>
        <w:numPr>
          <w:ilvl w:val="0"/>
          <w:numId w:val="12"/>
        </w:numPr>
        <w:spacing w:after="0" w:afterAutospacing="0" w:before="0" w:beforeAutospacing="0" w:lineRule="auto"/>
        <w:ind w:left="720" w:hanging="360"/>
      </w:pPr>
      <w:r w:rsidDel="00000000" w:rsidR="00000000" w:rsidRPr="00000000">
        <w:rPr>
          <w:rtl w:val="0"/>
        </w:rPr>
        <w:t xml:space="preserve">Diameter: 88.9 mm (3.5 in) diameter × Length: 1,850 mm (72 in) long</w:t>
      </w:r>
    </w:p>
    <w:p w:rsidR="00000000" w:rsidDel="00000000" w:rsidP="00000000" w:rsidRDefault="00000000" w:rsidRPr="00000000" w14:paraId="000000FC">
      <w:pPr>
        <w:numPr>
          <w:ilvl w:val="0"/>
          <w:numId w:val="12"/>
        </w:numPr>
        <w:spacing w:after="0" w:afterAutospacing="0" w:before="0" w:beforeAutospacing="0" w:lineRule="auto"/>
        <w:ind w:left="720" w:hanging="360"/>
      </w:pPr>
      <w:r w:rsidDel="00000000" w:rsidR="00000000" w:rsidRPr="00000000">
        <w:rPr>
          <w:rtl w:val="0"/>
        </w:rPr>
        <w:t xml:space="preserve">Span: 914 mm (36 in) span</w:t>
      </w:r>
    </w:p>
    <w:p w:rsidR="00000000" w:rsidDel="00000000" w:rsidP="00000000" w:rsidRDefault="00000000" w:rsidRPr="00000000" w14:paraId="000000FD">
      <w:pPr>
        <w:numPr>
          <w:ilvl w:val="0"/>
          <w:numId w:val="12"/>
        </w:numPr>
        <w:spacing w:after="240" w:before="0" w:beforeAutospacing="0" w:lineRule="auto"/>
        <w:ind w:left="720" w:hanging="360"/>
      </w:pPr>
      <w:r w:rsidDel="00000000" w:rsidR="00000000" w:rsidRPr="00000000">
        <w:rPr>
          <w:rtl w:val="0"/>
        </w:rPr>
        <w:t xml:space="preserve">Material: Glasslined material</w:t>
      </w:r>
    </w:p>
    <w:p w:rsidR="00000000" w:rsidDel="00000000" w:rsidP="00000000" w:rsidRDefault="00000000" w:rsidRPr="00000000" w14:paraId="000000FE">
      <w:pPr>
        <w:spacing w:after="240" w:before="240" w:lineRule="auto"/>
        <w:rPr>
          <w:color w:val="1155cc"/>
          <w:u w:val="single"/>
        </w:rPr>
      </w:pPr>
      <w:hyperlink r:id="rId123">
        <w:r w:rsidDel="00000000" w:rsidR="00000000" w:rsidRPr="00000000">
          <w:rPr>
            <w:color w:val="1155cc"/>
            <w:u w:val="single"/>
            <w:rtl w:val="0"/>
          </w:rPr>
          <w:t xml:space="preserve">Request Specs</w:t>
        </w:r>
      </w:hyperlink>
      <w:r w:rsidDel="00000000" w:rsidR="00000000" w:rsidRPr="00000000">
        <w:rPr>
          <w:rtl w:val="0"/>
        </w:rPr>
        <w:t xml:space="preserve"> |</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View IPP# 101145</w:t>
        </w:r>
      </w:hyperlink>
      <w:r w:rsidDel="00000000" w:rsidR="00000000" w:rsidRPr="00000000">
        <w:rPr>
          <w:rtl w:val="0"/>
        </w:rPr>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n4aywybiznw5" w:id="39"/>
      <w:bookmarkEnd w:id="39"/>
      <w:r w:rsidDel="00000000" w:rsidR="00000000" w:rsidRPr="00000000">
        <w:rPr>
          <w:b w:val="1"/>
          <w:bCs w:val="1"/>
          <w:color w:val="000000"/>
          <w:sz w:val="22"/>
          <w:szCs w:val="22"/>
          <w:rtl w:val="0"/>
        </w:rPr>
        <w:t xml:space="preserve">Used Agitator — 740 Gal (</w:t>
      </w:r>
      <w:hyperlink r:id="rId126">
        <w:r w:rsidDel="00000000" w:rsidR="00000000" w:rsidRPr="00000000">
          <w:rPr>
            <w:b w:val="1"/>
            <w:bCs w:val="1"/>
            <w:color w:val="1155cc"/>
            <w:sz w:val="22"/>
            <w:szCs w:val="22"/>
            <w:u w:val="single"/>
            <w:rtl w:val="0"/>
          </w:rPr>
          <w:t xml:space="preserve">IPP# 104037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0">
      <w:pPr>
        <w:spacing w:after="240" w:before="240" w:lineRule="auto"/>
        <w:rPr/>
      </w:pPr>
      <w:r w:rsidDel="00000000" w:rsidR="00000000" w:rsidRPr="00000000">
        <w:rPr>
          <w:rtl w:val="0"/>
        </w:rPr>
        <w:t xml:space="preserve">Used glass-lined agitator for 2,800 L (740 gal) reactor vessels. 3-blade retreat curve with 139.7 mm (5.5 in) shaft diameter, 1,200 mm (47.2 in) span.</w:t>
      </w:r>
    </w:p>
    <w:p w:rsidR="00000000" w:rsidDel="00000000" w:rsidP="00000000" w:rsidRDefault="00000000" w:rsidRPr="00000000" w14:paraId="00000101">
      <w:pPr>
        <w:numPr>
          <w:ilvl w:val="0"/>
          <w:numId w:val="2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102">
      <w:pPr>
        <w:numPr>
          <w:ilvl w:val="0"/>
          <w:numId w:val="27"/>
        </w:numPr>
        <w:spacing w:after="0" w:afterAutospacing="0" w:before="0" w:beforeAutospacing="0" w:lineRule="auto"/>
        <w:ind w:left="720" w:hanging="360"/>
      </w:pPr>
      <w:r w:rsidDel="00000000" w:rsidR="00000000" w:rsidRPr="00000000">
        <w:rPr>
          <w:rtl w:val="0"/>
        </w:rPr>
        <w:t xml:space="preserve">Vessel Size: Fits 2,800 L (740 gal) vessel</w:t>
      </w:r>
    </w:p>
    <w:p w:rsidR="00000000" w:rsidDel="00000000" w:rsidP="00000000" w:rsidRDefault="00000000" w:rsidRPr="00000000" w14:paraId="00000103">
      <w:pPr>
        <w:numPr>
          <w:ilvl w:val="0"/>
          <w:numId w:val="27"/>
        </w:numPr>
        <w:spacing w:after="0" w:afterAutospacing="0" w:before="0" w:beforeAutospacing="0" w:lineRule="auto"/>
        <w:ind w:left="720" w:hanging="360"/>
      </w:pPr>
      <w:r w:rsidDel="00000000" w:rsidR="00000000" w:rsidRPr="00000000">
        <w:rPr>
          <w:rtl w:val="0"/>
        </w:rPr>
        <w:t xml:space="preserve">Diameter: 139.7 mm (5.5 in) diameter × Length: 2,700 mm (106 in) long</w:t>
      </w:r>
    </w:p>
    <w:p w:rsidR="00000000" w:rsidDel="00000000" w:rsidP="00000000" w:rsidRDefault="00000000" w:rsidRPr="00000000" w14:paraId="00000104">
      <w:pPr>
        <w:numPr>
          <w:ilvl w:val="0"/>
          <w:numId w:val="27"/>
        </w:numPr>
        <w:spacing w:after="0" w:afterAutospacing="0" w:before="0" w:beforeAutospacing="0" w:lineRule="auto"/>
        <w:ind w:left="720" w:hanging="360"/>
      </w:pPr>
      <w:r w:rsidDel="00000000" w:rsidR="00000000" w:rsidRPr="00000000">
        <w:rPr>
          <w:rtl w:val="0"/>
        </w:rPr>
        <w:t xml:space="preserve">Span: 1,200 mm (47.2 in) span</w:t>
      </w:r>
    </w:p>
    <w:p w:rsidR="00000000" w:rsidDel="00000000" w:rsidP="00000000" w:rsidRDefault="00000000" w:rsidRPr="00000000" w14:paraId="00000105">
      <w:pPr>
        <w:numPr>
          <w:ilvl w:val="0"/>
          <w:numId w:val="27"/>
        </w:numPr>
        <w:spacing w:after="24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06">
      <w:pPr>
        <w:spacing w:after="240" w:before="240" w:lineRule="auto"/>
        <w:rPr>
          <w:color w:val="1155cc"/>
          <w:u w:val="single"/>
        </w:rPr>
      </w:pPr>
      <w:hyperlink r:id="rId127">
        <w:r w:rsidDel="00000000" w:rsidR="00000000" w:rsidRPr="00000000">
          <w:rPr>
            <w:color w:val="1155cc"/>
            <w:u w:val="single"/>
            <w:rtl w:val="0"/>
          </w:rPr>
          <w:t xml:space="preserve">Request Specs</w:t>
        </w:r>
      </w:hyperlink>
      <w:r w:rsidDel="00000000" w:rsidR="00000000" w:rsidRPr="00000000">
        <w:rPr>
          <w:rtl w:val="0"/>
        </w:rPr>
        <w:t xml:space="preserve"> |</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View IPP# 104037</w:t>
        </w:r>
      </w:hyperlink>
      <w:r w:rsidDel="00000000" w:rsidR="00000000" w:rsidRPr="00000000">
        <w:rPr>
          <w:rtl w:val="0"/>
        </w:rPr>
      </w:r>
    </w:p>
    <w:p w:rsidR="00000000" w:rsidDel="00000000" w:rsidP="00000000" w:rsidRDefault="00000000" w:rsidRPr="00000000" w14:paraId="00000107">
      <w:pPr>
        <w:spacing w:after="240" w:before="240" w:lineRule="auto"/>
        <w:rPr>
          <w:color w:val="1155cc"/>
          <w:u w:val="single"/>
        </w:rPr>
      </w:pPr>
      <w:hyperlink r:id="rId130">
        <w:r w:rsidDel="00000000" w:rsidR="00000000" w:rsidRPr="00000000">
          <w:rPr>
            <w:color w:val="1155cc"/>
            <w:u w:val="single"/>
            <w:rtl w:val="0"/>
          </w:rPr>
          <w:t xml:space="preserve">Browse All Used glass-lined Parts in Stock</w:t>
        </w:r>
      </w:hyperlink>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o1z697h9hrex" w:id="40"/>
      <w:bookmarkEnd w:id="40"/>
      <w:r w:rsidDel="00000000" w:rsidR="00000000" w:rsidRPr="00000000">
        <w:rPr>
          <w:b w:val="1"/>
          <w:bCs w:val="1"/>
          <w:color w:val="000000"/>
          <w:sz w:val="26"/>
          <w:szCs w:val="26"/>
          <w:rtl w:val="0"/>
        </w:rPr>
        <w:t xml:space="preserve">Buy Unused Glass Lined Parts for Sale</w:t>
      </w:r>
    </w:p>
    <w:p w:rsidR="00000000" w:rsidDel="00000000" w:rsidP="00000000" w:rsidRDefault="00000000" w:rsidRPr="00000000" w14:paraId="00000109">
      <w:pPr>
        <w:spacing w:after="240" w:before="240" w:lineRule="auto"/>
        <w:rPr/>
      </w:pPr>
      <w:r w:rsidDel="00000000" w:rsidR="00000000" w:rsidRPr="00000000">
        <w:rPr>
          <w:rtl w:val="0"/>
        </w:rPr>
        <w:t xml:space="preserve">Unused glass-lined parts are factory-original components that have never been installed in production service. These parts offer new-equivalent performance at a meaningful discount versus ordering direct from the OEM.</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oi91yt6gm4kk" w:id="41"/>
      <w:bookmarkEnd w:id="41"/>
      <w:r w:rsidDel="00000000" w:rsidR="00000000" w:rsidRPr="00000000">
        <w:rPr>
          <w:b w:val="1"/>
          <w:bCs w:val="1"/>
          <w:color w:val="000000"/>
          <w:sz w:val="22"/>
          <w:szCs w:val="22"/>
          <w:rtl w:val="0"/>
        </w:rPr>
        <w:t xml:space="preserve">[Unused] Unused Pfaudler Agitator — 4,000 Gal (</w:t>
      </w:r>
      <w:hyperlink r:id="rId131">
        <w:r w:rsidDel="00000000" w:rsidR="00000000" w:rsidRPr="00000000">
          <w:rPr>
            <w:b w:val="1"/>
            <w:bCs w:val="1"/>
            <w:color w:val="1155cc"/>
            <w:sz w:val="22"/>
            <w:szCs w:val="22"/>
            <w:u w:val="single"/>
            <w:rtl w:val="0"/>
          </w:rPr>
          <w:t xml:space="preserve">IPP# 103435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0B">
      <w:pPr>
        <w:spacing w:after="240" w:before="240" w:lineRule="auto"/>
        <w:rPr/>
      </w:pPr>
      <w:r w:rsidDel="00000000" w:rsidR="00000000" w:rsidRPr="00000000">
        <w:rPr>
          <w:rtl w:val="0"/>
        </w:rPr>
        <w:t xml:space="preserve">Unused Pfaudler glass-lined agitator for 15,150 L (4,000 gal) reactor vessels. 3-blade retreat curve impeller with VS20 drive end.</w:t>
      </w:r>
    </w:p>
    <w:p w:rsidR="00000000" w:rsidDel="00000000" w:rsidP="00000000" w:rsidRDefault="00000000" w:rsidRPr="00000000" w14:paraId="0000010C">
      <w:pPr>
        <w:numPr>
          <w:ilvl w:val="0"/>
          <w:numId w:val="32"/>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10D">
      <w:pPr>
        <w:numPr>
          <w:ilvl w:val="0"/>
          <w:numId w:val="32"/>
        </w:numPr>
        <w:spacing w:after="0" w:afterAutospacing="0" w:before="0" w:beforeAutospacing="0" w:lineRule="auto"/>
        <w:ind w:left="720" w:hanging="360"/>
      </w:pPr>
      <w:r w:rsidDel="00000000" w:rsidR="00000000" w:rsidRPr="00000000">
        <w:rPr>
          <w:rtl w:val="0"/>
        </w:rPr>
        <w:t xml:space="preserve">Vessel Size: Fits 15,150 L (4,000 gal) vessel</w:t>
      </w:r>
    </w:p>
    <w:p w:rsidR="00000000" w:rsidDel="00000000" w:rsidP="00000000" w:rsidRDefault="00000000" w:rsidRPr="00000000" w14:paraId="0000010E">
      <w:pPr>
        <w:numPr>
          <w:ilvl w:val="0"/>
          <w:numId w:val="32"/>
        </w:numPr>
        <w:spacing w:after="0" w:afterAutospacing="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0F">
      <w:pPr>
        <w:numPr>
          <w:ilvl w:val="0"/>
          <w:numId w:val="32"/>
        </w:numPr>
        <w:spacing w:after="0" w:afterAutospacing="0" w:before="0" w:beforeAutospacing="0" w:lineRule="auto"/>
        <w:ind w:left="720" w:hanging="360"/>
      </w:pPr>
      <w:r w:rsidDel="00000000" w:rsidR="00000000" w:rsidRPr="00000000">
        <w:rPr>
          <w:rtl w:val="0"/>
        </w:rPr>
        <w:t xml:space="preserve">Agitator Details: VS20 drive end</w:t>
      </w:r>
    </w:p>
    <w:p w:rsidR="00000000" w:rsidDel="00000000" w:rsidP="00000000" w:rsidRDefault="00000000" w:rsidRPr="00000000" w14:paraId="00000110">
      <w:pPr>
        <w:numPr>
          <w:ilvl w:val="0"/>
          <w:numId w:val="32"/>
        </w:numPr>
        <w:spacing w:after="240" w:before="0" w:beforeAutospacing="0" w:lineRule="auto"/>
        <w:ind w:left="720" w:hanging="360"/>
      </w:pPr>
      <w:r w:rsidDel="00000000" w:rsidR="00000000" w:rsidRPr="00000000">
        <w:rPr>
          <w:rtl w:val="0"/>
        </w:rPr>
        <w:t xml:space="preserve">Manufacturer: Pfaudler OEM</w:t>
      </w:r>
    </w:p>
    <w:p w:rsidR="00000000" w:rsidDel="00000000" w:rsidP="00000000" w:rsidRDefault="00000000" w:rsidRPr="00000000" w14:paraId="00000111">
      <w:pPr>
        <w:spacing w:after="240" w:before="240" w:lineRule="auto"/>
        <w:rPr>
          <w:color w:val="1155cc"/>
          <w:u w:val="single"/>
        </w:rPr>
      </w:pPr>
      <w:hyperlink r:id="rId132">
        <w:r w:rsidDel="00000000" w:rsidR="00000000" w:rsidRPr="00000000">
          <w:rPr>
            <w:color w:val="1155cc"/>
            <w:u w:val="single"/>
            <w:rtl w:val="0"/>
          </w:rPr>
          <w:t xml:space="preserve">Request Specs</w:t>
        </w:r>
      </w:hyperlink>
      <w:r w:rsidDel="00000000" w:rsidR="00000000" w:rsidRPr="00000000">
        <w:rPr>
          <w:rtl w:val="0"/>
        </w:rPr>
        <w:t xml:space="preserve"> |</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View IPP# 103435</w:t>
        </w:r>
      </w:hyperlink>
      <w:r w:rsidDel="00000000" w:rsidR="00000000" w:rsidRPr="00000000">
        <w:rPr>
          <w:rtl w:val="0"/>
        </w:rPr>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dn8wdbiphs8u" w:id="42"/>
      <w:bookmarkEnd w:id="42"/>
      <w:r w:rsidDel="00000000" w:rsidR="00000000" w:rsidRPr="00000000">
        <w:rPr>
          <w:b w:val="1"/>
          <w:bCs w:val="1"/>
          <w:color w:val="000000"/>
          <w:sz w:val="22"/>
          <w:szCs w:val="22"/>
          <w:rtl w:val="0"/>
        </w:rPr>
        <w:t xml:space="preserve">Unused Pfaudler Agitator — 2,000 Gal (</w:t>
      </w:r>
      <w:hyperlink r:id="rId135">
        <w:r w:rsidDel="00000000" w:rsidR="00000000" w:rsidRPr="00000000">
          <w:rPr>
            <w:b w:val="1"/>
            <w:bCs w:val="1"/>
            <w:color w:val="1155cc"/>
            <w:sz w:val="22"/>
            <w:szCs w:val="22"/>
            <w:u w:val="single"/>
            <w:rtl w:val="0"/>
          </w:rPr>
          <w:t xml:space="preserve">IPP# 103438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Unused Pfaudler glass-lined agitator for 7,550 L (2,000 gal) reactor vessels. 3-blade retreat curve impeller with VS20 drive end.</w:t>
      </w:r>
    </w:p>
    <w:p w:rsidR="00000000" w:rsidDel="00000000" w:rsidP="00000000" w:rsidRDefault="00000000" w:rsidRPr="00000000" w14:paraId="00000114">
      <w:pPr>
        <w:numPr>
          <w:ilvl w:val="0"/>
          <w:numId w:val="2"/>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115">
      <w:pPr>
        <w:numPr>
          <w:ilvl w:val="0"/>
          <w:numId w:val="2"/>
        </w:numPr>
        <w:spacing w:after="0" w:afterAutospacing="0" w:before="0" w:beforeAutospacing="0" w:lineRule="auto"/>
        <w:ind w:left="720" w:hanging="360"/>
      </w:pPr>
      <w:r w:rsidDel="00000000" w:rsidR="00000000" w:rsidRPr="00000000">
        <w:rPr>
          <w:rtl w:val="0"/>
        </w:rPr>
        <w:t xml:space="preserve">Vessel Size: Fits 7,550 L (2,000 gal) vessel</w:t>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Agitator Details: VS20 drive end</w:t>
      </w:r>
    </w:p>
    <w:p w:rsidR="00000000" w:rsidDel="00000000" w:rsidP="00000000" w:rsidRDefault="00000000" w:rsidRPr="00000000" w14:paraId="00000118">
      <w:pPr>
        <w:numPr>
          <w:ilvl w:val="0"/>
          <w:numId w:val="2"/>
        </w:numPr>
        <w:spacing w:after="240" w:before="0" w:beforeAutospacing="0" w:lineRule="auto"/>
        <w:ind w:left="720" w:hanging="360"/>
      </w:pPr>
      <w:r w:rsidDel="00000000" w:rsidR="00000000" w:rsidRPr="00000000">
        <w:rPr>
          <w:rtl w:val="0"/>
        </w:rPr>
        <w:t xml:space="preserve">Manufacturer: Pfaudler OEM</w:t>
      </w:r>
    </w:p>
    <w:p w:rsidR="00000000" w:rsidDel="00000000" w:rsidP="00000000" w:rsidRDefault="00000000" w:rsidRPr="00000000" w14:paraId="00000119">
      <w:pPr>
        <w:spacing w:after="240" w:before="240" w:lineRule="auto"/>
        <w:rPr>
          <w:color w:val="1155cc"/>
          <w:u w:val="single"/>
        </w:rPr>
      </w:pPr>
      <w:hyperlink r:id="rId136">
        <w:r w:rsidDel="00000000" w:rsidR="00000000" w:rsidRPr="00000000">
          <w:rPr>
            <w:color w:val="1155cc"/>
            <w:u w:val="single"/>
            <w:rtl w:val="0"/>
          </w:rPr>
          <w:t xml:space="preserve">Request Specs</w:t>
        </w:r>
      </w:hyperlink>
      <w:r w:rsidDel="00000000" w:rsidR="00000000" w:rsidRPr="00000000">
        <w:rPr>
          <w:rtl w:val="0"/>
        </w:rPr>
        <w:t xml:space="preserve"> |</w:t>
      </w:r>
      <w:hyperlink r:id="rId137">
        <w:r w:rsidDel="00000000" w:rsidR="00000000" w:rsidRPr="00000000">
          <w:rPr>
            <w:rtl w:val="0"/>
          </w:rPr>
          <w:t xml:space="preserve"> </w:t>
        </w:r>
      </w:hyperlink>
      <w:hyperlink r:id="rId138">
        <w:r w:rsidDel="00000000" w:rsidR="00000000" w:rsidRPr="00000000">
          <w:rPr>
            <w:color w:val="1155cc"/>
            <w:u w:val="single"/>
            <w:rtl w:val="0"/>
          </w:rPr>
          <w:t xml:space="preserve">View IPP# 103438</w:t>
        </w:r>
      </w:hyperlink>
      <w:r w:rsidDel="00000000" w:rsidR="00000000" w:rsidRPr="00000000">
        <w:rPr>
          <w:rtl w:val="0"/>
        </w:rPr>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lrt4scyrwzy5" w:id="43"/>
      <w:bookmarkEnd w:id="43"/>
      <w:r w:rsidDel="00000000" w:rsidR="00000000" w:rsidRPr="00000000">
        <w:rPr>
          <w:b w:val="1"/>
          <w:bCs w:val="1"/>
          <w:color w:val="000000"/>
          <w:sz w:val="22"/>
          <w:szCs w:val="22"/>
          <w:rtl w:val="0"/>
        </w:rPr>
        <w:t xml:space="preserve">Unused DeDietrich Glass-Loc Agitator — 2,000 Gal (</w:t>
      </w:r>
      <w:hyperlink r:id="rId139">
        <w:r w:rsidDel="00000000" w:rsidR="00000000" w:rsidRPr="00000000">
          <w:rPr>
            <w:b w:val="1"/>
            <w:bCs w:val="1"/>
            <w:color w:val="1155cc"/>
            <w:sz w:val="22"/>
            <w:szCs w:val="22"/>
            <w:u w:val="single"/>
            <w:rtl w:val="0"/>
          </w:rPr>
          <w:t xml:space="preserve">IPP# 206874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1B">
      <w:pPr>
        <w:spacing w:after="240" w:before="240" w:lineRule="auto"/>
        <w:rPr/>
      </w:pPr>
      <w:r w:rsidDel="00000000" w:rsidR="00000000" w:rsidRPr="00000000">
        <w:rPr>
          <w:rtl w:val="0"/>
        </w:rPr>
        <w:t xml:space="preserve">Unused DeDietrich glass-lined agitator with Glass-Loc design for 7,550 L (2,000 gal) reactor vessels. 88.9 mm (3.5 in) shaft diameter.</w:t>
      </w:r>
    </w:p>
    <w:p w:rsidR="00000000" w:rsidDel="00000000" w:rsidP="00000000" w:rsidRDefault="00000000" w:rsidRPr="00000000" w14:paraId="0000011C">
      <w:pPr>
        <w:numPr>
          <w:ilvl w:val="0"/>
          <w:numId w:val="26"/>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11D">
      <w:pPr>
        <w:numPr>
          <w:ilvl w:val="0"/>
          <w:numId w:val="26"/>
        </w:numPr>
        <w:spacing w:after="0" w:afterAutospacing="0" w:before="0" w:beforeAutospacing="0" w:lineRule="auto"/>
        <w:ind w:left="720" w:hanging="360"/>
      </w:pPr>
      <w:r w:rsidDel="00000000" w:rsidR="00000000" w:rsidRPr="00000000">
        <w:rPr>
          <w:rtl w:val="0"/>
        </w:rPr>
        <w:t xml:space="preserve">Vessel Size: Fits 7,550 L (2,000 gal) vessel</w:t>
      </w:r>
    </w:p>
    <w:p w:rsidR="00000000" w:rsidDel="00000000" w:rsidP="00000000" w:rsidRDefault="00000000" w:rsidRPr="00000000" w14:paraId="0000011E">
      <w:pPr>
        <w:numPr>
          <w:ilvl w:val="0"/>
          <w:numId w:val="26"/>
        </w:numPr>
        <w:spacing w:after="0" w:afterAutospacing="0" w:before="0" w:beforeAutospacing="0" w:lineRule="auto"/>
        <w:ind w:left="720" w:hanging="360"/>
      </w:pPr>
      <w:r w:rsidDel="00000000" w:rsidR="00000000" w:rsidRPr="00000000">
        <w:rPr>
          <w:rtl w:val="0"/>
        </w:rPr>
        <w:t xml:space="preserve">Diameter: 88.9 mm (3.5 in) diameter × 3,350 mm (132 in) long</w:t>
      </w:r>
    </w:p>
    <w:p w:rsidR="00000000" w:rsidDel="00000000" w:rsidP="00000000" w:rsidRDefault="00000000" w:rsidRPr="00000000" w14:paraId="0000011F">
      <w:pPr>
        <w:numPr>
          <w:ilvl w:val="0"/>
          <w:numId w:val="26"/>
        </w:numPr>
        <w:spacing w:after="0" w:afterAutospacing="0" w:before="0" w:beforeAutospacing="0" w:lineRule="auto"/>
        <w:ind w:left="720" w:hanging="360"/>
      </w:pPr>
      <w:r w:rsidDel="00000000" w:rsidR="00000000" w:rsidRPr="00000000">
        <w:rPr>
          <w:rtl w:val="0"/>
        </w:rPr>
        <w:t xml:space="preserve">Glass Agitator Type: Glass-Loc design</w:t>
      </w:r>
    </w:p>
    <w:p w:rsidR="00000000" w:rsidDel="00000000" w:rsidP="00000000" w:rsidRDefault="00000000" w:rsidRPr="00000000" w14:paraId="00000120">
      <w:pPr>
        <w:numPr>
          <w:ilvl w:val="0"/>
          <w:numId w:val="26"/>
        </w:numPr>
        <w:spacing w:after="240" w:before="0" w:beforeAutospacing="0" w:lineRule="auto"/>
        <w:ind w:left="720" w:hanging="360"/>
      </w:pPr>
      <w:r w:rsidDel="00000000" w:rsidR="00000000" w:rsidRPr="00000000">
        <w:rPr>
          <w:rtl w:val="0"/>
        </w:rPr>
        <w:t xml:space="preserve">Manufacturer: DeDietrich OEM</w:t>
      </w:r>
    </w:p>
    <w:p w:rsidR="00000000" w:rsidDel="00000000" w:rsidP="00000000" w:rsidRDefault="00000000" w:rsidRPr="00000000" w14:paraId="00000121">
      <w:pPr>
        <w:spacing w:after="240" w:before="240" w:lineRule="auto"/>
        <w:rPr>
          <w:color w:val="1155cc"/>
          <w:u w:val="single"/>
        </w:rPr>
      </w:pPr>
      <w:hyperlink r:id="rId140">
        <w:r w:rsidDel="00000000" w:rsidR="00000000" w:rsidRPr="00000000">
          <w:rPr>
            <w:color w:val="1155cc"/>
            <w:u w:val="single"/>
            <w:rtl w:val="0"/>
          </w:rPr>
          <w:t xml:space="preserve">Request Specs</w:t>
        </w:r>
      </w:hyperlink>
      <w:r w:rsidDel="00000000" w:rsidR="00000000" w:rsidRPr="00000000">
        <w:rPr>
          <w:rtl w:val="0"/>
        </w:rPr>
        <w:t xml:space="preserve"> |</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View IPP# 206874</w:t>
        </w:r>
      </w:hyperlink>
      <w:r w:rsidDel="00000000" w:rsidR="00000000" w:rsidRPr="00000000">
        <w:rPr>
          <w:rtl w:val="0"/>
        </w:rPr>
      </w:r>
    </w:p>
    <w:p w:rsidR="00000000" w:rsidDel="00000000" w:rsidP="00000000" w:rsidRDefault="00000000" w:rsidRPr="00000000" w14:paraId="00000122">
      <w:pPr>
        <w:spacing w:after="240" w:before="240" w:lineRule="auto"/>
        <w:rPr>
          <w:color w:val="1155cc"/>
          <w:u w:val="single"/>
        </w:rPr>
      </w:pPr>
      <w:hyperlink r:id="rId143">
        <w:r w:rsidDel="00000000" w:rsidR="00000000" w:rsidRPr="00000000">
          <w:rPr>
            <w:color w:val="1155cc"/>
            <w:u w:val="single"/>
            <w:rtl w:val="0"/>
          </w:rPr>
          <w:t xml:space="preserve">Browse All Unused glass-lined Parts in Stock</w:t>
        </w:r>
      </w:hyperlink>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mkvuc2liae81" w:id="44"/>
      <w:bookmarkEnd w:id="44"/>
      <w:r w:rsidDel="00000000" w:rsidR="00000000" w:rsidRPr="00000000">
        <w:rPr>
          <w:b w:val="1"/>
          <w:bCs w:val="1"/>
          <w:color w:val="000000"/>
          <w:sz w:val="26"/>
          <w:szCs w:val="26"/>
          <w:rtl w:val="0"/>
        </w:rPr>
        <w:t xml:space="preserve">Buy Glass Lined Parts That Need Reglass</w:t>
      </w:r>
    </w:p>
    <w:p w:rsidR="00000000" w:rsidDel="00000000" w:rsidP="00000000" w:rsidRDefault="00000000" w:rsidRPr="00000000" w14:paraId="00000124">
      <w:pPr>
        <w:spacing w:after="240" w:before="240" w:lineRule="auto"/>
        <w:rPr/>
      </w:pPr>
      <w:r w:rsidDel="00000000" w:rsidR="00000000" w:rsidRPr="00000000">
        <w:rPr>
          <w:rtl w:val="0"/>
        </w:rPr>
        <w:t xml:space="preserve">Parts in "needs reglass" condition offer the lowest acquisition cost. IPP offers re-glassing through its UGE division, so these parts can be purchased and re-glassed as a bundled service.</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72jcyoz0c52u" w:id="45"/>
      <w:bookmarkEnd w:id="45"/>
      <w:r w:rsidDel="00000000" w:rsidR="00000000" w:rsidRPr="00000000">
        <w:rPr>
          <w:b w:val="1"/>
          <w:bCs w:val="1"/>
          <w:color w:val="000000"/>
          <w:sz w:val="22"/>
          <w:szCs w:val="22"/>
          <w:rtl w:val="0"/>
        </w:rPr>
        <w:t xml:space="preserve">Pfaudler Agitator (Needs Reglass) — 1,000 Gal (</w:t>
      </w:r>
      <w:hyperlink r:id="rId144">
        <w:r w:rsidDel="00000000" w:rsidR="00000000" w:rsidRPr="00000000">
          <w:rPr>
            <w:b w:val="1"/>
            <w:bCs w:val="1"/>
            <w:color w:val="1155cc"/>
            <w:sz w:val="22"/>
            <w:szCs w:val="22"/>
            <w:u w:val="single"/>
            <w:rtl w:val="0"/>
          </w:rPr>
          <w:t xml:space="preserve">IPP# 206804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26">
      <w:pPr>
        <w:spacing w:after="240" w:before="240" w:lineRule="auto"/>
        <w:rPr/>
      </w:pPr>
      <w:r w:rsidDel="00000000" w:rsidR="00000000" w:rsidRPr="00000000">
        <w:rPr>
          <w:rtl w:val="0"/>
        </w:rPr>
        <w:t xml:space="preserve">Pfaudler glass-lined agitator requiring re-glassing, for 3,800 L (1,000 gal) reactor vessels. 3-blade retreat curve with 1,100 mm (44 in) span.</w:t>
      </w:r>
    </w:p>
    <w:p w:rsidR="00000000" w:rsidDel="00000000" w:rsidP="00000000" w:rsidRDefault="00000000" w:rsidRPr="00000000" w14:paraId="00000127">
      <w:pPr>
        <w:numPr>
          <w:ilvl w:val="0"/>
          <w:numId w:val="31"/>
        </w:numPr>
        <w:spacing w:after="0" w:afterAutospacing="0" w:before="24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128">
      <w:pPr>
        <w:numPr>
          <w:ilvl w:val="0"/>
          <w:numId w:val="31"/>
        </w:numPr>
        <w:spacing w:after="0" w:afterAutospacing="0" w:before="0" w:beforeAutospacing="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129">
      <w:pPr>
        <w:numPr>
          <w:ilvl w:val="0"/>
          <w:numId w:val="31"/>
        </w:numPr>
        <w:spacing w:after="0" w:afterAutospacing="0" w:before="0" w:beforeAutospacing="0" w:lineRule="auto"/>
        <w:ind w:left="720" w:hanging="360"/>
      </w:pPr>
      <w:r w:rsidDel="00000000" w:rsidR="00000000" w:rsidRPr="00000000">
        <w:rPr>
          <w:rtl w:val="0"/>
        </w:rPr>
        <w:t xml:space="preserve">Diameter: 88.9 mm (3.5 in) diameter × 3,100 mm (122 in) long</w:t>
      </w:r>
    </w:p>
    <w:p w:rsidR="00000000" w:rsidDel="00000000" w:rsidP="00000000" w:rsidRDefault="00000000" w:rsidRPr="00000000" w14:paraId="0000012A">
      <w:pPr>
        <w:numPr>
          <w:ilvl w:val="0"/>
          <w:numId w:val="31"/>
        </w:numPr>
        <w:spacing w:after="0" w:afterAutospacing="0" w:before="0" w:beforeAutospacing="0" w:lineRule="auto"/>
        <w:ind w:left="720" w:hanging="360"/>
      </w:pPr>
      <w:r w:rsidDel="00000000" w:rsidR="00000000" w:rsidRPr="00000000">
        <w:rPr>
          <w:rtl w:val="0"/>
        </w:rPr>
        <w:t xml:space="preserve">Span: 1,100 mm (44 in) span</w:t>
      </w:r>
    </w:p>
    <w:p w:rsidR="00000000" w:rsidDel="00000000" w:rsidP="00000000" w:rsidRDefault="00000000" w:rsidRPr="00000000" w14:paraId="0000012B">
      <w:pPr>
        <w:numPr>
          <w:ilvl w:val="0"/>
          <w:numId w:val="31"/>
        </w:numPr>
        <w:spacing w:after="24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2C">
      <w:pPr>
        <w:spacing w:after="240" w:before="240" w:lineRule="auto"/>
        <w:rPr>
          <w:color w:val="1155cc"/>
          <w:u w:val="single"/>
        </w:rPr>
      </w:pPr>
      <w:hyperlink r:id="rId145">
        <w:r w:rsidDel="00000000" w:rsidR="00000000" w:rsidRPr="00000000">
          <w:rPr>
            <w:color w:val="1155cc"/>
            <w:u w:val="single"/>
            <w:rtl w:val="0"/>
          </w:rPr>
          <w:t xml:space="preserve">Request Specs</w:t>
        </w:r>
      </w:hyperlink>
      <w:r w:rsidDel="00000000" w:rsidR="00000000" w:rsidRPr="00000000">
        <w:rPr>
          <w:rtl w:val="0"/>
        </w:rPr>
        <w:t xml:space="preserve"> |</w:t>
      </w:r>
      <w:hyperlink r:id="rId146">
        <w:r w:rsidDel="00000000" w:rsidR="00000000" w:rsidRPr="00000000">
          <w:rPr>
            <w:rtl w:val="0"/>
          </w:rPr>
          <w:t xml:space="preserve"> </w:t>
        </w:r>
      </w:hyperlink>
      <w:hyperlink r:id="rId147">
        <w:r w:rsidDel="00000000" w:rsidR="00000000" w:rsidRPr="00000000">
          <w:rPr>
            <w:color w:val="1155cc"/>
            <w:u w:val="single"/>
            <w:rtl w:val="0"/>
          </w:rPr>
          <w:t xml:space="preserve">View IPP# 206804</w:t>
        </w:r>
      </w:hyperlink>
      <w:r w:rsidDel="00000000" w:rsidR="00000000" w:rsidRPr="00000000">
        <w:rPr>
          <w:rtl w:val="0"/>
        </w:rPr>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idr4evt7axmv" w:id="46"/>
      <w:bookmarkEnd w:id="46"/>
      <w:r w:rsidDel="00000000" w:rsidR="00000000" w:rsidRPr="00000000">
        <w:rPr>
          <w:b w:val="1"/>
          <w:bCs w:val="1"/>
          <w:color w:val="000000"/>
          <w:sz w:val="22"/>
          <w:szCs w:val="22"/>
          <w:rtl w:val="0"/>
        </w:rPr>
        <w:t xml:space="preserve">Pfaudler Agitator (Needs Reglass) — 1,000 Gal (</w:t>
      </w:r>
      <w:hyperlink r:id="rId148">
        <w:r w:rsidDel="00000000" w:rsidR="00000000" w:rsidRPr="00000000">
          <w:rPr>
            <w:b w:val="1"/>
            <w:bCs w:val="1"/>
            <w:color w:val="1155cc"/>
            <w:sz w:val="22"/>
            <w:szCs w:val="22"/>
            <w:u w:val="single"/>
            <w:rtl w:val="0"/>
          </w:rPr>
          <w:t xml:space="preserve">IPP# 216622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Pfaudler glass-lined agitator requiring re-glassing, for 3,800 L (1,000 gal) reactor vessels. 3-blade retreat curve with 1,100 mm (44 in) span, 3,300 mm (129 in) length.</w:t>
      </w:r>
    </w:p>
    <w:p w:rsidR="00000000" w:rsidDel="00000000" w:rsidP="00000000" w:rsidRDefault="00000000" w:rsidRPr="00000000" w14:paraId="0000012F">
      <w:pPr>
        <w:numPr>
          <w:ilvl w:val="0"/>
          <w:numId w:val="35"/>
        </w:numPr>
        <w:spacing w:after="0" w:afterAutospacing="0" w:before="24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130">
      <w:pPr>
        <w:numPr>
          <w:ilvl w:val="0"/>
          <w:numId w:val="35"/>
        </w:numPr>
        <w:spacing w:after="0" w:afterAutospacing="0" w:before="0" w:beforeAutospacing="0" w:lineRule="auto"/>
        <w:ind w:left="720" w:hanging="360"/>
      </w:pPr>
      <w:r w:rsidDel="00000000" w:rsidR="00000000" w:rsidRPr="00000000">
        <w:rPr>
          <w:rtl w:val="0"/>
        </w:rPr>
        <w:t xml:space="preserve">Vessel Size: Fits 3,800 L (1,000 gal) vessel</w:t>
      </w:r>
    </w:p>
    <w:p w:rsidR="00000000" w:rsidDel="00000000" w:rsidP="00000000" w:rsidRDefault="00000000" w:rsidRPr="00000000" w14:paraId="00000131">
      <w:pPr>
        <w:numPr>
          <w:ilvl w:val="0"/>
          <w:numId w:val="35"/>
        </w:numPr>
        <w:spacing w:after="0" w:afterAutospacing="0" w:before="0" w:beforeAutospacing="0" w:lineRule="auto"/>
        <w:ind w:left="720" w:hanging="360"/>
      </w:pPr>
      <w:r w:rsidDel="00000000" w:rsidR="00000000" w:rsidRPr="00000000">
        <w:rPr>
          <w:rtl w:val="0"/>
        </w:rPr>
        <w:t xml:space="preserve">Diameter: 88.9 mm (3.5 in) diameter × Length: 3,300 mm (129 in) long</w:t>
      </w:r>
    </w:p>
    <w:p w:rsidR="00000000" w:rsidDel="00000000" w:rsidP="00000000" w:rsidRDefault="00000000" w:rsidRPr="00000000" w14:paraId="00000132">
      <w:pPr>
        <w:numPr>
          <w:ilvl w:val="0"/>
          <w:numId w:val="35"/>
        </w:numPr>
        <w:spacing w:after="0" w:afterAutospacing="0" w:before="0" w:beforeAutospacing="0" w:lineRule="auto"/>
        <w:ind w:left="720" w:hanging="360"/>
      </w:pPr>
      <w:r w:rsidDel="00000000" w:rsidR="00000000" w:rsidRPr="00000000">
        <w:rPr>
          <w:rtl w:val="0"/>
        </w:rPr>
        <w:t xml:space="preserve">Span: 1,100 mm (44 in) span</w:t>
      </w:r>
    </w:p>
    <w:p w:rsidR="00000000" w:rsidDel="00000000" w:rsidP="00000000" w:rsidRDefault="00000000" w:rsidRPr="00000000" w14:paraId="00000133">
      <w:pPr>
        <w:numPr>
          <w:ilvl w:val="0"/>
          <w:numId w:val="35"/>
        </w:numPr>
        <w:spacing w:after="24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34">
      <w:pPr>
        <w:spacing w:after="240" w:before="240" w:lineRule="auto"/>
        <w:rPr>
          <w:color w:val="1155cc"/>
          <w:u w:val="single"/>
        </w:rPr>
      </w:pPr>
      <w:hyperlink r:id="rId149">
        <w:r w:rsidDel="00000000" w:rsidR="00000000" w:rsidRPr="00000000">
          <w:rPr>
            <w:color w:val="1155cc"/>
            <w:u w:val="single"/>
            <w:rtl w:val="0"/>
          </w:rPr>
          <w:t xml:space="preserve">Request Specs</w:t>
        </w:r>
      </w:hyperlink>
      <w:r w:rsidDel="00000000" w:rsidR="00000000" w:rsidRPr="00000000">
        <w:rPr>
          <w:rtl w:val="0"/>
        </w:rPr>
        <w:t xml:space="preserve"> |</w:t>
      </w:r>
      <w:hyperlink r:id="rId150">
        <w:r w:rsidDel="00000000" w:rsidR="00000000" w:rsidRPr="00000000">
          <w:rPr>
            <w:rtl w:val="0"/>
          </w:rPr>
          <w:t xml:space="preserve"> </w:t>
        </w:r>
      </w:hyperlink>
      <w:hyperlink r:id="rId151">
        <w:r w:rsidDel="00000000" w:rsidR="00000000" w:rsidRPr="00000000">
          <w:rPr>
            <w:color w:val="1155cc"/>
            <w:u w:val="single"/>
            <w:rtl w:val="0"/>
          </w:rPr>
          <w:t xml:space="preserve">View IPP# 216622</w:t>
        </w:r>
      </w:hyperlink>
      <w:r w:rsidDel="00000000" w:rsidR="00000000" w:rsidRPr="00000000">
        <w:rPr>
          <w:rtl w:val="0"/>
        </w:rPr>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q5b40rrashve" w:id="47"/>
      <w:bookmarkEnd w:id="47"/>
      <w:r w:rsidDel="00000000" w:rsidR="00000000" w:rsidRPr="00000000">
        <w:rPr>
          <w:b w:val="1"/>
          <w:bCs w:val="1"/>
          <w:color w:val="000000"/>
          <w:sz w:val="22"/>
          <w:szCs w:val="22"/>
          <w:rtl w:val="0"/>
        </w:rPr>
        <w:t xml:space="preserve">RCI Agitator (Needs Reglass) — 3,000 Gal (</w:t>
      </w:r>
      <w:hyperlink r:id="rId152">
        <w:r w:rsidDel="00000000" w:rsidR="00000000" w:rsidRPr="00000000">
          <w:rPr>
            <w:b w:val="1"/>
            <w:bCs w:val="1"/>
            <w:color w:val="1155cc"/>
            <w:sz w:val="22"/>
            <w:szCs w:val="22"/>
            <w:u w:val="single"/>
            <w:rtl w:val="0"/>
          </w:rPr>
          <w:t xml:space="preserve">IPP# 232503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136">
      <w:pPr>
        <w:spacing w:after="240" w:before="240" w:lineRule="auto"/>
        <w:rPr/>
      </w:pPr>
      <w:r w:rsidDel="00000000" w:rsidR="00000000" w:rsidRPr="00000000">
        <w:rPr>
          <w:rtl w:val="0"/>
        </w:rPr>
        <w:t xml:space="preserve">RCI glass-lined agitator requiring re-glassing, for 11,350 L (3,000 gal) reactor vessels. 3-blade retreat curve with 1,350 mm (54 in) span.</w:t>
      </w:r>
    </w:p>
    <w:p w:rsidR="00000000" w:rsidDel="00000000" w:rsidP="00000000" w:rsidRDefault="00000000" w:rsidRPr="00000000" w14:paraId="00000137">
      <w:pPr>
        <w:numPr>
          <w:ilvl w:val="0"/>
          <w:numId w:val="25"/>
        </w:numPr>
        <w:spacing w:after="0" w:afterAutospacing="0" w:before="24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138">
      <w:pPr>
        <w:numPr>
          <w:ilvl w:val="0"/>
          <w:numId w:val="25"/>
        </w:numPr>
        <w:spacing w:after="0" w:afterAutospacing="0" w:before="0" w:beforeAutospacing="0" w:lineRule="auto"/>
        <w:ind w:left="720" w:hanging="360"/>
      </w:pPr>
      <w:r w:rsidDel="00000000" w:rsidR="00000000" w:rsidRPr="00000000">
        <w:rPr>
          <w:rtl w:val="0"/>
        </w:rPr>
        <w:t xml:space="preserve">Vessel Size: Fits 11,350 L (3,000 gal) vessel</w:t>
      </w:r>
    </w:p>
    <w:p w:rsidR="00000000" w:rsidDel="00000000" w:rsidP="00000000" w:rsidRDefault="00000000" w:rsidRPr="00000000" w14:paraId="00000139">
      <w:pPr>
        <w:numPr>
          <w:ilvl w:val="0"/>
          <w:numId w:val="25"/>
        </w:numPr>
        <w:spacing w:after="0" w:afterAutospacing="0" w:before="0" w:beforeAutospacing="0" w:lineRule="auto"/>
        <w:ind w:left="720" w:hanging="360"/>
      </w:pPr>
      <w:r w:rsidDel="00000000" w:rsidR="00000000" w:rsidRPr="00000000">
        <w:rPr>
          <w:rtl w:val="0"/>
        </w:rPr>
        <w:t xml:space="preserve">Diameter: 114.3 mm (4.5 in) diameter × Length: 4,150 mm (163 in) long</w:t>
      </w:r>
    </w:p>
    <w:p w:rsidR="00000000" w:rsidDel="00000000" w:rsidP="00000000" w:rsidRDefault="00000000" w:rsidRPr="00000000" w14:paraId="0000013A">
      <w:pPr>
        <w:numPr>
          <w:ilvl w:val="0"/>
          <w:numId w:val="25"/>
        </w:numPr>
        <w:spacing w:after="0" w:afterAutospacing="0" w:before="0" w:beforeAutospacing="0" w:lineRule="auto"/>
        <w:ind w:left="720" w:hanging="360"/>
      </w:pPr>
      <w:r w:rsidDel="00000000" w:rsidR="00000000" w:rsidRPr="00000000">
        <w:rPr>
          <w:rtl w:val="0"/>
        </w:rPr>
        <w:t xml:space="preserve">Span: 1,350 mm (54 in) span</w:t>
      </w:r>
    </w:p>
    <w:p w:rsidR="00000000" w:rsidDel="00000000" w:rsidP="00000000" w:rsidRDefault="00000000" w:rsidRPr="00000000" w14:paraId="0000013B">
      <w:pPr>
        <w:numPr>
          <w:ilvl w:val="0"/>
          <w:numId w:val="25"/>
        </w:numPr>
        <w:spacing w:after="24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13C">
      <w:pPr>
        <w:spacing w:after="240" w:before="240" w:lineRule="auto"/>
        <w:rPr>
          <w:color w:val="1155cc"/>
          <w:u w:val="single"/>
        </w:rPr>
      </w:pPr>
      <w:hyperlink r:id="rId153">
        <w:r w:rsidDel="00000000" w:rsidR="00000000" w:rsidRPr="00000000">
          <w:rPr>
            <w:color w:val="1155cc"/>
            <w:u w:val="single"/>
            <w:rtl w:val="0"/>
          </w:rPr>
          <w:t xml:space="preserve">Request Specs</w:t>
        </w:r>
      </w:hyperlink>
      <w:r w:rsidDel="00000000" w:rsidR="00000000" w:rsidRPr="00000000">
        <w:rPr>
          <w:rtl w:val="0"/>
        </w:rPr>
        <w:t xml:space="preserve"> |</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View IPP# 232503</w:t>
        </w:r>
      </w:hyperlink>
      <w:r w:rsidDel="00000000" w:rsidR="00000000" w:rsidRPr="00000000">
        <w:rPr>
          <w:rtl w:val="0"/>
        </w:rPr>
      </w:r>
    </w:p>
    <w:p w:rsidR="00000000" w:rsidDel="00000000" w:rsidP="00000000" w:rsidRDefault="00000000" w:rsidRPr="00000000" w14:paraId="0000013D">
      <w:pPr>
        <w:spacing w:after="240" w:before="240" w:lineRule="auto"/>
        <w:rPr>
          <w:color w:val="1155cc"/>
          <w:u w:val="single"/>
        </w:rPr>
      </w:pPr>
      <w:hyperlink r:id="rId156">
        <w:r w:rsidDel="00000000" w:rsidR="00000000" w:rsidRPr="00000000">
          <w:rPr>
            <w:color w:val="1155cc"/>
            <w:u w:val="single"/>
            <w:rtl w:val="0"/>
          </w:rPr>
          <w:t xml:space="preserve">Browse All glass-lined Parts That Need Reglass</w:t>
        </w:r>
      </w:hyperlink>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7levxrozi48g" w:id="48"/>
      <w:bookmarkEnd w:id="48"/>
      <w:r w:rsidDel="00000000" w:rsidR="00000000" w:rsidRPr="00000000">
        <w:rPr>
          <w:b w:val="1"/>
          <w:bCs w:val="1"/>
          <w:sz w:val="34"/>
          <w:szCs w:val="34"/>
          <w:rtl w:val="0"/>
        </w:rPr>
        <w:t xml:space="preserve">Need a Specific Glass Lined Part? Ask IPP.</w:t>
      </w:r>
    </w:p>
    <w:p w:rsidR="00000000" w:rsidDel="00000000" w:rsidP="00000000" w:rsidRDefault="00000000" w:rsidRPr="00000000" w14:paraId="00000140">
      <w:pPr>
        <w:spacing w:after="240" w:before="240" w:lineRule="auto"/>
        <w:rPr/>
      </w:pPr>
      <w:r w:rsidDel="00000000" w:rsidR="00000000" w:rsidRPr="00000000">
        <w:rPr>
          <w:rtl w:val="0"/>
        </w:rPr>
        <w:t xml:space="preserve">Tell us your reactor model, vessel size, and part type. Our team will match your specifications against glass-lined parts in stock and provide a detailed quote.</w:t>
      </w:r>
    </w:p>
    <w:p w:rsidR="00000000" w:rsidDel="00000000" w:rsidP="00000000" w:rsidRDefault="00000000" w:rsidRPr="00000000" w14:paraId="00000141">
      <w:pPr>
        <w:spacing w:after="240" w:before="240" w:lineRule="auto"/>
        <w:rPr>
          <w:color w:val="1155cc"/>
          <w:u w:val="single"/>
        </w:rPr>
      </w:pPr>
      <w:hyperlink r:id="rId157">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m5i1rjqvjv" w:id="49"/>
      <w:bookmarkEnd w:id="49"/>
      <w:r w:rsidDel="00000000" w:rsidR="00000000" w:rsidRPr="00000000">
        <w:rPr>
          <w:b w:val="1"/>
          <w:bCs w:val="1"/>
          <w:sz w:val="34"/>
          <w:szCs w:val="34"/>
          <w:rtl w:val="0"/>
        </w:rPr>
        <w:t xml:space="preserve">Buying Used Glass Lined Parts vs Buying New</w:t>
      </w:r>
    </w:p>
    <w:p w:rsidR="00000000" w:rsidDel="00000000" w:rsidP="00000000" w:rsidRDefault="00000000" w:rsidRPr="00000000" w14:paraId="00000144">
      <w:pPr>
        <w:spacing w:after="240" w:before="240" w:lineRule="auto"/>
        <w:rPr/>
      </w:pPr>
      <w:r w:rsidDel="00000000" w:rsidR="00000000" w:rsidRPr="00000000">
        <w:rPr>
          <w:rtl w:val="0"/>
        </w:rPr>
        <w:t xml:space="preserve">Buying used glass-lined parts from IPP can save up to 50% of capital and 90% of lead time versus buying new OEM parts. Here is how used and new glass-lined parts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824"/>
        <w:gridCol w:w="4452.864"/>
        <w:gridCol w:w="2925.312"/>
        <w:tblGridChange w:id="0">
          <w:tblGrid>
            <w:gridCol w:w="1981.824"/>
            <w:gridCol w:w="4452.864"/>
            <w:gridCol w:w="2925.3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Used Part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New Part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Part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In-stock parts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Available Part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Agitators, baffles, cryo-lock blades, pro-rings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Full OEM catalog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Pfaudler, DeDietrich, UGE, 3V Tech, Schwelm &amp; more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Multiple OEM manufacturers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Glass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Re-glassed with Full Fire Polish, Very Clean 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Factory new glass lining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OEM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OEM parts with original specifications — exact reactor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Inventory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Agitators, baffles, cryo-lock blades, and pro-rings in stock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Varies by manufacturer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Refurbishment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Re-glassing via UGE division (2,700+ parts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New build from scratch</w:t>
            </w:r>
          </w:p>
        </w:tc>
      </w:tr>
    </w:tbl>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vxm4fy5l6ei9" w:id="50"/>
      <w:bookmarkEnd w:id="50"/>
      <w:r w:rsidDel="00000000" w:rsidR="00000000" w:rsidRPr="00000000">
        <w:rPr>
          <w:b w:val="1"/>
          <w:bCs w:val="1"/>
          <w:sz w:val="34"/>
          <w:szCs w:val="34"/>
          <w:rtl w:val="0"/>
        </w:rPr>
        <w:t xml:space="preserve">Advantages of Buying Used Glass Lined Parts from IPP</w:t>
      </w:r>
    </w:p>
    <w:p w:rsidR="00000000" w:rsidDel="00000000" w:rsidP="00000000" w:rsidRDefault="00000000" w:rsidRPr="00000000" w14:paraId="00000162">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UGE's inventory of 2,700+ glass-lined parts to deliver replacement parts ready for your reactor.</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ds81h6jn864o" w:id="51"/>
      <w:bookmarkEnd w:id="5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64">
      <w:pPr>
        <w:spacing w:after="240" w:before="240" w:lineRule="auto"/>
        <w:rPr/>
      </w:pPr>
      <w:r w:rsidDel="00000000" w:rsidR="00000000" w:rsidRPr="00000000">
        <w:rPr>
          <w:rtl w:val="0"/>
        </w:rPr>
        <w:t xml:space="preserve">Buying used glass-lined parts from IPP can save up to 50% of capital and 90% of lead time versus buying new OEM parts. With parts in stock from multiple manufacturers, IPP offers a wide selection to match your budget and specifications.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bh4jn2syw9sy" w:id="52"/>
      <w:bookmarkEnd w:id="5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66">
      <w:pPr>
        <w:spacing w:after="240" w:before="240" w:lineRule="auto"/>
        <w:rPr/>
      </w:pPr>
      <w:r w:rsidDel="00000000" w:rsidR="00000000" w:rsidRPr="00000000">
        <w:rPr>
          <w:rtl w:val="0"/>
        </w:rPr>
        <w:t xml:space="preserve">In-stock glass-lined parts from IPP are ready to ship. New OEM parts require extended lead times for fabrication and glass lining. When a reactor goes down, having immediate access to replacement agitators, baffles, and other parts minimizes production downtime.</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7hwoc9ahp9a3" w:id="53"/>
      <w:bookmarkEnd w:id="5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68">
      <w:pPr>
        <w:spacing w:after="240" w:before="240" w:lineRule="auto"/>
        <w:rPr/>
      </w:pPr>
      <w:r w:rsidDel="00000000" w:rsidR="00000000" w:rsidRPr="00000000">
        <w:rPr>
          <w:rtl w:val="0"/>
        </w:rPr>
        <w:t xml:space="preserve">IPP stocks glass-lined parts from Pfaudler, DeDietrich, UGE, 3V Tech, Schwelm, EHW Thale, and other manufacturers. Every part is an original OEM component with traceable provenance for exact reactor compatibility.</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7rirwkttzag" w:id="54"/>
      <w:bookmarkEnd w:id="54"/>
      <w:r w:rsidDel="00000000" w:rsidR="00000000" w:rsidRPr="00000000">
        <w:rPr>
          <w:b w:val="1"/>
          <w:bCs w:val="1"/>
          <w:color w:val="000000"/>
          <w:sz w:val="26"/>
          <w:szCs w:val="26"/>
          <w:rtl w:val="0"/>
        </w:rPr>
        <w:t xml:space="preserve">Re-Glassed to Factory Quality</w:t>
      </w:r>
    </w:p>
    <w:p w:rsidR="00000000" w:rsidDel="00000000" w:rsidP="00000000" w:rsidRDefault="00000000" w:rsidRPr="00000000" w14:paraId="0000016A">
      <w:pPr>
        <w:spacing w:after="240" w:before="240" w:lineRule="auto"/>
        <w:rPr/>
      </w:pPr>
      <w:r w:rsidDel="00000000" w:rsidR="00000000" w:rsidRPr="00000000">
        <w:rPr>
          <w:rtl w:val="0"/>
        </w:rPr>
        <w:t xml:space="preserve">IPP offers new and re-glassed parts through its UGE (Universal Glasteel Equipment) division, founded in 1995, which stocks 700+ vessels and 2,700+ parts. Re-glassed parts receive full fire polish for restored glass surface quality.</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6zt9j7lh3e1c" w:id="55"/>
      <w:bookmarkEnd w:id="5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6C">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hjs7cysdo36g" w:id="56"/>
      <w:bookmarkEnd w:id="56"/>
      <w:r w:rsidDel="00000000" w:rsidR="00000000" w:rsidRPr="00000000">
        <w:rPr>
          <w:b w:val="1"/>
          <w:bCs w:val="1"/>
          <w:color w:val="000000"/>
          <w:sz w:val="26"/>
          <w:szCs w:val="26"/>
          <w:rtl w:val="0"/>
        </w:rPr>
        <w:t xml:space="preserve">Deep Inventory Across 4 Part Types</w:t>
      </w:r>
    </w:p>
    <w:p w:rsidR="00000000" w:rsidDel="00000000" w:rsidP="00000000" w:rsidRDefault="00000000" w:rsidRPr="00000000" w14:paraId="0000016E">
      <w:pPr>
        <w:spacing w:after="240" w:before="240" w:lineRule="auto"/>
        <w:rPr/>
      </w:pPr>
      <w:r w:rsidDel="00000000" w:rsidR="00000000" w:rsidRPr="00000000">
        <w:rPr>
          <w:rtl w:val="0"/>
        </w:rPr>
        <w:t xml:space="preserve">IPP stocks agitators, baffles, cryo-lock blades, and pro-rings. Parts fit reactor vessels from 19 L (5 gal) to 37,850 L (10,000 gal). Multiple sizes, models, and configurations available for each part type.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fwk8fi7eawos" w:id="57"/>
      <w:bookmarkEnd w:id="57"/>
      <w:r w:rsidDel="00000000" w:rsidR="00000000" w:rsidRPr="00000000">
        <w:rPr>
          <w:b w:val="1"/>
          <w:bCs w:val="1"/>
          <w:sz w:val="34"/>
          <w:szCs w:val="34"/>
          <w:rtl w:val="0"/>
        </w:rPr>
        <w:t xml:space="preserve">How Ordering Used Glass Lined Parts Works</w:t>
      </w:r>
    </w:p>
    <w:p w:rsidR="00000000" w:rsidDel="00000000" w:rsidP="00000000" w:rsidRDefault="00000000" w:rsidRPr="00000000" w14:paraId="00000171">
      <w:pPr>
        <w:spacing w:after="240" w:before="240" w:lineRule="auto"/>
        <w:rPr/>
      </w:pPr>
      <w:r w:rsidDel="00000000" w:rsidR="00000000" w:rsidRPr="00000000">
        <w:rPr>
          <w:rtl w:val="0"/>
        </w:rPr>
        <w:t xml:space="preserve">The process of purchasing replacement glass-lined parts from IPP follows five steps, from identifying your reactor model to delivery.</w:t>
      </w:r>
    </w:p>
    <w:p w:rsidR="00000000" w:rsidDel="00000000" w:rsidP="00000000" w:rsidRDefault="00000000" w:rsidRPr="00000000" w14:paraId="00000172">
      <w:pPr>
        <w:numPr>
          <w:ilvl w:val="0"/>
          <w:numId w:val="18"/>
        </w:numPr>
        <w:spacing w:after="0" w:afterAutospacing="0" w:before="240" w:lineRule="auto"/>
        <w:ind w:left="720" w:hanging="360"/>
      </w:pPr>
      <w:r w:rsidDel="00000000" w:rsidR="00000000" w:rsidRPr="00000000">
        <w:rPr>
          <w:b w:val="1"/>
          <w:bCs w:val="1"/>
          <w:rtl w:val="0"/>
        </w:rPr>
        <w:t xml:space="preserve">Identify Your Reactor Model</w:t>
      </w:r>
      <w:r w:rsidDel="00000000" w:rsidR="00000000" w:rsidRPr="00000000">
        <w:rPr>
          <w:rtl w:val="0"/>
        </w:rPr>
        <w:t xml:space="preserve"> -- Determine your reactor manufacturer (Pfaudler, DeDietrich, etc.), model number, and vessel size. This ensures exact part compatibility.</w:t>
      </w:r>
    </w:p>
    <w:p w:rsidR="00000000" w:rsidDel="00000000" w:rsidP="00000000" w:rsidRDefault="00000000" w:rsidRPr="00000000" w14:paraId="00000173">
      <w:pPr>
        <w:numPr>
          <w:ilvl w:val="0"/>
          <w:numId w:val="18"/>
        </w:numPr>
        <w:spacing w:after="0" w:afterAutospacing="0" w:before="0" w:beforeAutospacing="0" w:lineRule="auto"/>
        <w:ind w:left="720" w:hanging="360"/>
      </w:pPr>
      <w:r w:rsidDel="00000000" w:rsidR="00000000" w:rsidRPr="00000000">
        <w:rPr>
          <w:b w:val="1"/>
          <w:bCs w:val="1"/>
          <w:rtl w:val="0"/>
        </w:rPr>
        <w:t xml:space="preserve">Match the Right Part</w:t>
      </w:r>
      <w:r w:rsidDel="00000000" w:rsidR="00000000" w:rsidRPr="00000000">
        <w:rPr>
          <w:rtl w:val="0"/>
        </w:rPr>
        <w:t xml:space="preserve"> -- Share your reactor specs with IPP. Our team matches your reactor model against parts in stock — agitators, baffles, cryo-lock blades, and pro-rings.</w:t>
      </w:r>
    </w:p>
    <w:p w:rsidR="00000000" w:rsidDel="00000000" w:rsidP="00000000" w:rsidRDefault="00000000" w:rsidRPr="00000000" w14:paraId="00000174">
      <w:pPr>
        <w:numPr>
          <w:ilvl w:val="0"/>
          <w:numId w:val="18"/>
        </w:numPr>
        <w:spacing w:after="0" w:afterAutospacing="0" w:before="0" w:beforeAutospacing="0" w:lineRule="auto"/>
        <w:ind w:left="720" w:hanging="360"/>
      </w:pPr>
      <w:r w:rsidDel="00000000" w:rsidR="00000000" w:rsidRPr="00000000">
        <w:rPr>
          <w:b w:val="1"/>
          <w:bCs w:val="1"/>
          <w:rtl w:val="0"/>
        </w:rPr>
        <w:t xml:space="preserve">Review Part Specifications</w:t>
      </w:r>
      <w:r w:rsidDel="00000000" w:rsidR="00000000" w:rsidRPr="00000000">
        <w:rPr>
          <w:rtl w:val="0"/>
        </w:rPr>
        <w:t xml:space="preserve"> -- IPP provides a detailed part data sheet with dimensions, glass condition grade, fire polish status, mounting details, drive compatibility, and condition report.</w:t>
      </w:r>
    </w:p>
    <w:p w:rsidR="00000000" w:rsidDel="00000000" w:rsidP="00000000" w:rsidRDefault="00000000" w:rsidRPr="00000000" w14:paraId="00000175">
      <w:pPr>
        <w:numPr>
          <w:ilvl w:val="0"/>
          <w:numId w:val="18"/>
        </w:numPr>
        <w:spacing w:after="0" w:afterAutospacing="0" w:before="0" w:beforeAutospacing="0" w:lineRule="auto"/>
        <w:ind w:left="720" w:hanging="360"/>
      </w:pPr>
      <w:r w:rsidDel="00000000" w:rsidR="00000000" w:rsidRPr="00000000">
        <w:rPr>
          <w:b w:val="1"/>
          <w:bCs w:val="1"/>
          <w:rtl w:val="0"/>
        </w:rPr>
        <w:t xml:space="preserve">Place Your Order</w:t>
      </w:r>
      <w:r w:rsidDel="00000000" w:rsidR="00000000" w:rsidRPr="00000000">
        <w:rPr>
          <w:rtl w:val="0"/>
        </w:rPr>
        <w:t xml:space="preserve"> -- Confirm your order with IPP. In-stock parts are ready for immediate shipment. IPP also offers re-glassing through its UGE division if needed.</w:t>
      </w:r>
    </w:p>
    <w:p w:rsidR="00000000" w:rsidDel="00000000" w:rsidP="00000000" w:rsidRDefault="00000000" w:rsidRPr="00000000" w14:paraId="00000176">
      <w:pPr>
        <w:numPr>
          <w:ilvl w:val="0"/>
          <w:numId w:val="18"/>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and delivery from offices in 15 countries worldwide. glass-lined parts require specialized packaging to protect the glass lining during transit.</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b703552gelzv" w:id="58"/>
      <w:bookmarkEnd w:id="58"/>
      <w:r w:rsidDel="00000000" w:rsidR="00000000" w:rsidRPr="00000000">
        <w:rPr>
          <w:b w:val="1"/>
          <w:bCs w:val="1"/>
          <w:sz w:val="34"/>
          <w:szCs w:val="34"/>
          <w:rtl w:val="0"/>
        </w:rPr>
        <w:t xml:space="preserve">Browse All Glass Lined Part Types</w:t>
      </w:r>
    </w:p>
    <w:p w:rsidR="00000000" w:rsidDel="00000000" w:rsidP="00000000" w:rsidRDefault="00000000" w:rsidRPr="00000000" w14:paraId="00000179">
      <w:pPr>
        <w:spacing w:after="240" w:before="240" w:lineRule="auto"/>
        <w:rPr/>
      </w:pPr>
      <w:r w:rsidDel="00000000" w:rsidR="00000000" w:rsidRPr="00000000">
        <w:rPr>
          <w:rtl w:val="0"/>
        </w:rPr>
        <w:t xml:space="preserve">View the complete inventory for each glass-lined part subtype. Each category page shows all available parts with full specifications and IMS stock numbers.</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cefuqcguhew3" w:id="59"/>
      <w:bookmarkEnd w:id="59"/>
      <w:r w:rsidDel="00000000" w:rsidR="00000000" w:rsidRPr="00000000">
        <w:rPr>
          <w:b w:val="1"/>
          <w:bCs w:val="1"/>
          <w:sz w:val="34"/>
          <w:szCs w:val="34"/>
          <w:rtl w:val="0"/>
        </w:rPr>
        <w:t xml:space="preserve">Industries That Buy Used Glass Lined Parts</w:t>
      </w:r>
    </w:p>
    <w:p w:rsidR="00000000" w:rsidDel="00000000" w:rsidP="00000000" w:rsidRDefault="00000000" w:rsidRPr="00000000" w14:paraId="0000017C">
      <w:pPr>
        <w:spacing w:after="240" w:before="240" w:lineRule="auto"/>
        <w:rPr/>
      </w:pPr>
      <w:r w:rsidDel="00000000" w:rsidR="00000000" w:rsidRPr="00000000">
        <w:rPr>
          <w:rtl w:val="0"/>
        </w:rPr>
        <w:t xml:space="preserve">IPP supplies used glass-lined parts to manufacturers across multiple process industries worldwide. glass-lined parts are critical components in reactors handling corrosive, high-purity, and reactive materials.</w:t>
      </w:r>
    </w:p>
    <w:p w:rsidR="00000000" w:rsidDel="00000000" w:rsidP="00000000" w:rsidRDefault="00000000" w:rsidRPr="00000000" w14:paraId="0000017D">
      <w:pPr>
        <w:numPr>
          <w:ilvl w:val="0"/>
          <w:numId w:val="28"/>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7E">
      <w:pPr>
        <w:numPr>
          <w:ilvl w:val="0"/>
          <w:numId w:val="28"/>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7F">
      <w:pPr>
        <w:numPr>
          <w:ilvl w:val="0"/>
          <w:numId w:val="28"/>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80">
      <w:pPr>
        <w:numPr>
          <w:ilvl w:val="0"/>
          <w:numId w:val="28"/>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81">
      <w:pPr>
        <w:numPr>
          <w:ilvl w:val="0"/>
          <w:numId w:val="28"/>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82">
      <w:pPr>
        <w:numPr>
          <w:ilvl w:val="0"/>
          <w:numId w:val="28"/>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83">
      <w:pPr>
        <w:numPr>
          <w:ilvl w:val="0"/>
          <w:numId w:val="28"/>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84">
      <w:pPr>
        <w:numPr>
          <w:ilvl w:val="0"/>
          <w:numId w:val="28"/>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85">
      <w:pPr>
        <w:numPr>
          <w:ilvl w:val="0"/>
          <w:numId w:val="28"/>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186">
      <w:pPr>
        <w:numPr>
          <w:ilvl w:val="0"/>
          <w:numId w:val="28"/>
        </w:numPr>
        <w:spacing w:after="24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sxno4en7hm42" w:id="60"/>
      <w:bookmarkEnd w:id="60"/>
      <w:r w:rsidDel="00000000" w:rsidR="00000000" w:rsidRPr="00000000">
        <w:rPr>
          <w:b w:val="1"/>
          <w:bCs w:val="1"/>
          <w:sz w:val="34"/>
          <w:szCs w:val="34"/>
          <w:rtl w:val="0"/>
        </w:rPr>
        <w:t xml:space="preserve">Frequently Asked Questions About Buying Used Glass Lined Parts</w:t>
      </w:r>
    </w:p>
    <w:p w:rsidR="00000000" w:rsidDel="00000000" w:rsidP="00000000" w:rsidRDefault="00000000" w:rsidRPr="00000000" w14:paraId="00000189">
      <w:pPr>
        <w:spacing w:after="240" w:before="240" w:lineRule="auto"/>
        <w:rPr/>
      </w:pPr>
      <w:r w:rsidDel="00000000" w:rsidR="00000000" w:rsidRPr="00000000">
        <w:rPr>
          <w:rtl w:val="0"/>
        </w:rPr>
        <w:t xml:space="preserve">Answers to the most common questions from procurement teams evaluating used glass-lined replacement parts.</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Q: How many glass-lined parts does IPP have in stock?</w:t>
        <w:br w:type="textWrapping"/>
      </w:r>
      <w:r w:rsidDel="00000000" w:rsidR="00000000" w:rsidRPr="00000000">
        <w:rPr>
          <w:rtl w:val="0"/>
        </w:rPr>
        <w:t xml:space="preserve">A: IPP and UGE stock glass-lined reactor internals across 4 subtypes: agitators, baffles, cryo-lock blades, and pro-rings. Parts are available from Pfaudler, DeDietrich, UGE, 3V Tech, Schwelm, EHW Thale, and other manufacturers. Browse the</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IMS inventory</w:t>
        </w:r>
      </w:hyperlink>
      <w:r w:rsidDel="00000000" w:rsidR="00000000" w:rsidRPr="00000000">
        <w:rPr>
          <w:rtl w:val="0"/>
        </w:rPr>
        <w:t xml:space="preserve"> for current availability.</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Q: What types of glass-lined parts does IPP stock?</w:t>
        <w:br w:type="textWrapping"/>
      </w:r>
      <w:r w:rsidDel="00000000" w:rsidR="00000000" w:rsidRPr="00000000">
        <w:rPr>
          <w:rtl w:val="0"/>
        </w:rPr>
        <w:t xml:space="preserve">A: IPP stocks different types of glass-lined parts: agitators (shaft and blade assemblies for reactor mixing), baffles (H-Baffle, Beavertail, Fin, Finger, D-Baffle, and Thin designs for flow optimization), cryo-lock blades (quick-change agitator blades from Pfaudler and UGE), and pro-rings (nozzle protection rings to prevent chipping at connection points). All parts are glass-lined and available for reactors from multiple manufacturers.</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Q: What manufacturers of glass-lined parts does IPP stock?</w:t>
        <w:br w:type="textWrapping"/>
      </w:r>
      <w:r w:rsidDel="00000000" w:rsidR="00000000" w:rsidRPr="00000000">
        <w:rPr>
          <w:rtl w:val="0"/>
        </w:rPr>
        <w:t xml:space="preserve">A: IPP stocks glass-lined parts from Pfaudler, DeDietrich, UGE (Universal Glasteel Equipment), 3V Tech, Schwelm, EHW Thale, UPE Romania, and other manufacturers. Pfaudler is the most commonly stocked manufacturer across all part types. Contact IPP for availability from a specific manufacturer.</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Q: Does IPP stock parts for both Pfaudler and DeDietrich reactors?</w:t>
        <w:br w:type="textWrapping"/>
      </w:r>
      <w:r w:rsidDel="00000000" w:rsidR="00000000" w:rsidRPr="00000000">
        <w:rPr>
          <w:rtl w:val="0"/>
        </w:rPr>
        <w:t xml:space="preserve">A: Yes. IPP stocks glass-lined parts from both Pfaudler and DeDietrich across multiple part types. Each part lists the specific reactor model, vessel size, and mounting details for exact compatibility matching. Contact IPP with your reactor model and we will identify matching parts from current inventory.</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Q: What is UGE (Universal Glasteel Equipment)?</w:t>
        <w:br w:type="textWrapping"/>
      </w:r>
      <w:r w:rsidDel="00000000" w:rsidR="00000000" w:rsidRPr="00000000">
        <w:rPr>
          <w:rtl w:val="0"/>
        </w:rPr>
        <w:t xml:space="preserve">A: UGE (Universal Glasteel Equipment) is an IPP Group company founded in 1995 that specializes in glass-lined steel equipment. UGE stocks 700+ vessels and 2,700+ glass-lined parts. UGE is a key source of the glass-lined replacement parts listed in the IPP inventory.</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Q: What vessel sizes do the glass-lined agitators fit?</w:t>
        <w:br w:type="textWrapping"/>
      </w:r>
      <w:r w:rsidDel="00000000" w:rsidR="00000000" w:rsidRPr="00000000">
        <w:rPr>
          <w:rtl w:val="0"/>
        </w:rPr>
        <w:t xml:space="preserve">A: glass-lined agitators in IPP's inventory fit reactor vessels from 26.5 L (7 gal) to 30,300 L (8,000 gal). The most common design is the 3-blade retreat curve impeller (RCI). Drive models include TW, DTW, and RW configurations. Contact IPP with your vessel size and drive type for matching agitators.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Q: What baffle types are available?</w:t>
        <w:br w:type="textWrapping"/>
      </w:r>
      <w:r w:rsidDel="00000000" w:rsidR="00000000" w:rsidRPr="00000000">
        <w:rPr>
          <w:rtl w:val="0"/>
        </w:rPr>
        <w:t xml:space="preserve">A: IPP stocks multiple baffle designs including H-Baffle, Beavertail, Fin, Finger, D-Baffle, and Thin configurations. Baffles are available with removable tips (for maintenance access) or integral tips. All baffles feature flange mounting for standard reactor nozzle connections. Baffles fit vessels from 19 L (5 gal) to 37,850 L (10,000 gal).</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Q: What are cryo-lock blades?</w:t>
        <w:br w:type="textWrapping"/>
      </w:r>
      <w:r w:rsidDel="00000000" w:rsidR="00000000" w:rsidRPr="00000000">
        <w:rPr>
          <w:rtl w:val="0"/>
        </w:rPr>
        <w:t xml:space="preserve">A: Cryo-lock blades are quick-change agitator blade assemblies that attach to a reactor agitator shaft hub without traditional bolt-on mounting. IPP stocks Pfaudler Cryo-Lock and UGE CBT (curved blade turbine) designs. Available in hub sizes 3.5 and 4.5, fitting vessels from 1,900 L (500 gal) to 30,300 L (8,000 gal).</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Q: What sizes of pro-rings are available?</w:t>
        <w:br w:type="textWrapping"/>
      </w:r>
      <w:r w:rsidDel="00000000" w:rsidR="00000000" w:rsidRPr="00000000">
        <w:rPr>
          <w:rtl w:val="0"/>
        </w:rPr>
        <w:t xml:space="preserve">A: IPP stocks glass-lined pro-rings in multiple diameters including 203.2 mm (8 in), 304.8 mm (12 in), 355.6 mm (14 in), and 457.2 mm (18 in). Hinge types include Pfaudler single hole and pro ring spring assist. Both round and non-round configurations are available. Contact IPP with your nozzle size for matching pro-rings.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Q: How do I determine which glass-lined part fits my reactor?</w:t>
        <w:br w:type="textWrapping"/>
      </w:r>
      <w:r w:rsidDel="00000000" w:rsidR="00000000" w:rsidRPr="00000000">
        <w:rPr>
          <w:rtl w:val="0"/>
        </w:rPr>
        <w:t xml:space="preserve">A: To match a glass-lined part to your reactor, you need: reactor manufacturer and model (e.g., Pfaudler RA, DeDietrich SA-3000), vessel size in liters or gallons, part type needed (agitator, baffle, cryo-lock blades, or pro-ring), and for agitators, the drive model and rotation direction. Every part in IPP inventory lists these specifications on the IMS product page. Contact IPP with your reactor details and our team will identify exact matches.</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Q: How much can I save buying used glass-lined parts versus new?</w:t>
        <w:br w:type="textWrapping"/>
      </w:r>
      <w:r w:rsidDel="00000000" w:rsidR="00000000" w:rsidRPr="00000000">
        <w:rPr>
          <w:rtl w:val="0"/>
        </w:rPr>
        <w:t xml:space="preserve">A: Buying used glass-lined parts from IPP can save up to 50% of capital and 90% of lead time versus buying new OEM parts. The exact savings depend on part type, manufacturer, size, and condition. IPP provides detailed quotes with full specification matching on request. Contact IPP for pricing on specific parts from our current inventory.</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Q: How long does it take to receive glass-lined parts from IPP?</w:t>
        <w:br w:type="textWrapping"/>
      </w:r>
      <w:r w:rsidDel="00000000" w:rsidR="00000000" w:rsidRPr="00000000">
        <w:rPr>
          <w:rtl w:val="0"/>
        </w:rPr>
        <w:t xml:space="preserve">A: In-stock glass-lined parts are ready to ship. glass-lined parts require specialized packaging to protect the glass lining during transit. IPP ships from offices in 15 countries worldwide. Contact IPP for specific lead times and shipping details.</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Q: Does IPP handle shipping for glass-lined parts?</w:t>
        <w:br w:type="textWrapping"/>
      </w:r>
      <w:r w:rsidDel="00000000" w:rsidR="00000000" w:rsidRPr="00000000">
        <w:rPr>
          <w:rtl w:val="0"/>
        </w:rPr>
        <w:t xml:space="preserve">A: IPP coordinates packaging and delivery for glass-lined parts to your plant site. With offices in 15 countries and 160,000+ customers served worldwide, IPP has extensive experience in global parts logistics. glass-lined parts require specialized crating to prevent glass damage during transit.</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Q: Can I order multiple part types in a single purchase?</w:t>
        <w:br w:type="textWrapping"/>
      </w:r>
      <w:r w:rsidDel="00000000" w:rsidR="00000000" w:rsidRPr="00000000">
        <w:rPr>
          <w:rtl w:val="0"/>
        </w:rPr>
        <w:t xml:space="preserve">A: Yes. IPP stocks agitators, baffles, cryo-lock blades, and pro-rings that can all be ordered together. When scheduling reactor maintenance or a re-glassing project, ordering all required replacement parts from a single supplier simplifies procurement and ensures compatibility. Contact IPP with your complete parts list for a consolidated quote.</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Q: What does "re-glassed" mean for glass-lined parts?</w:t>
        <w:br w:type="textWrapping"/>
      </w:r>
      <w:r w:rsidDel="00000000" w:rsidR="00000000" w:rsidRPr="00000000">
        <w:rPr>
          <w:rtl w:val="0"/>
        </w:rPr>
        <w:t xml:space="preserve">A: Re-glassed parts have received a new glass lining on the existing part. IPP offers re-glassing through its UGE (Universal Glasteel Equipment) division. Re-glassed parts receive full fire polish (FF) for restored surface quality.</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Q: What does "Very Clean (VC)" glass condition mean?</w:t>
        <w:br w:type="textWrapping"/>
      </w:r>
      <w:r w:rsidDel="00000000" w:rsidR="00000000" w:rsidRPr="00000000">
        <w:rPr>
          <w:rtl w:val="0"/>
        </w:rPr>
        <w:t xml:space="preserve">A: Very Clean (VC) is a glass condition grade that indicates the glass lining is in excellent condition with minimal to no defects visible on the surface. This is the highest condition grade that appears in IPP's glass-lined parts inventory. Parts are graded after re-glassing and inspection.</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Q: What does "Full Fire Polish (FF)" mean?</w:t>
        <w:br w:type="textWrapping"/>
      </w:r>
      <w:r w:rsidDel="00000000" w:rsidR="00000000" w:rsidRPr="00000000">
        <w:rPr>
          <w:rtl w:val="0"/>
        </w:rPr>
        <w:t xml:space="preserve">A: Full Fire Polish (FF) indicates that the glass-lined part has been fully fire-polished during the re-glassing process. Fire polishing smooths the glass surface and removes imperfections created during the glass application process. The majority of parts in IPP's inventory are rated Full Fire Polish.</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Q: Can IPP re-glass a part that I already own?</w:t>
        <w:br w:type="textWrapping"/>
      </w:r>
      <w:r w:rsidDel="00000000" w:rsidR="00000000" w:rsidRPr="00000000">
        <w:rPr>
          <w:rtl w:val="0"/>
        </w:rPr>
        <w:t xml:space="preserve">A: IPP offers re-glassing services through its UGE division, which specializes in glass-lined steel equipment. UGE stocks 700+ vessels and 2,700+ parts. Contact IPP to discuss re-glassing your existing glass-lined parts or vessels.</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5irbv2b1fpk7" w:id="61"/>
      <w:bookmarkEnd w:id="61"/>
      <w:r w:rsidDel="00000000" w:rsidR="00000000" w:rsidRPr="00000000">
        <w:rPr>
          <w:b w:val="1"/>
          <w:bCs w:val="1"/>
          <w:color w:val="000000"/>
          <w:sz w:val="26"/>
          <w:szCs w:val="26"/>
          <w:rtl w:val="0"/>
        </w:rPr>
        <w:t xml:space="preserve">Looking for New Glass Lined Parts?</w:t>
      </w:r>
    </w:p>
    <w:p w:rsidR="00000000" w:rsidDel="00000000" w:rsidP="00000000" w:rsidRDefault="00000000" w:rsidRPr="00000000" w14:paraId="0000019E">
      <w:pPr>
        <w:spacing w:after="240" w:before="240" w:lineRule="auto"/>
        <w:rPr/>
      </w:pPr>
      <w:r w:rsidDel="00000000" w:rsidR="00000000" w:rsidRPr="00000000">
        <w:rPr>
          <w:rtl w:val="0"/>
        </w:rPr>
        <w:t xml:space="preserve">IPP Group supplies glass-lined parts through its UGE (Universal Glasteel Equipment) division, which stocks 700+ vessels and 2,700+ parts. If you cannot find the exact part you need in our used inventory, contact IPP to discuss re-glassing services or new part sourcing.</w:t>
      </w:r>
    </w:p>
    <w:p w:rsidR="00000000" w:rsidDel="00000000" w:rsidP="00000000" w:rsidRDefault="00000000" w:rsidRPr="00000000" w14:paraId="0000019F">
      <w:pPr>
        <w:spacing w:after="240" w:before="240" w:lineRule="auto"/>
        <w:rPr>
          <w:color w:val="1155cc"/>
          <w:u w:val="single"/>
        </w:rPr>
      </w:pPr>
      <w:hyperlink r:id="rId160">
        <w:r w:rsidDel="00000000" w:rsidR="00000000" w:rsidRPr="00000000">
          <w:rPr>
            <w:color w:val="1155cc"/>
            <w:u w:val="single"/>
            <w:rtl w:val="0"/>
          </w:rPr>
          <w:t xml:space="preserve">Ask About New Parts</w:t>
        </w:r>
      </w:hyperlink>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42qc9vxd2c1k" w:id="62"/>
      <w:bookmarkEnd w:id="62"/>
      <w:r w:rsidDel="00000000" w:rsidR="00000000" w:rsidRPr="00000000">
        <w:rPr>
          <w:b w:val="1"/>
          <w:bCs w:val="1"/>
          <w:sz w:val="34"/>
          <w:szCs w:val="34"/>
          <w:rtl w:val="0"/>
        </w:rPr>
        <w:t xml:space="preserve">Ready to Buy Glass Lined Parts?</w:t>
      </w:r>
    </w:p>
    <w:p w:rsidR="00000000" w:rsidDel="00000000" w:rsidP="00000000" w:rsidRDefault="00000000" w:rsidRPr="00000000" w14:paraId="000001A2">
      <w:pPr>
        <w:spacing w:after="240" w:before="240" w:lineRule="auto"/>
        <w:rPr/>
      </w:pPr>
      <w:r w:rsidDel="00000000" w:rsidR="00000000" w:rsidRPr="00000000">
        <w:rPr>
          <w:rtl w:val="0"/>
        </w:rPr>
        <w:t xml:space="preserve">IPP has supplied quality process equipment worldwide since 1980, serving 160,000+ customers. Tell us your reactor model and part requirements — our team will respond with matched inventory and pricing.</w:t>
      </w:r>
    </w:p>
    <w:p w:rsidR="00000000" w:rsidDel="00000000" w:rsidP="00000000" w:rsidRDefault="00000000" w:rsidRPr="00000000" w14:paraId="000001A3">
      <w:pPr>
        <w:spacing w:after="240" w:before="240" w:lineRule="auto"/>
        <w:rPr>
          <w:color w:val="1155cc"/>
          <w:u w:val="single"/>
        </w:rPr>
      </w:pPr>
      <w:hyperlink r:id="rId161">
        <w:r w:rsidDel="00000000" w:rsidR="00000000" w:rsidRPr="00000000">
          <w:rPr>
            <w:color w:val="1155cc"/>
            <w:u w:val="single"/>
            <w:rtl w:val="0"/>
          </w:rPr>
          <w:t xml:space="preserve">Talk to Our Team</w:t>
        </w:r>
      </w:hyperlink>
      <w:r w:rsidDel="00000000" w:rsidR="00000000" w:rsidRPr="00000000">
        <w:rPr>
          <w:rtl w:val="0"/>
        </w:rPr>
        <w:t xml:space="preserve"> |</w:t>
      </w:r>
      <w:hyperlink r:id="rId162">
        <w:r w:rsidDel="00000000" w:rsidR="00000000" w:rsidRPr="00000000">
          <w:rPr>
            <w:rtl w:val="0"/>
          </w:rPr>
          <w:t xml:space="preserve"> </w:t>
        </w:r>
      </w:hyperlink>
      <w:hyperlink r:id="rId163">
        <w:r w:rsidDel="00000000" w:rsidR="00000000" w:rsidRPr="00000000">
          <w:rPr>
            <w:color w:val="1155cc"/>
            <w:u w:val="single"/>
            <w:rtl w:val="0"/>
          </w:rPr>
          <w:t xml:space="preserve">Search Parts Inventory</w:t>
        </w:r>
      </w:hyperlink>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46406" TargetMode="External"/><Relationship Id="rId42" Type="http://schemas.openxmlformats.org/officeDocument/2006/relationships/hyperlink" Target="https://ims.internationalprocessplants.com/inventory/equipment/detail/246406" TargetMode="External"/><Relationship Id="rId41" Type="http://schemas.openxmlformats.org/officeDocument/2006/relationships/hyperlink" Target="https://markdowntotext.com/contact/" TargetMode="External"/><Relationship Id="rId44" Type="http://schemas.openxmlformats.org/officeDocument/2006/relationships/hyperlink" Target="https://ims.internationalprocessplants.com/inventory/equipment/detail/235291" TargetMode="External"/><Relationship Id="rId43" Type="http://schemas.openxmlformats.org/officeDocument/2006/relationships/hyperlink" Target="https://ims.internationalprocessplants.com/inventory/equipment/detail/246406" TargetMode="External"/><Relationship Id="rId46" Type="http://schemas.openxmlformats.org/officeDocument/2006/relationships/hyperlink" Target="https://ims.internationalprocessplants.com/inventory/equipment/detail/235291" TargetMode="External"/><Relationship Id="rId45" Type="http://schemas.openxmlformats.org/officeDocument/2006/relationships/hyperlink" Target="https://markdowntotext.com/contact/" TargetMode="External"/><Relationship Id="rId107" Type="http://schemas.openxmlformats.org/officeDocument/2006/relationships/hyperlink" Target="https://ims.internationalprocessplants.com/inventory/equipment/detail/100648" TargetMode="External"/><Relationship Id="rId106" Type="http://schemas.openxmlformats.org/officeDocument/2006/relationships/hyperlink" Target="https://markdowntotext.com/contact/" TargetMode="External"/><Relationship Id="rId105" Type="http://schemas.openxmlformats.org/officeDocument/2006/relationships/hyperlink" Target="https://ims.internationalprocessplants.com/inventory/equipment/detail/100648" TargetMode="External"/><Relationship Id="rId104" Type="http://schemas.openxmlformats.org/officeDocument/2006/relationships/hyperlink" Target="https://ims.internationalprocessplants.com/inventory/equipment/glass-lined-parts" TargetMode="External"/><Relationship Id="rId109" Type="http://schemas.openxmlformats.org/officeDocument/2006/relationships/hyperlink" Target="https://ims.internationalprocessplants.com/inventory/equipment/detail/240830" TargetMode="External"/><Relationship Id="rId108" Type="http://schemas.openxmlformats.org/officeDocument/2006/relationships/hyperlink" Target="https://ims.internationalprocessplants.com/inventory/equipment/detail/100648" TargetMode="External"/><Relationship Id="rId48" Type="http://schemas.openxmlformats.org/officeDocument/2006/relationships/hyperlink" Target="https://ims.internationalprocessplants.com/inventory/equipment/detail/235289" TargetMode="External"/><Relationship Id="rId47" Type="http://schemas.openxmlformats.org/officeDocument/2006/relationships/hyperlink" Target="https://ims.internationalprocessplants.com/inventory/equipment/detail/235291"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detail/238245" TargetMode="External"/><Relationship Id="rId102" Type="http://schemas.openxmlformats.org/officeDocument/2006/relationships/hyperlink" Target="https://ims.internationalprocessplants.com/inventory/equipment/detail/238245" TargetMode="External"/><Relationship Id="rId101" Type="http://schemas.openxmlformats.org/officeDocument/2006/relationships/hyperlink" Target="https://markdowntotext.com/contact/" TargetMode="External"/><Relationship Id="rId100" Type="http://schemas.openxmlformats.org/officeDocument/2006/relationships/hyperlink" Target="https://ims.internationalprocessplants.com/inventory/equipment/detail/238245" TargetMode="External"/><Relationship Id="rId31" Type="http://schemas.openxmlformats.org/officeDocument/2006/relationships/hyperlink" Target="https://ims.internationalprocessplants.com/inventory/equipment/detail/240830" TargetMode="External"/><Relationship Id="rId30" Type="http://schemas.openxmlformats.org/officeDocument/2006/relationships/hyperlink" Target="https://ims.internationalprocessplants.com/inventory/equipment/detail/216683" TargetMode="External"/><Relationship Id="rId33" Type="http://schemas.openxmlformats.org/officeDocument/2006/relationships/hyperlink" Target="https://ims.internationalprocessplants.com/inventory/equipment/detail/240830" TargetMode="External"/><Relationship Id="rId32" Type="http://schemas.openxmlformats.org/officeDocument/2006/relationships/hyperlink" Target="https://markdowntotext.com/contact/" TargetMode="External"/><Relationship Id="rId35" Type="http://schemas.openxmlformats.org/officeDocument/2006/relationships/hyperlink" Target="https://ims.internationalprocessplants.com/inventory/equipment/detail/246283" TargetMode="External"/><Relationship Id="rId34" Type="http://schemas.openxmlformats.org/officeDocument/2006/relationships/hyperlink" Target="https://ims.internationalprocessplants.com/inventory/equipment/detail/240830" TargetMode="External"/><Relationship Id="rId37" Type="http://schemas.openxmlformats.org/officeDocument/2006/relationships/hyperlink" Target="https://ims.internationalprocessplants.com/inventory/equipment/detail/246283" TargetMode="External"/><Relationship Id="rId36" Type="http://schemas.openxmlformats.org/officeDocument/2006/relationships/hyperlink" Target="https://markdowntotext.com/contact/" TargetMode="External"/><Relationship Id="rId39" Type="http://schemas.openxmlformats.org/officeDocument/2006/relationships/hyperlink" Target="https://markdowntotext.com/baffle/" TargetMode="External"/><Relationship Id="rId38" Type="http://schemas.openxmlformats.org/officeDocument/2006/relationships/hyperlink" Target="https://ims.internationalprocessplants.com/inventory/equipment/detail/246283" TargetMode="External"/><Relationship Id="rId20" Type="http://schemas.openxmlformats.org/officeDocument/2006/relationships/hyperlink" Target="https://ims.internationalprocessplants.com/inventory/equipment/detail/210526" TargetMode="External"/><Relationship Id="rId22" Type="http://schemas.openxmlformats.org/officeDocument/2006/relationships/hyperlink" Target="https://ims.internationalprocessplants.com/inventory/equipment/detail/100648" TargetMode="External"/><Relationship Id="rId21" Type="http://schemas.openxmlformats.org/officeDocument/2006/relationships/hyperlink" Target="https://ims.internationalprocessplants.com/inventory/equipment/detail/210526" TargetMode="External"/><Relationship Id="rId24" Type="http://schemas.openxmlformats.org/officeDocument/2006/relationships/hyperlink" Target="https://ims.internationalprocessplants.com/inventory/equipment/detail/100648" TargetMode="External"/><Relationship Id="rId23" Type="http://schemas.openxmlformats.org/officeDocument/2006/relationships/hyperlink" Target="https://markdowntotext.com/contact/" TargetMode="External"/><Relationship Id="rId129" Type="http://schemas.openxmlformats.org/officeDocument/2006/relationships/hyperlink" Target="https://ims.internationalprocessplants.com/inventory/equipment/detail/104037" TargetMode="External"/><Relationship Id="rId128" Type="http://schemas.openxmlformats.org/officeDocument/2006/relationships/hyperlink" Target="https://ims.internationalprocessplants.com/inventory/equipment/detail/104037" TargetMode="External"/><Relationship Id="rId127" Type="http://schemas.openxmlformats.org/officeDocument/2006/relationships/hyperlink" Target="https://markdowntotext.com/contact/" TargetMode="External"/><Relationship Id="rId126" Type="http://schemas.openxmlformats.org/officeDocument/2006/relationships/hyperlink" Target="https://ims.internationalprocessplants.com/inventory/equipment/detail/104037" TargetMode="External"/><Relationship Id="rId26" Type="http://schemas.openxmlformats.org/officeDocument/2006/relationships/hyperlink" Target="https://markdowntotext.com/agitator/" TargetMode="External"/><Relationship Id="rId121" Type="http://schemas.openxmlformats.org/officeDocument/2006/relationships/hyperlink" Target="https://ims.internationalprocessplants.com/inventory/equipment/detail/102437" TargetMode="External"/><Relationship Id="rId25" Type="http://schemas.openxmlformats.org/officeDocument/2006/relationships/hyperlink" Target="https://ims.internationalprocessplants.com/inventory/equipment/detail/100648" TargetMode="External"/><Relationship Id="rId120" Type="http://schemas.openxmlformats.org/officeDocument/2006/relationships/hyperlink" Target="https://ims.internationalprocessplants.com/inventory/equipment/detail/102437" TargetMode="External"/><Relationship Id="rId28" Type="http://schemas.openxmlformats.org/officeDocument/2006/relationships/hyperlink" Target="https://markdowntotext.com/contact/" TargetMode="External"/><Relationship Id="rId27" Type="http://schemas.openxmlformats.org/officeDocument/2006/relationships/hyperlink" Target="https://ims.internationalprocessplants.com/inventory/equipment/detail/216683" TargetMode="External"/><Relationship Id="rId125" Type="http://schemas.openxmlformats.org/officeDocument/2006/relationships/hyperlink" Target="https://ims.internationalprocessplants.com/inventory/equipment/detail/101145" TargetMode="External"/><Relationship Id="rId29" Type="http://schemas.openxmlformats.org/officeDocument/2006/relationships/hyperlink" Target="https://ims.internationalprocessplants.com/inventory/equipment/detail/216683" TargetMode="External"/><Relationship Id="rId124" Type="http://schemas.openxmlformats.org/officeDocument/2006/relationships/hyperlink" Target="https://ims.internationalprocessplants.com/inventory/equipment/detail/101145" TargetMode="External"/><Relationship Id="rId123" Type="http://schemas.openxmlformats.org/officeDocument/2006/relationships/hyperlink" Target="https://markdowntotext.com/contact/" TargetMode="External"/><Relationship Id="rId122" Type="http://schemas.openxmlformats.org/officeDocument/2006/relationships/hyperlink" Target="https://ims.internationalprocessplants.com/inventory/equipment/detail/101145" TargetMode="External"/><Relationship Id="rId95" Type="http://schemas.openxmlformats.org/officeDocument/2006/relationships/hyperlink" Target="https://ims.internationalprocessplants.com/inventory/equipment/detail/238225" TargetMode="External"/><Relationship Id="rId94" Type="http://schemas.openxmlformats.org/officeDocument/2006/relationships/hyperlink" Target="https://ims.internationalprocessplants.com/inventory/equipment/detail/238225" TargetMode="External"/><Relationship Id="rId97" Type="http://schemas.openxmlformats.org/officeDocument/2006/relationships/hyperlink" Target="https://markdowntotext.com/contact/" TargetMode="External"/><Relationship Id="rId96" Type="http://schemas.openxmlformats.org/officeDocument/2006/relationships/hyperlink" Target="https://ims.internationalprocessplants.com/inventory/equipment/detail/238281" TargetMode="External"/><Relationship Id="rId11" Type="http://schemas.openxmlformats.org/officeDocument/2006/relationships/hyperlink" Target="https://markdowntotext.com/baffle/" TargetMode="External"/><Relationship Id="rId99" Type="http://schemas.openxmlformats.org/officeDocument/2006/relationships/hyperlink" Target="https://ims.internationalprocessplants.com/inventory/equipment/detail/238281" TargetMode="External"/><Relationship Id="rId10" Type="http://schemas.openxmlformats.org/officeDocument/2006/relationships/hyperlink" Target="https://markdowntotext.com/agitator/" TargetMode="External"/><Relationship Id="rId98" Type="http://schemas.openxmlformats.org/officeDocument/2006/relationships/hyperlink" Target="https://ims.internationalprocessplants.com/inventory/equipment/detail/238281" TargetMode="External"/><Relationship Id="rId13" Type="http://schemas.openxmlformats.org/officeDocument/2006/relationships/hyperlink" Target="https://markdowntotext.com/pro-ring/" TargetMode="External"/><Relationship Id="rId12" Type="http://schemas.openxmlformats.org/officeDocument/2006/relationships/hyperlink" Target="https://markdowntotext.com/cryo-lock-blades/" TargetMode="External"/><Relationship Id="rId91" Type="http://schemas.openxmlformats.org/officeDocument/2006/relationships/hyperlink" Target="https://ims.internationalprocessplants.com/inventory/equipment/glass-lined-parts" TargetMode="External"/><Relationship Id="rId90" Type="http://schemas.openxmlformats.org/officeDocument/2006/relationships/hyperlink" Target="https://ims.internationalprocessplants.com/inventory/equipment/detail/246979" TargetMode="External"/><Relationship Id="rId93" Type="http://schemas.openxmlformats.org/officeDocument/2006/relationships/hyperlink" Target="https://markdowntotext.com/contact/" TargetMode="External"/><Relationship Id="rId92" Type="http://schemas.openxmlformats.org/officeDocument/2006/relationships/hyperlink" Target="https://ims.internationalprocessplants.com/inventory/equipment/detail/238225" TargetMode="External"/><Relationship Id="rId118" Type="http://schemas.openxmlformats.org/officeDocument/2006/relationships/hyperlink" Target="https://ims.internationalprocessplants.com/inventory/equipment/detail/102437" TargetMode="External"/><Relationship Id="rId117" Type="http://schemas.openxmlformats.org/officeDocument/2006/relationships/hyperlink" Target="https://ims.internationalprocessplants.com/inventory/equipment/glass-lined-parts" TargetMode="External"/><Relationship Id="rId116" Type="http://schemas.openxmlformats.org/officeDocument/2006/relationships/hyperlink" Target="https://ims.internationalprocessplants.com/inventory/equipment/detail/246406" TargetMode="External"/><Relationship Id="rId115" Type="http://schemas.openxmlformats.org/officeDocument/2006/relationships/hyperlink" Target="https://ims.internationalprocessplants.com/inventory/equipment/detail/246406" TargetMode="External"/><Relationship Id="rId119" Type="http://schemas.openxmlformats.org/officeDocument/2006/relationships/hyperlink" Target="https://markdowntotext.com/contact/" TargetMode="External"/><Relationship Id="rId15" Type="http://schemas.openxmlformats.org/officeDocument/2006/relationships/hyperlink" Target="https://markdowntotext.com/contact/" TargetMode="External"/><Relationship Id="rId110" Type="http://schemas.openxmlformats.org/officeDocument/2006/relationships/hyperlink" Target="https://markdowntotext.com/contact/" TargetMode="External"/><Relationship Id="rId14" Type="http://schemas.openxmlformats.org/officeDocument/2006/relationships/hyperlink" Target="https://ims.internationalprocessplants.com/inventory/equipment/detail/92090" TargetMode="External"/><Relationship Id="rId17" Type="http://schemas.openxmlformats.org/officeDocument/2006/relationships/hyperlink" Target="https://ims.internationalprocessplants.com/inventory/equipment/detail/92090" TargetMode="External"/><Relationship Id="rId16" Type="http://schemas.openxmlformats.org/officeDocument/2006/relationships/hyperlink" Target="https://ims.internationalprocessplants.com/inventory/equipment/detail/92090" TargetMode="External"/><Relationship Id="rId19" Type="http://schemas.openxmlformats.org/officeDocument/2006/relationships/hyperlink" Target="https://markdowntotext.com/contact/" TargetMode="External"/><Relationship Id="rId114" Type="http://schemas.openxmlformats.org/officeDocument/2006/relationships/hyperlink" Target="https://markdowntotext.com/contact/" TargetMode="External"/><Relationship Id="rId18" Type="http://schemas.openxmlformats.org/officeDocument/2006/relationships/hyperlink" Target="https://ims.internationalprocessplants.com/inventory/equipment/detail/210526" TargetMode="External"/><Relationship Id="rId113" Type="http://schemas.openxmlformats.org/officeDocument/2006/relationships/hyperlink" Target="https://ims.internationalprocessplants.com/inventory/equipment/detail/246406" TargetMode="External"/><Relationship Id="rId112" Type="http://schemas.openxmlformats.org/officeDocument/2006/relationships/hyperlink" Target="https://ims.internationalprocessplants.com/inventory/equipment/detail/240830" TargetMode="External"/><Relationship Id="rId111" Type="http://schemas.openxmlformats.org/officeDocument/2006/relationships/hyperlink" Target="https://ims.internationalprocessplants.com/inventory/equipment/detail/240830"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216683" TargetMode="External"/><Relationship Id="rId86" Type="http://schemas.openxmlformats.org/officeDocument/2006/relationships/hyperlink" Target="https://ims.internationalprocessplants.com/inventory/equipment/detail/216683" TargetMode="External"/><Relationship Id="rId85" Type="http://schemas.openxmlformats.org/officeDocument/2006/relationships/hyperlink" Target="https://ims.internationalprocessplants.com/inventory/equipment/detail/216683" TargetMode="External"/><Relationship Id="rId88" Type="http://schemas.openxmlformats.org/officeDocument/2006/relationships/hyperlink" Target="https://markdowntotext.com/contact/" TargetMode="External"/><Relationship Id="rId150" Type="http://schemas.openxmlformats.org/officeDocument/2006/relationships/hyperlink" Target="https://ims.internationalprocessplants.com/inventory/equipment/detail/216622" TargetMode="External"/><Relationship Id="rId87" Type="http://schemas.openxmlformats.org/officeDocument/2006/relationships/hyperlink" Target="https://ims.internationalprocessplants.com/inventory/equipment/detail/246979" TargetMode="External"/><Relationship Id="rId89" Type="http://schemas.openxmlformats.org/officeDocument/2006/relationships/hyperlink" Target="https://ims.internationalprocessplants.com/inventory/equipment/detail/246979" TargetMode="External"/><Relationship Id="rId80" Type="http://schemas.openxmlformats.org/officeDocument/2006/relationships/hyperlink" Target="https://markdowntotext.com/contact/" TargetMode="External"/><Relationship Id="rId82" Type="http://schemas.openxmlformats.org/officeDocument/2006/relationships/hyperlink" Target="https://ims.internationalprocessplants.com/inventory/equipment/detail/238341" TargetMode="External"/><Relationship Id="rId81" Type="http://schemas.openxmlformats.org/officeDocument/2006/relationships/hyperlink" Target="https://ims.internationalprocessplants.com/inventory/equipment/detail/2383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markdowntotext.com/contact/" TargetMode="External"/><Relationship Id="rId4" Type="http://schemas.openxmlformats.org/officeDocument/2006/relationships/numbering" Target="numbering.xml"/><Relationship Id="rId148" Type="http://schemas.openxmlformats.org/officeDocument/2006/relationships/hyperlink" Target="https://ims.internationalprocessplants.com/inventory/equipment/detail/216622" TargetMode="External"/><Relationship Id="rId9" Type="http://schemas.openxmlformats.org/officeDocument/2006/relationships/hyperlink" Target="https://markdowntotext.com/agitator/" TargetMode="External"/><Relationship Id="rId143" Type="http://schemas.openxmlformats.org/officeDocument/2006/relationships/hyperlink" Target="https://ims.internationalprocessplants.com/inventory/equipment/glass-lined-parts" TargetMode="External"/><Relationship Id="rId142" Type="http://schemas.openxmlformats.org/officeDocument/2006/relationships/hyperlink" Target="https://ims.internationalprocessplants.com/inventory/equipment/detail/206874" TargetMode="External"/><Relationship Id="rId141" Type="http://schemas.openxmlformats.org/officeDocument/2006/relationships/hyperlink" Target="https://ims.internationalprocessplants.com/inventory/equipment/detail/206874" TargetMode="External"/><Relationship Id="rId140" Type="http://schemas.openxmlformats.org/officeDocument/2006/relationships/hyperlink" Target="https://markdowntotext.com/contact/" TargetMode="External"/><Relationship Id="rId5" Type="http://schemas.openxmlformats.org/officeDocument/2006/relationships/styles" Target="styles.xml"/><Relationship Id="rId147" Type="http://schemas.openxmlformats.org/officeDocument/2006/relationships/hyperlink" Target="https://ims.internationalprocessplants.com/inventory/equipment/detail/206804" TargetMode="External"/><Relationship Id="rId6" Type="http://schemas.openxmlformats.org/officeDocument/2006/relationships/hyperlink" Target="https://markdowntotext.com/contact/" TargetMode="External"/><Relationship Id="rId146" Type="http://schemas.openxmlformats.org/officeDocument/2006/relationships/hyperlink" Target="https://ims.internationalprocessplants.com/inventory/equipment/detail/206804" TargetMode="External"/><Relationship Id="rId7" Type="http://schemas.openxmlformats.org/officeDocument/2006/relationships/hyperlink" Target="https://ims.internationalprocessplants.com/inventory/equipment/glass-lined-parts" TargetMode="External"/><Relationship Id="rId145"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glass-lined-parts" TargetMode="External"/><Relationship Id="rId144" Type="http://schemas.openxmlformats.org/officeDocument/2006/relationships/hyperlink" Target="https://ims.internationalprocessplants.com/inventory/equipment/detail/206804" TargetMode="External"/><Relationship Id="rId73" Type="http://schemas.openxmlformats.org/officeDocument/2006/relationships/hyperlink" Target="https://ims.internationalprocessplants.com/inventory/equipment/detail/100648" TargetMode="External"/><Relationship Id="rId72" Type="http://schemas.openxmlformats.org/officeDocument/2006/relationships/hyperlink" Target="https://ims.internationalprocessplants.com/inventory/equipment/detail/100648"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101094" TargetMode="External"/><Relationship Id="rId77" Type="http://schemas.openxmlformats.org/officeDocument/2006/relationships/hyperlink" Target="https://ims.internationalprocessplants.com/inventory/equipment/detail/101094" TargetMode="External"/><Relationship Id="rId76" Type="http://schemas.openxmlformats.org/officeDocument/2006/relationships/hyperlink" Target="https://ims.internationalprocessplants.com/inventory/equipment/detail/101094" TargetMode="External"/><Relationship Id="rId79" Type="http://schemas.openxmlformats.org/officeDocument/2006/relationships/hyperlink" Target="https://ims.internationalprocessplants.com/inventory/equipment/detail/238341" TargetMode="External"/><Relationship Id="rId78" Type="http://schemas.openxmlformats.org/officeDocument/2006/relationships/hyperlink" Target="https://ims.internationalprocessplants.com/inventory/equipment/glass-lined-parts"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100648" TargetMode="External"/><Relationship Id="rId139" Type="http://schemas.openxmlformats.org/officeDocument/2006/relationships/hyperlink" Target="https://ims.internationalprocessplants.com/inventory/equipment/detail/206874" TargetMode="External"/><Relationship Id="rId138" Type="http://schemas.openxmlformats.org/officeDocument/2006/relationships/hyperlink" Target="https://ims.internationalprocessplants.com/inventory/equipment/detail/103438" TargetMode="External"/><Relationship Id="rId137" Type="http://schemas.openxmlformats.org/officeDocument/2006/relationships/hyperlink" Target="https://ims.internationalprocessplants.com/inventory/equipment/detail/103438" TargetMode="External"/><Relationship Id="rId132" Type="http://schemas.openxmlformats.org/officeDocument/2006/relationships/hyperlink" Target="https://markdowntotext.com/contact/" TargetMode="External"/><Relationship Id="rId131" Type="http://schemas.openxmlformats.org/officeDocument/2006/relationships/hyperlink" Target="https://ims.internationalprocessplants.com/inventory/equipment/detail/103435" TargetMode="External"/><Relationship Id="rId130" Type="http://schemas.openxmlformats.org/officeDocument/2006/relationships/hyperlink" Target="https://ims.internationalprocessplants.com/inventory/equipment/glass-lined-parts" TargetMode="External"/><Relationship Id="rId136" Type="http://schemas.openxmlformats.org/officeDocument/2006/relationships/hyperlink" Target="https://markdowntotext.com/contact/" TargetMode="External"/><Relationship Id="rId135" Type="http://schemas.openxmlformats.org/officeDocument/2006/relationships/hyperlink" Target="https://ims.internationalprocessplants.com/inventory/equipment/detail/103438" TargetMode="External"/><Relationship Id="rId134" Type="http://schemas.openxmlformats.org/officeDocument/2006/relationships/hyperlink" Target="https://ims.internationalprocessplants.com/inventory/equipment/detail/103435" TargetMode="External"/><Relationship Id="rId133" Type="http://schemas.openxmlformats.org/officeDocument/2006/relationships/hyperlink" Target="https://ims.internationalprocessplants.com/inventory/equipment/detail/103435"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46976" TargetMode="External"/><Relationship Id="rId64" Type="http://schemas.openxmlformats.org/officeDocument/2006/relationships/hyperlink" Target="https://ims.internationalprocessplants.com/inventory/equipment/detail/246976" TargetMode="External"/><Relationship Id="rId63" Type="http://schemas.openxmlformats.org/officeDocument/2006/relationships/hyperlink" Target="https://ims.internationalprocessplants.com/inventory/equipment/detail/246976" TargetMode="External"/><Relationship Id="rId66" Type="http://schemas.openxmlformats.org/officeDocument/2006/relationships/hyperlink" Target="https://ims.internationalprocessplants.com/inventory/equipment/detail/92090" TargetMode="External"/><Relationship Id="rId65" Type="http://schemas.openxmlformats.org/officeDocument/2006/relationships/hyperlink" Target="https://markdowntotext.com/pro-ring/" TargetMode="External"/><Relationship Id="rId68" Type="http://schemas.openxmlformats.org/officeDocument/2006/relationships/hyperlink" Target="https://ims.internationalprocessplants.com/inventory/equipment/detail/92090" TargetMode="External"/><Relationship Id="rId67" Type="http://schemas.openxmlformats.org/officeDocument/2006/relationships/hyperlink" Target="https://markdowntotext.com/contact/" TargetMode="External"/><Relationship Id="rId60" Type="http://schemas.openxmlformats.org/officeDocument/2006/relationships/hyperlink" Target="https://ims.internationalprocessplants.com/inventory/equipment/detail/245792" TargetMode="External"/><Relationship Id="rId69" Type="http://schemas.openxmlformats.org/officeDocument/2006/relationships/hyperlink" Target="https://ims.internationalprocessplants.com/inventory/equipment/detail/92090" TargetMode="External"/><Relationship Id="rId163" Type="http://schemas.openxmlformats.org/officeDocument/2006/relationships/hyperlink" Target="https://ims.internationalprocessplants.com/inventory/equipment/glass-lined-parts" TargetMode="External"/><Relationship Id="rId162" Type="http://schemas.openxmlformats.org/officeDocument/2006/relationships/hyperlink" Target="https://ims.internationalprocessplants.com/inventory/equipment/glass-lined-parts" TargetMode="External"/><Relationship Id="rId51" Type="http://schemas.openxmlformats.org/officeDocument/2006/relationships/hyperlink" Target="https://ims.internationalprocessplants.com/inventory/equipment/detail/235289" TargetMode="External"/><Relationship Id="rId50" Type="http://schemas.openxmlformats.org/officeDocument/2006/relationships/hyperlink" Target="https://ims.internationalprocessplants.com/inventory/equipment/detail/235289" TargetMode="External"/><Relationship Id="rId53" Type="http://schemas.openxmlformats.org/officeDocument/2006/relationships/hyperlink" Target="https://ims.internationalprocessplants.com/inventory/equipment/detail/240289" TargetMode="External"/><Relationship Id="rId52" Type="http://schemas.openxmlformats.org/officeDocument/2006/relationships/hyperlink" Target="https://markdowntotext.com/cryo-lock-blades/" TargetMode="External"/><Relationship Id="rId55" Type="http://schemas.openxmlformats.org/officeDocument/2006/relationships/hyperlink" Target="https://ims.internationalprocessplants.com/inventory/equipment/detail/240289" TargetMode="External"/><Relationship Id="rId161" Type="http://schemas.openxmlformats.org/officeDocument/2006/relationships/hyperlink" Target="https://markdowntotext.com/contact/" TargetMode="External"/><Relationship Id="rId54" Type="http://schemas.openxmlformats.org/officeDocument/2006/relationships/hyperlink" Target="https://markdowntotext.com/contact/" TargetMode="External"/><Relationship Id="rId160" Type="http://schemas.openxmlformats.org/officeDocument/2006/relationships/hyperlink" Target="https://markdowntotext.com/contact/" TargetMode="External"/><Relationship Id="rId57" Type="http://schemas.openxmlformats.org/officeDocument/2006/relationships/hyperlink" Target="https://ims.internationalprocessplants.com/inventory/equipment/detail/245792" TargetMode="External"/><Relationship Id="rId56" Type="http://schemas.openxmlformats.org/officeDocument/2006/relationships/hyperlink" Target="https://ims.internationalprocessplants.com/inventory/equipment/detail/240289" TargetMode="External"/><Relationship Id="rId159" Type="http://schemas.openxmlformats.org/officeDocument/2006/relationships/hyperlink" Target="https://ims.internationalprocessplants.com/inventory/equipment/glass-lined-parts" TargetMode="External"/><Relationship Id="rId59" Type="http://schemas.openxmlformats.org/officeDocument/2006/relationships/hyperlink" Target="https://ims.internationalprocessplants.com/inventory/equipment/detail/245792" TargetMode="External"/><Relationship Id="rId154" Type="http://schemas.openxmlformats.org/officeDocument/2006/relationships/hyperlink" Target="https://ims.internationalprocessplants.com/inventory/equipment/detail/232503" TargetMode="External"/><Relationship Id="rId58" Type="http://schemas.openxmlformats.org/officeDocument/2006/relationships/hyperlink" Target="https://markdowntotext.com/contact/" TargetMode="External"/><Relationship Id="rId153" Type="http://schemas.openxmlformats.org/officeDocument/2006/relationships/hyperlink" Target="https://markdowntotext.com/contact/" TargetMode="External"/><Relationship Id="rId152" Type="http://schemas.openxmlformats.org/officeDocument/2006/relationships/hyperlink" Target="https://ims.internationalprocessplants.com/inventory/equipment/detail/232503" TargetMode="External"/><Relationship Id="rId151" Type="http://schemas.openxmlformats.org/officeDocument/2006/relationships/hyperlink" Target="https://ims.internationalprocessplants.com/inventory/equipment/detail/216622" TargetMode="External"/><Relationship Id="rId158" Type="http://schemas.openxmlformats.org/officeDocument/2006/relationships/hyperlink" Target="https://ims.internationalprocessplants.com/inventory/equipment/glass-lined-parts" TargetMode="External"/><Relationship Id="rId157" Type="http://schemas.openxmlformats.org/officeDocument/2006/relationships/hyperlink" Target="https://markdowntotext.com/contact/" TargetMode="External"/><Relationship Id="rId156" Type="http://schemas.openxmlformats.org/officeDocument/2006/relationships/hyperlink" Target="https://ims.internationalprocessplants.com/inventory/equipment/glass-lined-parts" TargetMode="External"/><Relationship Id="rId155" Type="http://schemas.openxmlformats.org/officeDocument/2006/relationships/hyperlink" Target="https://ims.internationalprocessplants.com/inventory/equipment/detail/2325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