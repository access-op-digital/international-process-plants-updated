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8fxhumvym7l" w:id="0"/>
      <w:bookmarkEnd w:id="0"/>
      <w:r w:rsidDel="00000000" w:rsidR="00000000" w:rsidRPr="00000000">
        <w:rPr>
          <w:b w:val="1"/>
          <w:bCs w:val="1"/>
          <w:sz w:val="46"/>
          <w:szCs w:val="46"/>
          <w:rtl w:val="0"/>
        </w:rPr>
        <w:t xml:space="preserve">Buy Used Twin Shell &amp; Double Cone Dryers for Sale</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Buying used twin shell &amp; double cone dryers through International Process Plants gives chemical, pharmaceutical, and industrial manufacturers access to Pfaudler, DeDietrich, Patterson Kelly and other OEM</w:t>
      </w:r>
      <w:ins w:author="Scott Phillips" w:id="0" w:date="2026-04-21T18:28:39Z">
        <w:r w:rsidDel="00000000" w:rsidR="00000000" w:rsidRPr="00000000">
          <w:rPr>
            <w:rtl w:val="0"/>
          </w:rPr>
          <w:t xml:space="preserve">’s </w:t>
        </w:r>
      </w:ins>
      <w:del w:author="Scott Phillips" w:id="0" w:date="2026-04-21T18:28:39Z">
        <w:r w:rsidDel="00000000" w:rsidR="00000000" w:rsidRPr="00000000">
          <w:rPr>
            <w:rtl w:val="0"/>
          </w:rPr>
          <w:delText xml:space="preserve"> manufacturers</w:delText>
        </w:r>
      </w:del>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Materials of construction include Glasslined, Stainless Steel 316, Stainless Steel 304, Hastelloy - C4. Available in Used, Re-glassed, Unused conditions. Buying used twin shell &amp; double cone dryers from IPP can save up to 50% of capital and 90% of lead time versus buying new.</w:t>
      </w:r>
    </w:p>
    <w:p w:rsidR="00000000" w:rsidDel="00000000" w:rsidP="00000000" w:rsidRDefault="00000000" w:rsidRPr="00000000" w14:paraId="00000004">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40+ Dryers in Stock | 1980 Established Since | 15 Countries with Offices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7">
      <w:pPr>
        <w:numPr>
          <w:ilvl w:val="0"/>
          <w:numId w:val="13"/>
        </w:numPr>
        <w:spacing w:after="0" w:afterAutospacing="0" w:before="240" w:lineRule="auto"/>
        <w:ind w:left="720" w:hanging="360"/>
      </w:pPr>
      <w:hyperlink r:id="rId9">
        <w:r w:rsidDel="00000000" w:rsidR="00000000" w:rsidRPr="00000000">
          <w:rPr>
            <w:color w:val="1155cc"/>
            <w:u w:val="single"/>
            <w:rtl w:val="0"/>
          </w:rPr>
          <w:t xml:space="preserve">DeDietrich Glasslined -- Used</w:t>
        </w:r>
      </w:hyperlink>
      <w:r w:rsidDel="00000000" w:rsidR="00000000" w:rsidRPr="00000000">
        <w:rPr>
          <w:rtl w:val="0"/>
        </w:rPr>
      </w:r>
    </w:p>
    <w:p w:rsidR="00000000" w:rsidDel="00000000" w:rsidP="00000000" w:rsidRDefault="00000000" w:rsidRPr="00000000" w14:paraId="00000008">
      <w:pPr>
        <w:numPr>
          <w:ilvl w:val="0"/>
          <w:numId w:val="13"/>
        </w:numPr>
        <w:spacing w:after="0" w:afterAutospacing="0" w:before="0" w:beforeAutospacing="0" w:lineRule="auto"/>
        <w:ind w:left="720" w:hanging="360"/>
      </w:pPr>
      <w:hyperlink r:id="rId10">
        <w:r w:rsidDel="00000000" w:rsidR="00000000" w:rsidRPr="00000000">
          <w:rPr>
            <w:color w:val="1155cc"/>
            <w:u w:val="single"/>
            <w:rtl w:val="0"/>
          </w:rPr>
          <w:t xml:space="preserve">Klein Vakuumtechnik Hastelloy - C4 -- Used</w:t>
        </w:r>
      </w:hyperlink>
      <w:r w:rsidDel="00000000" w:rsidR="00000000" w:rsidRPr="00000000">
        <w:rPr>
          <w:rtl w:val="0"/>
        </w:rPr>
      </w:r>
    </w:p>
    <w:p w:rsidR="00000000" w:rsidDel="00000000" w:rsidP="00000000" w:rsidRDefault="00000000" w:rsidRPr="00000000" w14:paraId="00000009">
      <w:pPr>
        <w:numPr>
          <w:ilvl w:val="0"/>
          <w:numId w:val="13"/>
        </w:numPr>
        <w:spacing w:after="240" w:before="0" w:beforeAutospacing="0" w:lineRule="auto"/>
        <w:ind w:left="720" w:hanging="360"/>
      </w:pPr>
      <w:hyperlink r:id="rId11">
        <w:r w:rsidDel="00000000" w:rsidR="00000000" w:rsidRPr="00000000">
          <w:rPr>
            <w:color w:val="1155cc"/>
            <w:u w:val="single"/>
            <w:rtl w:val="0"/>
          </w:rPr>
          <w:t xml:space="preserve">Pfaudler Glasslined -- Used</w:t>
        </w:r>
      </w:hyperlink>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etpxtcm8l953" w:id="1"/>
      <w:bookmarkEnd w:id="1"/>
      <w:r w:rsidDel="00000000" w:rsidR="00000000" w:rsidRPr="00000000">
        <w:rPr>
          <w:b w:val="1"/>
          <w:bCs w:val="1"/>
          <w:sz w:val="34"/>
          <w:szCs w:val="34"/>
          <w:rtl w:val="0"/>
        </w:rPr>
        <w:t xml:space="preserve">Buy Used Twin Shell &amp; Double Cone Dryers by Material</w:t>
      </w:r>
    </w:p>
    <w:p w:rsidR="00000000" w:rsidDel="00000000" w:rsidP="00000000" w:rsidRDefault="00000000" w:rsidRPr="00000000" w14:paraId="0000000C">
      <w:pPr>
        <w:spacing w:after="240" w:before="240" w:lineRule="auto"/>
        <w:rPr/>
      </w:pPr>
      <w:r w:rsidDel="00000000" w:rsidR="00000000" w:rsidRPr="00000000">
        <w:rPr>
          <w:rtl w:val="0"/>
        </w:rPr>
        <w:t xml:space="preserve">IPP stocks twin shell &amp; double cone dryers across multiple material options. Choose the material that matches your process requirements.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e9fse1ms9ywn" w:id="2"/>
      <w:bookmarkEnd w:id="2"/>
      <w:r w:rsidDel="00000000" w:rsidR="00000000" w:rsidRPr="00000000">
        <w:rPr>
          <w:b w:val="1"/>
          <w:bCs w:val="1"/>
          <w:color w:val="000000"/>
          <w:sz w:val="26"/>
          <w:szCs w:val="26"/>
          <w:rtl w:val="0"/>
        </w:rPr>
        <w:t xml:space="preserve">Buy Used Glass-Lined Twin Shell &amp; Double Cone Dryers for Sale</w:t>
      </w:r>
    </w:p>
    <w:p w:rsidR="00000000" w:rsidDel="00000000" w:rsidP="00000000" w:rsidRDefault="00000000" w:rsidRPr="00000000" w14:paraId="0000000E">
      <w:pPr>
        <w:spacing w:after="240" w:before="240" w:lineRule="auto"/>
        <w:rPr/>
      </w:pPr>
      <w:r w:rsidDel="00000000" w:rsidR="00000000" w:rsidRPr="00000000">
        <w:rPr>
          <w:rtl w:val="0"/>
        </w:rPr>
        <w:t xml:space="preserve">IPP stocks glass-lined twin shell &amp; double cone dryers. Available from Pfaudler, DeDietrich, and other manufacturers.</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hmlvbullkvsw" w:id="3"/>
      <w:bookmarkEnd w:id="3"/>
      <w:r w:rsidDel="00000000" w:rsidR="00000000" w:rsidRPr="00000000">
        <w:rPr>
          <w:b w:val="1"/>
          <w:bCs w:val="1"/>
          <w:color w:val="000000"/>
          <w:sz w:val="22"/>
          <w:szCs w:val="22"/>
          <w:rtl w:val="0"/>
        </w:rPr>
        <w:t xml:space="preserve">[Glass-Lined] DeDietrich Glasslined (</w:t>
      </w:r>
      <w:hyperlink r:id="rId12">
        <w:r w:rsidDel="00000000" w:rsidR="00000000" w:rsidRPr="00000000">
          <w:rPr>
            <w:b w:val="1"/>
            <w:bCs w:val="1"/>
            <w:color w:val="1155cc"/>
            <w:sz w:val="22"/>
            <w:szCs w:val="22"/>
            <w:u w:val="single"/>
            <w:rtl w:val="0"/>
          </w:rPr>
          <w:t xml:space="preserve">IPP# 245546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Used DeDietrich Glasslined dryer-twin shell &amp; double cone.</w:t>
      </w:r>
    </w:p>
    <w:p w:rsidR="00000000" w:rsidDel="00000000" w:rsidP="00000000" w:rsidRDefault="00000000" w:rsidRPr="00000000" w14:paraId="00000011">
      <w:pPr>
        <w:numPr>
          <w:ilvl w:val="0"/>
          <w:numId w:val="23"/>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12">
      <w:pPr>
        <w:numPr>
          <w:ilvl w:val="0"/>
          <w:numId w:val="23"/>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3">
      <w:pPr>
        <w:numPr>
          <w:ilvl w:val="0"/>
          <w:numId w:val="23"/>
        </w:numPr>
        <w:spacing w:after="240" w:before="0" w:beforeAutospacing="0" w:lineRule="auto"/>
        <w:ind w:left="720" w:hanging="360"/>
      </w:pPr>
      <w:r w:rsidDel="00000000" w:rsidR="00000000" w:rsidRPr="00000000">
        <w:rPr>
          <w:rtl w:val="0"/>
        </w:rPr>
        <w:t xml:space="preserve">Manufacturer and Model: DeDietrich SR 2500</w:t>
      </w:r>
    </w:p>
    <w:p w:rsidR="00000000" w:rsidDel="00000000" w:rsidP="00000000" w:rsidRDefault="00000000" w:rsidRPr="00000000" w14:paraId="00000014">
      <w:pPr>
        <w:spacing w:after="240" w:before="240" w:lineRule="auto"/>
        <w:rPr>
          <w:color w:val="1155cc"/>
          <w:u w:val="single"/>
        </w:rPr>
      </w:pPr>
      <w:hyperlink r:id="rId13">
        <w:r w:rsidDel="00000000" w:rsidR="00000000" w:rsidRPr="00000000">
          <w:rPr>
            <w:color w:val="1155cc"/>
            <w:u w:val="single"/>
            <w:rtl w:val="0"/>
          </w:rPr>
          <w:t xml:space="preserve">Request Specs</w:t>
        </w:r>
      </w:hyperlink>
      <w:r w:rsidDel="00000000" w:rsidR="00000000" w:rsidRPr="00000000">
        <w:rPr>
          <w:rtl w:val="0"/>
        </w:rPr>
        <w:t xml:space="preserve">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View IPP# 245546</w:t>
        </w:r>
      </w:hyperlink>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6imq75czw6ym" w:id="4"/>
      <w:bookmarkEnd w:id="4"/>
      <w:r w:rsidDel="00000000" w:rsidR="00000000" w:rsidRPr="00000000">
        <w:rPr>
          <w:b w:val="1"/>
          <w:bCs w:val="1"/>
          <w:color w:val="000000"/>
          <w:sz w:val="22"/>
          <w:szCs w:val="22"/>
          <w:rtl w:val="0"/>
        </w:rPr>
        <w:t xml:space="preserve">Pfaudler Glasslined (</w:t>
      </w:r>
      <w:hyperlink r:id="rId16">
        <w:r w:rsidDel="00000000" w:rsidR="00000000" w:rsidRPr="00000000">
          <w:rPr>
            <w:b w:val="1"/>
            <w:bCs w:val="1"/>
            <w:color w:val="1155cc"/>
            <w:sz w:val="22"/>
            <w:szCs w:val="22"/>
            <w:u w:val="single"/>
            <w:rtl w:val="0"/>
          </w:rPr>
          <w:t xml:space="preserve">IPP# 208476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Used Pfaudler Glasslined dryer-twin shell &amp; double cone.</w:t>
      </w:r>
    </w:p>
    <w:p w:rsidR="00000000" w:rsidDel="00000000" w:rsidP="00000000" w:rsidRDefault="00000000" w:rsidRPr="00000000" w14:paraId="00000017">
      <w:pPr>
        <w:numPr>
          <w:ilvl w:val="0"/>
          <w:numId w:val="8"/>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9">
      <w:pPr>
        <w:numPr>
          <w:ilvl w:val="0"/>
          <w:numId w:val="8"/>
        </w:numPr>
        <w:spacing w:after="240" w:before="0" w:beforeAutospacing="0" w:lineRule="auto"/>
        <w:ind w:left="720" w:hanging="360"/>
      </w:pPr>
      <w:r w:rsidDel="00000000" w:rsidR="00000000" w:rsidRPr="00000000">
        <w:rPr>
          <w:rtl w:val="0"/>
        </w:rPr>
        <w:t xml:space="preserve">Manufacturer and Model: Pfaudler MT1000</w:t>
      </w:r>
    </w:p>
    <w:p w:rsidR="00000000" w:rsidDel="00000000" w:rsidP="00000000" w:rsidRDefault="00000000" w:rsidRPr="00000000" w14:paraId="0000001A">
      <w:pPr>
        <w:spacing w:after="240" w:before="240" w:lineRule="auto"/>
        <w:rPr>
          <w:color w:val="1155cc"/>
          <w:u w:val="single"/>
        </w:rPr>
      </w:pPr>
      <w:hyperlink r:id="rId17">
        <w:r w:rsidDel="00000000" w:rsidR="00000000" w:rsidRPr="00000000">
          <w:rPr>
            <w:color w:val="1155cc"/>
            <w:u w:val="single"/>
            <w:rtl w:val="0"/>
          </w:rPr>
          <w:t xml:space="preserve">Request Specs</w:t>
        </w:r>
      </w:hyperlink>
      <w:r w:rsidDel="00000000" w:rsidR="00000000" w:rsidRPr="00000000">
        <w:rPr>
          <w:rtl w:val="0"/>
        </w:rPr>
        <w:t xml:space="preserve">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View IPP# 208476</w:t>
        </w:r>
      </w:hyperlink>
      <w:r w:rsidDel="00000000" w:rsidR="00000000" w:rsidRPr="00000000">
        <w:rPr>
          <w:rtl w:val="0"/>
        </w:rPr>
      </w:r>
    </w:p>
    <w:p w:rsidR="00000000" w:rsidDel="00000000" w:rsidP="00000000" w:rsidRDefault="00000000" w:rsidRPr="00000000" w14:paraId="0000001B">
      <w:pPr>
        <w:spacing w:after="240" w:before="240" w:lineRule="auto"/>
        <w:rPr>
          <w:color w:val="1155cc"/>
          <w:u w:val="single"/>
        </w:rPr>
      </w:pPr>
      <w:hyperlink r:id="rId20">
        <w:r w:rsidDel="00000000" w:rsidR="00000000" w:rsidRPr="00000000">
          <w:rPr>
            <w:color w:val="1155cc"/>
            <w:u w:val="single"/>
            <w:rtl w:val="0"/>
          </w:rPr>
          <w:t xml:space="preserve">Browse All Glass-Lined Twin Shell &amp; Double Cone Dryers in Stock</w:t>
        </w:r>
      </w:hyperlink>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61x30he9ltlt" w:id="5"/>
      <w:bookmarkEnd w:id="5"/>
      <w:r w:rsidDel="00000000" w:rsidR="00000000" w:rsidRPr="00000000">
        <w:rPr>
          <w:b w:val="1"/>
          <w:bCs w:val="1"/>
          <w:color w:val="000000"/>
          <w:sz w:val="26"/>
          <w:szCs w:val="26"/>
          <w:rtl w:val="0"/>
        </w:rPr>
        <w:t xml:space="preserve">Buy Used Stainless Steel Twin Shell &amp; Double Cone Dryers for Sale</w:t>
      </w:r>
    </w:p>
    <w:p w:rsidR="00000000" w:rsidDel="00000000" w:rsidP="00000000" w:rsidRDefault="00000000" w:rsidRPr="00000000" w14:paraId="0000001D">
      <w:pPr>
        <w:spacing w:after="240" w:before="240" w:lineRule="auto"/>
        <w:rPr/>
      </w:pPr>
      <w:r w:rsidDel="00000000" w:rsidR="00000000" w:rsidRPr="00000000">
        <w:rPr>
          <w:rtl w:val="0"/>
        </w:rPr>
        <w:t xml:space="preserve">IPP stocks stainless steel twin shell &amp; double cone dryers. Available from Patterson Kelly, Paul O Abbe, and other manufacturers.</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h28sflza48bo" w:id="6"/>
      <w:bookmarkEnd w:id="6"/>
      <w:r w:rsidDel="00000000" w:rsidR="00000000" w:rsidRPr="00000000">
        <w:rPr>
          <w:b w:val="1"/>
          <w:bCs w:val="1"/>
          <w:color w:val="000000"/>
          <w:sz w:val="22"/>
          <w:szCs w:val="22"/>
          <w:rtl w:val="0"/>
        </w:rPr>
        <w:t xml:space="preserve">[Stainless Steel] Patterson Process Equipment Stainless Steel 316 (</w:t>
      </w:r>
      <w:hyperlink r:id="rId21">
        <w:r w:rsidDel="00000000" w:rsidR="00000000" w:rsidRPr="00000000">
          <w:rPr>
            <w:b w:val="1"/>
            <w:bCs w:val="1"/>
            <w:color w:val="1155cc"/>
            <w:sz w:val="22"/>
            <w:szCs w:val="22"/>
            <w:u w:val="single"/>
            <w:rtl w:val="0"/>
          </w:rPr>
          <w:t xml:space="preserve">IPP# 202096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Used Patterson Process Equipment Stainless Steel 316 dryer-twin shell &amp; double cone.</w:t>
      </w:r>
    </w:p>
    <w:p w:rsidR="00000000" w:rsidDel="00000000" w:rsidP="00000000" w:rsidRDefault="00000000" w:rsidRPr="00000000" w14:paraId="00000020">
      <w:pPr>
        <w:numPr>
          <w:ilvl w:val="0"/>
          <w:numId w:val="26"/>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21">
      <w:pPr>
        <w:numPr>
          <w:ilvl w:val="0"/>
          <w:numId w:val="26"/>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22">
      <w:pPr>
        <w:spacing w:after="240" w:before="240" w:lineRule="auto"/>
        <w:rPr>
          <w:color w:val="1155cc"/>
          <w:u w:val="single"/>
        </w:rPr>
      </w:pPr>
      <w:hyperlink r:id="rId22">
        <w:r w:rsidDel="00000000" w:rsidR="00000000" w:rsidRPr="00000000">
          <w:rPr>
            <w:color w:val="1155cc"/>
            <w:u w:val="single"/>
            <w:rtl w:val="0"/>
          </w:rPr>
          <w:t xml:space="preserve">Request Specs</w:t>
        </w:r>
      </w:hyperlink>
      <w:r w:rsidDel="00000000" w:rsidR="00000000" w:rsidRPr="00000000">
        <w:rPr>
          <w:rtl w:val="0"/>
        </w:rPr>
        <w:t xml:space="preserve"> |</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View IPP# 202096</w:t>
        </w:r>
      </w:hyperlink>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xw8ikur42658" w:id="7"/>
      <w:bookmarkEnd w:id="7"/>
      <w:r w:rsidDel="00000000" w:rsidR="00000000" w:rsidRPr="00000000">
        <w:rPr>
          <w:b w:val="1"/>
          <w:bCs w:val="1"/>
          <w:color w:val="000000"/>
          <w:sz w:val="22"/>
          <w:szCs w:val="22"/>
          <w:rtl w:val="0"/>
        </w:rPr>
        <w:t xml:space="preserve">Patterson Kelly Stainless Steel 304 (</w:t>
      </w:r>
      <w:hyperlink r:id="rId25">
        <w:r w:rsidDel="00000000" w:rsidR="00000000" w:rsidRPr="00000000">
          <w:rPr>
            <w:b w:val="1"/>
            <w:bCs w:val="1"/>
            <w:color w:val="1155cc"/>
            <w:sz w:val="22"/>
            <w:szCs w:val="22"/>
            <w:u w:val="single"/>
            <w:rtl w:val="0"/>
          </w:rPr>
          <w:t xml:space="preserve">IPP# 28830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Used Patterson Kelly Stainless Steel 304 dryer-twin shell &amp; double cone.</w:t>
      </w:r>
    </w:p>
    <w:p w:rsidR="00000000" w:rsidDel="00000000" w:rsidP="00000000" w:rsidRDefault="00000000" w:rsidRPr="00000000" w14:paraId="00000025">
      <w:pPr>
        <w:numPr>
          <w:ilvl w:val="0"/>
          <w:numId w:val="16"/>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26">
      <w:pPr>
        <w:numPr>
          <w:ilvl w:val="0"/>
          <w:numId w:val="16"/>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27">
      <w:pPr>
        <w:spacing w:after="240" w:before="240" w:lineRule="auto"/>
        <w:rPr>
          <w:color w:val="1155cc"/>
          <w:u w:val="single"/>
        </w:rPr>
      </w:pPr>
      <w:hyperlink r:id="rId26">
        <w:r w:rsidDel="00000000" w:rsidR="00000000" w:rsidRPr="00000000">
          <w:rPr>
            <w:color w:val="1155cc"/>
            <w:u w:val="single"/>
            <w:rtl w:val="0"/>
          </w:rPr>
          <w:t xml:space="preserve">Request Specs</w:t>
        </w:r>
      </w:hyperlink>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View IPP# 28830</w:t>
        </w:r>
      </w:hyperlink>
      <w:r w:rsidDel="00000000" w:rsidR="00000000" w:rsidRPr="00000000">
        <w:rPr>
          <w:rtl w:val="0"/>
        </w:rPr>
      </w:r>
    </w:p>
    <w:p w:rsidR="00000000" w:rsidDel="00000000" w:rsidP="00000000" w:rsidRDefault="00000000" w:rsidRPr="00000000" w14:paraId="00000028">
      <w:pPr>
        <w:spacing w:after="240" w:before="240" w:lineRule="auto"/>
        <w:rPr>
          <w:color w:val="1155cc"/>
          <w:u w:val="single"/>
        </w:rPr>
      </w:pPr>
      <w:hyperlink r:id="rId29">
        <w:r w:rsidDel="00000000" w:rsidR="00000000" w:rsidRPr="00000000">
          <w:rPr>
            <w:color w:val="1155cc"/>
            <w:u w:val="single"/>
            <w:rtl w:val="0"/>
          </w:rPr>
          <w:t xml:space="preserve">Browse All Stainless Steel Twin Shell &amp; Double Cone Dryers in Stock</w:t>
        </w:r>
      </w:hyperlink>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iug2ykv17m8d" w:id="8"/>
      <w:bookmarkEnd w:id="8"/>
      <w:r w:rsidDel="00000000" w:rsidR="00000000" w:rsidRPr="00000000">
        <w:rPr>
          <w:b w:val="1"/>
          <w:bCs w:val="1"/>
          <w:color w:val="000000"/>
          <w:sz w:val="26"/>
          <w:szCs w:val="26"/>
          <w:rtl w:val="0"/>
        </w:rPr>
        <w:t xml:space="preserve">Buy Used Hastelloy Twin Shell &amp; Double Cone Dryers for Sale</w:t>
      </w:r>
    </w:p>
    <w:p w:rsidR="00000000" w:rsidDel="00000000" w:rsidP="00000000" w:rsidRDefault="00000000" w:rsidRPr="00000000" w14:paraId="0000002A">
      <w:pPr>
        <w:spacing w:after="240" w:before="240" w:lineRule="auto"/>
        <w:rPr/>
      </w:pPr>
      <w:r w:rsidDel="00000000" w:rsidR="00000000" w:rsidRPr="00000000">
        <w:rPr>
          <w:rtl w:val="0"/>
        </w:rPr>
        <w:t xml:space="preserve">IPP stocks hastelloy twin shell &amp; double cone dryers. Available from Klein Vakuumtechnik, Pfaudler, Alb. Klein and other manufacturers.</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gnl9e9lyfkcz" w:id="9"/>
      <w:bookmarkEnd w:id="9"/>
      <w:r w:rsidDel="00000000" w:rsidR="00000000" w:rsidRPr="00000000">
        <w:rPr>
          <w:b w:val="1"/>
          <w:bCs w:val="1"/>
          <w:color w:val="000000"/>
          <w:sz w:val="22"/>
          <w:szCs w:val="22"/>
          <w:rtl w:val="0"/>
        </w:rPr>
        <w:t xml:space="preserve">[Hastelloy] Klein Vakuumtechnik Hastelloy - C4 (</w:t>
      </w:r>
      <w:hyperlink r:id="rId30">
        <w:r w:rsidDel="00000000" w:rsidR="00000000" w:rsidRPr="00000000">
          <w:rPr>
            <w:b w:val="1"/>
            <w:bCs w:val="1"/>
            <w:color w:val="1155cc"/>
            <w:sz w:val="22"/>
            <w:szCs w:val="22"/>
            <w:u w:val="single"/>
            <w:rtl w:val="0"/>
          </w:rPr>
          <w:t xml:space="preserve">IPP# 107007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Used Klein Vakuumtechnik Hastelloy - C4 dryer-twin shell &amp; double cone.</w:t>
      </w:r>
    </w:p>
    <w:p w:rsidR="00000000" w:rsidDel="00000000" w:rsidP="00000000" w:rsidRDefault="00000000" w:rsidRPr="00000000" w14:paraId="0000002D">
      <w:pPr>
        <w:numPr>
          <w:ilvl w:val="0"/>
          <w:numId w:val="20"/>
        </w:numPr>
        <w:spacing w:after="0" w:afterAutospacing="0" w:before="240" w:lineRule="auto"/>
        <w:ind w:left="720" w:hanging="360"/>
      </w:pPr>
      <w:r w:rsidDel="00000000" w:rsidR="00000000" w:rsidRPr="00000000">
        <w:rPr>
          <w:rtl w:val="0"/>
        </w:rPr>
        <w:t xml:space="preserve">Material: Hastelloy - C4</w:t>
      </w:r>
    </w:p>
    <w:p w:rsidR="00000000" w:rsidDel="00000000" w:rsidP="00000000" w:rsidRDefault="00000000" w:rsidRPr="00000000" w14:paraId="0000002E">
      <w:pPr>
        <w:numPr>
          <w:ilvl w:val="0"/>
          <w:numId w:val="20"/>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2F">
      <w:pPr>
        <w:numPr>
          <w:ilvl w:val="0"/>
          <w:numId w:val="20"/>
        </w:numPr>
        <w:spacing w:after="240" w:before="0" w:beforeAutospacing="0" w:lineRule="auto"/>
        <w:ind w:left="720" w:hanging="360"/>
      </w:pPr>
      <w:r w:rsidDel="00000000" w:rsidR="00000000" w:rsidRPr="00000000">
        <w:rPr>
          <w:rtl w:val="0"/>
        </w:rPr>
        <w:t xml:space="preserve">Manufacturer and Model: Klein Vakuumtechnik DKM500</w:t>
      </w:r>
    </w:p>
    <w:p w:rsidR="00000000" w:rsidDel="00000000" w:rsidP="00000000" w:rsidRDefault="00000000" w:rsidRPr="00000000" w14:paraId="00000030">
      <w:pPr>
        <w:spacing w:after="240" w:before="240" w:lineRule="auto"/>
        <w:rPr>
          <w:color w:val="1155cc"/>
          <w:u w:val="single"/>
        </w:rPr>
      </w:pPr>
      <w:hyperlink r:id="rId31">
        <w:r w:rsidDel="00000000" w:rsidR="00000000" w:rsidRPr="00000000">
          <w:rPr>
            <w:color w:val="1155cc"/>
            <w:u w:val="single"/>
            <w:rtl w:val="0"/>
          </w:rPr>
          <w:t xml:space="preserve">Request Specs</w:t>
        </w:r>
      </w:hyperlink>
      <w:r w:rsidDel="00000000" w:rsidR="00000000" w:rsidRPr="00000000">
        <w:rPr>
          <w:rtl w:val="0"/>
        </w:rPr>
        <w:t xml:space="preserve"> |</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View IPP# 107007</w:t>
        </w:r>
      </w:hyperlink>
      <w:r w:rsidDel="00000000" w:rsidR="00000000" w:rsidRPr="00000000">
        <w:rPr>
          <w:rtl w:val="0"/>
        </w:rPr>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yvy1p4ba2dfd" w:id="10"/>
      <w:bookmarkEnd w:id="10"/>
      <w:r w:rsidDel="00000000" w:rsidR="00000000" w:rsidRPr="00000000">
        <w:rPr>
          <w:b w:val="1"/>
          <w:bCs w:val="1"/>
          <w:color w:val="000000"/>
          <w:sz w:val="22"/>
          <w:szCs w:val="22"/>
          <w:rtl w:val="0"/>
        </w:rPr>
        <w:t xml:space="preserve">Pfaudler Hastelloy - C22 (</w:t>
      </w:r>
      <w:hyperlink r:id="rId34">
        <w:r w:rsidDel="00000000" w:rsidR="00000000" w:rsidRPr="00000000">
          <w:rPr>
            <w:b w:val="1"/>
            <w:bCs w:val="1"/>
            <w:color w:val="1155cc"/>
            <w:sz w:val="22"/>
            <w:szCs w:val="22"/>
            <w:u w:val="single"/>
            <w:rtl w:val="0"/>
          </w:rPr>
          <w:t xml:space="preserve">IPP# 247059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Used Pfaudler Hastelloy - C22 dryer-twin shell &amp; double cone.</w:t>
      </w:r>
    </w:p>
    <w:p w:rsidR="00000000" w:rsidDel="00000000" w:rsidP="00000000" w:rsidRDefault="00000000" w:rsidRPr="00000000" w14:paraId="00000033">
      <w:pPr>
        <w:numPr>
          <w:ilvl w:val="0"/>
          <w:numId w:val="6"/>
        </w:numPr>
        <w:spacing w:after="0" w:afterAutospacing="0" w:before="240" w:lineRule="auto"/>
        <w:ind w:left="720" w:hanging="360"/>
      </w:pPr>
      <w:r w:rsidDel="00000000" w:rsidR="00000000" w:rsidRPr="00000000">
        <w:rPr>
          <w:rtl w:val="0"/>
        </w:rPr>
        <w:t xml:space="preserve">Material: Hastelloy - C22</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5">
      <w:pPr>
        <w:numPr>
          <w:ilvl w:val="0"/>
          <w:numId w:val="6"/>
        </w:numPr>
        <w:spacing w:after="240" w:before="0" w:beforeAutospacing="0" w:lineRule="auto"/>
        <w:ind w:left="720" w:hanging="360"/>
      </w:pPr>
      <w:r w:rsidDel="00000000" w:rsidR="00000000" w:rsidRPr="00000000">
        <w:rPr>
          <w:rtl w:val="0"/>
        </w:rPr>
        <w:t xml:space="preserve">Manufacturer and Model: Pfaudler CD60</w:t>
      </w:r>
    </w:p>
    <w:p w:rsidR="00000000" w:rsidDel="00000000" w:rsidP="00000000" w:rsidRDefault="00000000" w:rsidRPr="00000000" w14:paraId="00000036">
      <w:pPr>
        <w:spacing w:after="240" w:before="240" w:lineRule="auto"/>
        <w:rPr>
          <w:color w:val="1155cc"/>
          <w:u w:val="single"/>
        </w:rPr>
      </w:pPr>
      <w:hyperlink r:id="rId35">
        <w:r w:rsidDel="00000000" w:rsidR="00000000" w:rsidRPr="00000000">
          <w:rPr>
            <w:color w:val="1155cc"/>
            <w:u w:val="single"/>
            <w:rtl w:val="0"/>
          </w:rPr>
          <w:t xml:space="preserve">Request Specs</w:t>
        </w:r>
      </w:hyperlink>
      <w:r w:rsidDel="00000000" w:rsidR="00000000" w:rsidRPr="00000000">
        <w:rPr>
          <w:rtl w:val="0"/>
        </w:rPr>
        <w:t xml:space="preserve"> |</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View IPP# 247059</w:t>
        </w:r>
      </w:hyperlink>
      <w:r w:rsidDel="00000000" w:rsidR="00000000" w:rsidRPr="00000000">
        <w:rPr>
          <w:rtl w:val="0"/>
        </w:rPr>
      </w:r>
    </w:p>
    <w:p w:rsidR="00000000" w:rsidDel="00000000" w:rsidP="00000000" w:rsidRDefault="00000000" w:rsidRPr="00000000" w14:paraId="00000037">
      <w:pPr>
        <w:spacing w:after="240" w:before="240" w:lineRule="auto"/>
        <w:rPr>
          <w:color w:val="1155cc"/>
          <w:u w:val="single"/>
        </w:rPr>
      </w:pPr>
      <w:hyperlink r:id="rId38">
        <w:r w:rsidDel="00000000" w:rsidR="00000000" w:rsidRPr="00000000">
          <w:rPr>
            <w:color w:val="1155cc"/>
            <w:u w:val="single"/>
            <w:rtl w:val="0"/>
          </w:rPr>
          <w:t xml:space="preserve">Browse All Hastelloy Twin Shell &amp; Double Cone Dryers in Stock</w:t>
        </w:r>
      </w:hyperlink>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mv2fz8yce0q" w:id="11"/>
      <w:bookmarkEnd w:id="11"/>
      <w:r w:rsidDel="00000000" w:rsidR="00000000" w:rsidRPr="00000000">
        <w:rPr>
          <w:b w:val="1"/>
          <w:bCs w:val="1"/>
          <w:color w:val="000000"/>
          <w:sz w:val="26"/>
          <w:szCs w:val="26"/>
          <w:rtl w:val="0"/>
        </w:rPr>
        <w:t xml:space="preserve">Buy Used Other Twin Shell &amp; Double Cone Dryers for Sale</w:t>
      </w:r>
    </w:p>
    <w:p w:rsidR="00000000" w:rsidDel="00000000" w:rsidP="00000000" w:rsidRDefault="00000000" w:rsidRPr="00000000" w14:paraId="00000039">
      <w:pPr>
        <w:spacing w:after="240" w:before="240" w:lineRule="auto"/>
        <w:rPr/>
      </w:pPr>
      <w:r w:rsidDel="00000000" w:rsidR="00000000" w:rsidRPr="00000000">
        <w:rPr>
          <w:rtl w:val="0"/>
        </w:rPr>
        <w:t xml:space="preserve">IPP stocks other twin shell &amp; double cone dryers. Available from Komline Sanderson, Pfaudler and other manufacturers.</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4bu3qhy52js2" w:id="12"/>
      <w:bookmarkEnd w:id="12"/>
      <w:r w:rsidDel="00000000" w:rsidR="00000000" w:rsidRPr="00000000">
        <w:rPr>
          <w:b w:val="1"/>
          <w:bCs w:val="1"/>
          <w:color w:val="000000"/>
          <w:sz w:val="22"/>
          <w:szCs w:val="22"/>
          <w:rtl w:val="0"/>
        </w:rPr>
        <w:t xml:space="preserve">[Other] Komline Sanderson Titanium (</w:t>
      </w:r>
      <w:hyperlink r:id="rId39">
        <w:r w:rsidDel="00000000" w:rsidR="00000000" w:rsidRPr="00000000">
          <w:rPr>
            <w:b w:val="1"/>
            <w:bCs w:val="1"/>
            <w:color w:val="1155cc"/>
            <w:sz w:val="22"/>
            <w:szCs w:val="22"/>
            <w:u w:val="single"/>
            <w:rtl w:val="0"/>
          </w:rPr>
          <w:t xml:space="preserve">IPP# 13589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Used Komline Sanderson Titanium dryer-twin shell &amp; double cone.</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rtl w:val="0"/>
        </w:rPr>
        <w:t xml:space="preserve">Material: Titanium</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E">
      <w:pPr>
        <w:spacing w:after="240" w:before="240" w:lineRule="auto"/>
        <w:rPr>
          <w:color w:val="1155cc"/>
          <w:u w:val="single"/>
        </w:rPr>
      </w:pPr>
      <w:hyperlink r:id="rId40">
        <w:r w:rsidDel="00000000" w:rsidR="00000000" w:rsidRPr="00000000">
          <w:rPr>
            <w:color w:val="1155cc"/>
            <w:u w:val="single"/>
            <w:rtl w:val="0"/>
          </w:rPr>
          <w:t xml:space="preserve">Request Specs</w:t>
        </w:r>
      </w:hyperlink>
      <w:r w:rsidDel="00000000" w:rsidR="00000000" w:rsidRPr="00000000">
        <w:rPr>
          <w:rtl w:val="0"/>
        </w:rPr>
        <w:t xml:space="preserve"> |</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View IPP# 13589</w:t>
        </w:r>
      </w:hyperlink>
      <w:r w:rsidDel="00000000" w:rsidR="00000000" w:rsidRPr="00000000">
        <w:rPr>
          <w:rtl w:val="0"/>
        </w:rPr>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p9rni6anvfu" w:id="13"/>
      <w:bookmarkEnd w:id="13"/>
      <w:r w:rsidDel="00000000" w:rsidR="00000000" w:rsidRPr="00000000">
        <w:rPr>
          <w:b w:val="1"/>
          <w:bCs w:val="1"/>
          <w:color w:val="000000"/>
          <w:sz w:val="22"/>
          <w:szCs w:val="22"/>
          <w:rtl w:val="0"/>
        </w:rPr>
        <w:t xml:space="preserve">Pfaudler Carbon Steel (</w:t>
      </w:r>
      <w:hyperlink r:id="rId43">
        <w:r w:rsidDel="00000000" w:rsidR="00000000" w:rsidRPr="00000000">
          <w:rPr>
            <w:b w:val="1"/>
            <w:bCs w:val="1"/>
            <w:color w:val="1155cc"/>
            <w:sz w:val="22"/>
            <w:szCs w:val="22"/>
            <w:u w:val="single"/>
            <w:rtl w:val="0"/>
          </w:rPr>
          <w:t xml:space="preserve">IPP# 45084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Re-glassed Pfaudler Carbon Steel dryer-twin shell &amp; double cone.</w:t>
      </w:r>
    </w:p>
    <w:p w:rsidR="00000000" w:rsidDel="00000000" w:rsidP="00000000" w:rsidRDefault="00000000" w:rsidRPr="00000000" w14:paraId="00000041">
      <w:pPr>
        <w:numPr>
          <w:ilvl w:val="0"/>
          <w:numId w:val="3"/>
        </w:numPr>
        <w:spacing w:after="0" w:afterAutospacing="0" w:before="240" w:lineRule="auto"/>
        <w:ind w:left="720" w:hanging="360"/>
      </w:pPr>
      <w:r w:rsidDel="00000000" w:rsidR="00000000" w:rsidRPr="00000000">
        <w:rPr>
          <w:rtl w:val="0"/>
        </w:rPr>
        <w:t xml:space="preserve">Material: Carbon Steel</w:t>
      </w:r>
    </w:p>
    <w:p w:rsidR="00000000" w:rsidDel="00000000" w:rsidP="00000000" w:rsidRDefault="00000000" w:rsidRPr="00000000" w14:paraId="00000042">
      <w:pPr>
        <w:numPr>
          <w:ilvl w:val="0"/>
          <w:numId w:val="3"/>
        </w:numPr>
        <w:spacing w:after="24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43">
      <w:pPr>
        <w:spacing w:after="240" w:before="240" w:lineRule="auto"/>
        <w:rPr>
          <w:color w:val="1155cc"/>
          <w:u w:val="single"/>
        </w:rPr>
      </w:pPr>
      <w:hyperlink r:id="rId44">
        <w:r w:rsidDel="00000000" w:rsidR="00000000" w:rsidRPr="00000000">
          <w:rPr>
            <w:color w:val="1155cc"/>
            <w:u w:val="single"/>
            <w:rtl w:val="0"/>
          </w:rPr>
          <w:t xml:space="preserve">Request Specs</w:t>
        </w:r>
      </w:hyperlink>
      <w:r w:rsidDel="00000000" w:rsidR="00000000" w:rsidRPr="00000000">
        <w:rPr>
          <w:rtl w:val="0"/>
        </w:rPr>
        <w:t xml:space="preserve"> |</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View IPP# 45084</w:t>
        </w:r>
      </w:hyperlink>
      <w:r w:rsidDel="00000000" w:rsidR="00000000" w:rsidRPr="00000000">
        <w:rPr>
          <w:rtl w:val="0"/>
        </w:rPr>
      </w:r>
    </w:p>
    <w:p w:rsidR="00000000" w:rsidDel="00000000" w:rsidP="00000000" w:rsidRDefault="00000000" w:rsidRPr="00000000" w14:paraId="00000044">
      <w:pPr>
        <w:spacing w:after="240" w:before="240" w:lineRule="auto"/>
        <w:rPr>
          <w:color w:val="1155cc"/>
          <w:u w:val="single"/>
        </w:rPr>
      </w:pPr>
      <w:hyperlink r:id="rId47">
        <w:r w:rsidDel="00000000" w:rsidR="00000000" w:rsidRPr="00000000">
          <w:rPr>
            <w:color w:val="1155cc"/>
            <w:u w:val="single"/>
            <w:rtl w:val="0"/>
          </w:rPr>
          <w:t xml:space="preserve">Browse All Other Twin Shell &amp; Double Cone Dryers in Stock</w:t>
        </w:r>
      </w:hyperlink>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4n9xb8we4ygv" w:id="14"/>
      <w:bookmarkEnd w:id="14"/>
      <w:r w:rsidDel="00000000" w:rsidR="00000000" w:rsidRPr="00000000">
        <w:rPr>
          <w:b w:val="1"/>
          <w:bCs w:val="1"/>
          <w:sz w:val="34"/>
          <w:szCs w:val="34"/>
          <w:rtl w:val="0"/>
        </w:rPr>
        <w:t xml:space="preserve">Buy Used Twin Shell &amp; Double Cone Dryers for Sale by Manufacturer</w:t>
      </w:r>
    </w:p>
    <w:p w:rsidR="00000000" w:rsidDel="00000000" w:rsidP="00000000" w:rsidRDefault="00000000" w:rsidRPr="00000000" w14:paraId="00000047">
      <w:pPr>
        <w:spacing w:after="240" w:before="240" w:lineRule="auto"/>
        <w:rPr/>
      </w:pPr>
      <w:r w:rsidDel="00000000" w:rsidR="00000000" w:rsidRPr="00000000">
        <w:rPr>
          <w:rtl w:val="0"/>
        </w:rPr>
        <w:t xml:space="preserve">IPP stocks twin shell &amp; double cone dryers from a wide range of manufacturers, with Pfaudler and DeDietrich representing the deepest positions in our inventory. Buying from the original equipment manufacturer helps ensure compatibility with existing plant infrastructure, replacement parts, and operator familiarity.</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1j2nzem9ykf5" w:id="15"/>
      <w:bookmarkEnd w:id="15"/>
      <w:r w:rsidDel="00000000" w:rsidR="00000000" w:rsidRPr="00000000">
        <w:rPr>
          <w:b w:val="1"/>
          <w:bCs w:val="1"/>
          <w:color w:val="000000"/>
          <w:sz w:val="26"/>
          <w:szCs w:val="26"/>
          <w:rtl w:val="0"/>
        </w:rPr>
        <w:t xml:space="preserve">Buy Used Pfaudler Twin Shell &amp; Double Cone Dryers for Sale</w:t>
      </w:r>
    </w:p>
    <w:p w:rsidR="00000000" w:rsidDel="00000000" w:rsidP="00000000" w:rsidRDefault="00000000" w:rsidRPr="00000000" w14:paraId="00000049">
      <w:pPr>
        <w:spacing w:after="240" w:before="240" w:lineRule="auto"/>
        <w:rPr/>
      </w:pPr>
      <w:r w:rsidDel="00000000" w:rsidR="00000000" w:rsidRPr="00000000">
        <w:rPr>
          <w:rtl w:val="0"/>
        </w:rPr>
        <w:t xml:space="preserve">Pfaudler is the deepest single-manufacturer position in IPP's twin shell &amp; double cone dryer inventory. Available units are glasslined construction with design capacities from 2.8 m³ (100 ft³) to 4 m³ (141.3 ft³) in used and re-glassed conditions.</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kvg59hcakp6i" w:id="16"/>
      <w:bookmarkEnd w:id="16"/>
      <w:r w:rsidDel="00000000" w:rsidR="00000000" w:rsidRPr="00000000">
        <w:rPr>
          <w:b w:val="1"/>
          <w:bCs w:val="1"/>
          <w:color w:val="000000"/>
          <w:sz w:val="22"/>
          <w:szCs w:val="22"/>
          <w:rtl w:val="0"/>
        </w:rPr>
        <w:t xml:space="preserve">[Pfaudler Glasslined] Pfaudler — 2.8 m³ </w:t>
      </w:r>
      <w:r w:rsidDel="00000000" w:rsidR="00000000" w:rsidRPr="00000000">
        <w:rPr>
          <w:b w:val="1"/>
          <w:bCs w:val="1"/>
          <w:color w:val="000000"/>
          <w:sz w:val="22"/>
          <w:szCs w:val="22"/>
          <w:rtl w:val="0"/>
        </w:rPr>
        <w:t xml:space="preserve">(100 ft³)</w:t>
      </w:r>
      <w:r w:rsidDel="00000000" w:rsidR="00000000" w:rsidRPr="00000000">
        <w:rPr>
          <w:b w:val="1"/>
          <w:bCs w:val="1"/>
          <w:color w:val="000000"/>
          <w:sz w:val="22"/>
          <w:szCs w:val="22"/>
          <w:rtl w:val="0"/>
        </w:rPr>
        <w:t xml:space="preserve"> Glasslined (</w:t>
      </w:r>
      <w:hyperlink r:id="rId48">
        <w:r w:rsidDel="00000000" w:rsidR="00000000" w:rsidRPr="00000000">
          <w:rPr>
            <w:b w:val="1"/>
            <w:bCs w:val="1"/>
            <w:color w:val="1155cc"/>
            <w:sz w:val="22"/>
            <w:szCs w:val="22"/>
            <w:u w:val="single"/>
            <w:rtl w:val="0"/>
          </w:rPr>
          <w:t xml:space="preserve">IPP# 109987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Used Pfaudler glasslined twin shell &amp; double cone dryer with 2.8 m³ (100 ft³) design capacity, 1.98 m³ (70 ft³) operating capacity, and jacketed construction.</w:t>
      </w:r>
    </w:p>
    <w:p w:rsidR="00000000" w:rsidDel="00000000" w:rsidP="00000000" w:rsidRDefault="00000000" w:rsidRPr="00000000" w14:paraId="0000004C">
      <w:pPr>
        <w:numPr>
          <w:ilvl w:val="0"/>
          <w:numId w:val="19"/>
        </w:numPr>
        <w:spacing w:after="0" w:afterAutospacing="0" w:before="240" w:lineRule="auto"/>
        <w:ind w:left="720" w:hanging="360"/>
      </w:pPr>
      <w:r w:rsidDel="00000000" w:rsidR="00000000" w:rsidRPr="00000000">
        <w:rPr>
          <w:rtl w:val="0"/>
        </w:rPr>
        <w:t xml:space="preserve">Material: Glasslined construction</w:t>
      </w:r>
    </w:p>
    <w:p w:rsidR="00000000" w:rsidDel="00000000" w:rsidP="00000000" w:rsidRDefault="00000000" w:rsidRPr="00000000" w14:paraId="0000004D">
      <w:pPr>
        <w:numPr>
          <w:ilvl w:val="0"/>
          <w:numId w:val="19"/>
        </w:numPr>
        <w:spacing w:after="0" w:afterAutospacing="0" w:before="0" w:beforeAutospacing="0" w:lineRule="auto"/>
        <w:ind w:left="720" w:hanging="360"/>
      </w:pPr>
      <w:r w:rsidDel="00000000" w:rsidR="00000000" w:rsidRPr="00000000">
        <w:rPr>
          <w:rtl w:val="0"/>
        </w:rPr>
        <w:t xml:space="preserve">Capacity Design: 2.8 m³ (100 ft³) design capacity</w:t>
      </w:r>
    </w:p>
    <w:p w:rsidR="00000000" w:rsidDel="00000000" w:rsidP="00000000" w:rsidRDefault="00000000" w:rsidRPr="00000000" w14:paraId="0000004E">
      <w:pPr>
        <w:numPr>
          <w:ilvl w:val="0"/>
          <w:numId w:val="19"/>
        </w:numPr>
        <w:spacing w:after="0" w:afterAutospacing="0" w:before="0" w:beforeAutospacing="0" w:lineRule="auto"/>
        <w:ind w:left="720" w:hanging="360"/>
      </w:pPr>
      <w:r w:rsidDel="00000000" w:rsidR="00000000" w:rsidRPr="00000000">
        <w:rPr>
          <w:rtl w:val="0"/>
        </w:rPr>
        <w:t xml:space="preserve">Jacket Temperature: 204.4 °C (400 °F) vessel temperature</w:t>
      </w:r>
    </w:p>
    <w:p w:rsidR="00000000" w:rsidDel="00000000" w:rsidP="00000000" w:rsidRDefault="00000000" w:rsidRPr="00000000" w14:paraId="0000004F">
      <w:pPr>
        <w:numPr>
          <w:ilvl w:val="0"/>
          <w:numId w:val="19"/>
        </w:numPr>
        <w:spacing w:after="0" w:afterAutospacing="0" w:before="0" w:beforeAutospacing="0" w:lineRule="auto"/>
        <w:ind w:left="720" w:hanging="360"/>
      </w:pPr>
      <w:r w:rsidDel="00000000" w:rsidR="00000000" w:rsidRPr="00000000">
        <w:rPr>
          <w:rtl w:val="0"/>
        </w:rPr>
        <w:t xml:space="preserve">Jacket Pressure: 6.9 bar (100 psi) jacket pressure</w:t>
      </w:r>
    </w:p>
    <w:p w:rsidR="00000000" w:rsidDel="00000000" w:rsidP="00000000" w:rsidRDefault="00000000" w:rsidRPr="00000000" w14:paraId="00000050">
      <w:pPr>
        <w:numPr>
          <w:ilvl w:val="0"/>
          <w:numId w:val="19"/>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51">
      <w:pPr>
        <w:spacing w:after="240" w:before="240" w:lineRule="auto"/>
        <w:rPr>
          <w:color w:val="1155cc"/>
          <w:u w:val="single"/>
        </w:rPr>
      </w:pPr>
      <w:hyperlink r:id="rId49">
        <w:r w:rsidDel="00000000" w:rsidR="00000000" w:rsidRPr="00000000">
          <w:rPr>
            <w:color w:val="1155cc"/>
            <w:u w:val="single"/>
            <w:rtl w:val="0"/>
          </w:rPr>
          <w:t xml:space="preserve">Request Specs</w:t>
        </w:r>
      </w:hyperlink>
      <w:r w:rsidDel="00000000" w:rsidR="00000000" w:rsidRPr="00000000">
        <w:rPr>
          <w:rtl w:val="0"/>
        </w:rPr>
        <w:t xml:space="preserve"> |</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View IPP# 109987</w:t>
        </w:r>
      </w:hyperlink>
      <w:r w:rsidDel="00000000" w:rsidR="00000000" w:rsidRPr="00000000">
        <w:rPr>
          <w:rtl w:val="0"/>
        </w:rPr>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5tl2qsq46l59" w:id="17"/>
      <w:bookmarkEnd w:id="17"/>
      <w:r w:rsidDel="00000000" w:rsidR="00000000" w:rsidRPr="00000000">
        <w:rPr>
          <w:b w:val="1"/>
          <w:bCs w:val="1"/>
          <w:color w:val="000000"/>
          <w:sz w:val="22"/>
          <w:szCs w:val="22"/>
          <w:rtl w:val="0"/>
        </w:rPr>
        <w:t xml:space="preserve">Pfaudler — 2.8 m³ </w:t>
      </w:r>
      <w:r w:rsidDel="00000000" w:rsidR="00000000" w:rsidRPr="00000000">
        <w:rPr>
          <w:b w:val="1"/>
          <w:bCs w:val="1"/>
          <w:color w:val="000000"/>
          <w:sz w:val="22"/>
          <w:szCs w:val="22"/>
          <w:rtl w:val="0"/>
        </w:rPr>
        <w:t xml:space="preserve">(100 ft³)</w:t>
      </w:r>
      <w:r w:rsidDel="00000000" w:rsidR="00000000" w:rsidRPr="00000000">
        <w:rPr>
          <w:b w:val="1"/>
          <w:bCs w:val="1"/>
          <w:color w:val="000000"/>
          <w:sz w:val="22"/>
          <w:szCs w:val="22"/>
          <w:rtl w:val="0"/>
        </w:rPr>
        <w:t xml:space="preserve"> Re-glassed (</w:t>
      </w:r>
      <w:hyperlink r:id="rId52">
        <w:r w:rsidDel="00000000" w:rsidR="00000000" w:rsidRPr="00000000">
          <w:rPr>
            <w:b w:val="1"/>
            <w:bCs w:val="1"/>
            <w:color w:val="1155cc"/>
            <w:sz w:val="22"/>
            <w:szCs w:val="22"/>
            <w:u w:val="single"/>
            <w:rtl w:val="0"/>
          </w:rPr>
          <w:t xml:space="preserve">IPP# 200724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Re-glassed Pfaudler glasslined twin shell &amp; double cone dryer with 2.8 m³ (100 ft³) design capacity, full vacuum capability, and jacketed construction.</w:t>
      </w:r>
    </w:p>
    <w:p w:rsidR="00000000" w:rsidDel="00000000" w:rsidP="00000000" w:rsidRDefault="00000000" w:rsidRPr="00000000" w14:paraId="00000054">
      <w:pPr>
        <w:numPr>
          <w:ilvl w:val="0"/>
          <w:numId w:val="22"/>
        </w:numPr>
        <w:spacing w:after="0" w:afterAutospacing="0" w:before="240" w:lineRule="auto"/>
        <w:ind w:left="720" w:hanging="360"/>
      </w:pPr>
      <w:r w:rsidDel="00000000" w:rsidR="00000000" w:rsidRPr="00000000">
        <w:rPr>
          <w:rtl w:val="0"/>
        </w:rPr>
        <w:t xml:space="preserve">Material: Glasslined construction</w:t>
      </w:r>
    </w:p>
    <w:p w:rsidR="00000000" w:rsidDel="00000000" w:rsidP="00000000" w:rsidRDefault="00000000" w:rsidRPr="00000000" w14:paraId="00000055">
      <w:pPr>
        <w:numPr>
          <w:ilvl w:val="0"/>
          <w:numId w:val="22"/>
        </w:numPr>
        <w:spacing w:after="0" w:afterAutospacing="0" w:before="0" w:beforeAutospacing="0" w:lineRule="auto"/>
        <w:ind w:left="720" w:hanging="360"/>
      </w:pPr>
      <w:r w:rsidDel="00000000" w:rsidR="00000000" w:rsidRPr="00000000">
        <w:rPr>
          <w:rtl w:val="0"/>
        </w:rPr>
        <w:t xml:space="preserve">Capacity Design: 2.8 m³ (100 ft³) design capacity</w:t>
      </w:r>
    </w:p>
    <w:p w:rsidR="00000000" w:rsidDel="00000000" w:rsidP="00000000" w:rsidRDefault="00000000" w:rsidRPr="00000000" w14:paraId="00000056">
      <w:pPr>
        <w:numPr>
          <w:ilvl w:val="0"/>
          <w:numId w:val="22"/>
        </w:numPr>
        <w:spacing w:after="0" w:afterAutospacing="0" w:before="0" w:beforeAutospacing="0" w:lineRule="auto"/>
        <w:ind w:left="720" w:hanging="360"/>
      </w:pPr>
      <w:r w:rsidDel="00000000" w:rsidR="00000000" w:rsidRPr="00000000">
        <w:rPr>
          <w:rtl w:val="0"/>
        </w:rPr>
        <w:t xml:space="preserve">Full vacuum capable</w:t>
      </w:r>
    </w:p>
    <w:p w:rsidR="00000000" w:rsidDel="00000000" w:rsidP="00000000" w:rsidRDefault="00000000" w:rsidRPr="00000000" w14:paraId="00000057">
      <w:pPr>
        <w:numPr>
          <w:ilvl w:val="0"/>
          <w:numId w:val="22"/>
        </w:numPr>
        <w:spacing w:after="0" w:afterAutospacing="0" w:before="0" w:beforeAutospacing="0" w:lineRule="auto"/>
        <w:ind w:left="720" w:hanging="360"/>
      </w:pPr>
      <w:r w:rsidDel="00000000" w:rsidR="00000000" w:rsidRPr="00000000">
        <w:rPr>
          <w:rtl w:val="0"/>
        </w:rPr>
        <w:t xml:space="preserve">Vessel Temperature: 232.2 °C (450 °F) vessel temperature</w:t>
      </w:r>
    </w:p>
    <w:p w:rsidR="00000000" w:rsidDel="00000000" w:rsidP="00000000" w:rsidRDefault="00000000" w:rsidRPr="00000000" w14:paraId="00000058">
      <w:pPr>
        <w:numPr>
          <w:ilvl w:val="0"/>
          <w:numId w:val="22"/>
        </w:numPr>
        <w:spacing w:after="24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59">
      <w:pPr>
        <w:spacing w:after="240" w:before="240" w:lineRule="auto"/>
        <w:rPr>
          <w:color w:val="1155cc"/>
          <w:u w:val="single"/>
        </w:rPr>
      </w:pPr>
      <w:hyperlink r:id="rId53">
        <w:r w:rsidDel="00000000" w:rsidR="00000000" w:rsidRPr="00000000">
          <w:rPr>
            <w:color w:val="1155cc"/>
            <w:u w:val="single"/>
            <w:rtl w:val="0"/>
          </w:rPr>
          <w:t xml:space="preserve">Request Specs</w:t>
        </w:r>
      </w:hyperlink>
      <w:r w:rsidDel="00000000" w:rsidR="00000000" w:rsidRPr="00000000">
        <w:rPr>
          <w:rtl w:val="0"/>
        </w:rPr>
        <w:t xml:space="preserve"> |</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View IPP# 200724</w:t>
        </w:r>
      </w:hyperlink>
      <w:r w:rsidDel="00000000" w:rsidR="00000000" w:rsidRPr="00000000">
        <w:rPr>
          <w:rtl w:val="0"/>
        </w:rPr>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yp52cduns8b6" w:id="18"/>
      <w:bookmarkEnd w:id="18"/>
      <w:r w:rsidDel="00000000" w:rsidR="00000000" w:rsidRPr="00000000">
        <w:rPr>
          <w:b w:val="1"/>
          <w:bCs w:val="1"/>
          <w:color w:val="000000"/>
          <w:sz w:val="22"/>
          <w:szCs w:val="22"/>
          <w:rtl w:val="0"/>
        </w:rPr>
        <w:t xml:space="preserve">Pfaudler MT4000 — 4 m³ </w:t>
      </w:r>
      <w:r w:rsidDel="00000000" w:rsidR="00000000" w:rsidRPr="00000000">
        <w:rPr>
          <w:b w:val="1"/>
          <w:bCs w:val="1"/>
          <w:color w:val="000000"/>
          <w:sz w:val="22"/>
          <w:szCs w:val="22"/>
          <w:rtl w:val="0"/>
        </w:rPr>
        <w:t xml:space="preserve">(141.3 ft³)</w:t>
      </w:r>
      <w:r w:rsidDel="00000000" w:rsidR="00000000" w:rsidRPr="00000000">
        <w:rPr>
          <w:b w:val="1"/>
          <w:bCs w:val="1"/>
          <w:color w:val="000000"/>
          <w:sz w:val="22"/>
          <w:szCs w:val="22"/>
          <w:rtl w:val="0"/>
        </w:rPr>
        <w:t xml:space="preserve"> Glasslined (</w:t>
      </w:r>
      <w:hyperlink r:id="rId56">
        <w:r w:rsidDel="00000000" w:rsidR="00000000" w:rsidRPr="00000000">
          <w:rPr>
            <w:b w:val="1"/>
            <w:bCs w:val="1"/>
            <w:color w:val="1155cc"/>
            <w:sz w:val="22"/>
            <w:szCs w:val="22"/>
            <w:u w:val="single"/>
            <w:rtl w:val="0"/>
          </w:rPr>
          <w:t xml:space="preserve">IPP# 201066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B">
      <w:pPr>
        <w:spacing w:after="240" w:before="240" w:lineRule="auto"/>
        <w:rPr/>
      </w:pPr>
      <w:r w:rsidDel="00000000" w:rsidR="00000000" w:rsidRPr="00000000">
        <w:rPr>
          <w:rtl w:val="0"/>
        </w:rPr>
        <w:t xml:space="preserve">Used Pfaudler MT4000 glasslined twin shell &amp; double cone dryer with 4 m³ (141.3 ft³) design capacity and 3 m³ (105.9 ft³) operating capacity.</w:t>
      </w:r>
    </w:p>
    <w:p w:rsidR="00000000" w:rsidDel="00000000" w:rsidP="00000000" w:rsidRDefault="00000000" w:rsidRPr="00000000" w14:paraId="0000005C">
      <w:pPr>
        <w:numPr>
          <w:ilvl w:val="0"/>
          <w:numId w:val="18"/>
        </w:numPr>
        <w:spacing w:after="0" w:afterAutospacing="0" w:before="240" w:lineRule="auto"/>
        <w:ind w:left="720" w:hanging="360"/>
      </w:pPr>
      <w:r w:rsidDel="00000000" w:rsidR="00000000" w:rsidRPr="00000000">
        <w:rPr>
          <w:rtl w:val="0"/>
        </w:rPr>
        <w:t xml:space="preserve">Material: Glasslined construction</w:t>
      </w:r>
    </w:p>
    <w:p w:rsidR="00000000" w:rsidDel="00000000" w:rsidP="00000000" w:rsidRDefault="00000000" w:rsidRPr="00000000" w14:paraId="0000005D">
      <w:pPr>
        <w:numPr>
          <w:ilvl w:val="0"/>
          <w:numId w:val="18"/>
        </w:numPr>
        <w:spacing w:after="0" w:afterAutospacing="0" w:before="0" w:beforeAutospacing="0" w:lineRule="auto"/>
        <w:ind w:left="720" w:hanging="360"/>
      </w:pPr>
      <w:r w:rsidDel="00000000" w:rsidR="00000000" w:rsidRPr="00000000">
        <w:rPr>
          <w:rtl w:val="0"/>
        </w:rPr>
        <w:t xml:space="preserve">Capacity Design: 4 m³ (141.3 ft³) design capacity</w:t>
      </w:r>
    </w:p>
    <w:p w:rsidR="00000000" w:rsidDel="00000000" w:rsidP="00000000" w:rsidRDefault="00000000" w:rsidRPr="00000000" w14:paraId="0000005E">
      <w:pPr>
        <w:numPr>
          <w:ilvl w:val="0"/>
          <w:numId w:val="18"/>
        </w:numPr>
        <w:spacing w:after="0" w:afterAutospacing="0" w:before="0" w:beforeAutospacing="0" w:lineRule="auto"/>
        <w:ind w:left="720" w:hanging="360"/>
      </w:pPr>
      <w:r w:rsidDel="00000000" w:rsidR="00000000" w:rsidRPr="00000000">
        <w:rPr>
          <w:rtl w:val="0"/>
        </w:rPr>
        <w:t xml:space="preserve">Vessel Temperature: 200 °C (392 °F) vessel temperature</w:t>
      </w:r>
    </w:p>
    <w:p w:rsidR="00000000" w:rsidDel="00000000" w:rsidP="00000000" w:rsidRDefault="00000000" w:rsidRPr="00000000" w14:paraId="0000005F">
      <w:pPr>
        <w:numPr>
          <w:ilvl w:val="0"/>
          <w:numId w:val="18"/>
        </w:numPr>
        <w:spacing w:after="0" w:afterAutospacing="0" w:before="0" w:beforeAutospacing="0" w:lineRule="auto"/>
        <w:ind w:left="720" w:hanging="360"/>
      </w:pPr>
      <w:r w:rsidDel="00000000" w:rsidR="00000000" w:rsidRPr="00000000">
        <w:rPr>
          <w:rtl w:val="0"/>
        </w:rPr>
        <w:t xml:space="preserve">Jacket Pressure: 3 bar (43.5 psi) jacket pressure</w:t>
      </w:r>
    </w:p>
    <w:p w:rsidR="00000000" w:rsidDel="00000000" w:rsidP="00000000" w:rsidRDefault="00000000" w:rsidRPr="00000000" w14:paraId="00000060">
      <w:pPr>
        <w:numPr>
          <w:ilvl w:val="0"/>
          <w:numId w:val="18"/>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1">
      <w:pPr>
        <w:spacing w:after="240" w:before="240" w:lineRule="auto"/>
        <w:rPr>
          <w:color w:val="1155cc"/>
          <w:u w:val="single"/>
        </w:rPr>
      </w:pPr>
      <w:hyperlink r:id="rId57">
        <w:r w:rsidDel="00000000" w:rsidR="00000000" w:rsidRPr="00000000">
          <w:rPr>
            <w:color w:val="1155cc"/>
            <w:u w:val="single"/>
            <w:rtl w:val="0"/>
          </w:rPr>
          <w:t xml:space="preserve">Request Specs</w:t>
        </w:r>
      </w:hyperlink>
      <w:r w:rsidDel="00000000" w:rsidR="00000000" w:rsidRPr="00000000">
        <w:rPr>
          <w:rtl w:val="0"/>
        </w:rPr>
        <w:t xml:space="preserve"> |</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View IPP# 201066</w:t>
        </w:r>
      </w:hyperlink>
      <w:r w:rsidDel="00000000" w:rsidR="00000000" w:rsidRPr="00000000">
        <w:rPr>
          <w:rtl w:val="0"/>
        </w:rPr>
      </w:r>
    </w:p>
    <w:p w:rsidR="00000000" w:rsidDel="00000000" w:rsidP="00000000" w:rsidRDefault="00000000" w:rsidRPr="00000000" w14:paraId="00000062">
      <w:pPr>
        <w:spacing w:after="240" w:before="240" w:lineRule="auto"/>
        <w:rPr>
          <w:color w:val="1155cc"/>
          <w:u w:val="single"/>
        </w:rPr>
      </w:pPr>
      <w:hyperlink r:id="rId60">
        <w:r w:rsidDel="00000000" w:rsidR="00000000" w:rsidRPr="00000000">
          <w:rPr>
            <w:color w:val="1155cc"/>
            <w:u w:val="single"/>
            <w:rtl w:val="0"/>
          </w:rPr>
          <w:t xml:space="preserve">Browse All Pfaudler Twin Shell &amp; Double Cone Dryers in Stock</w:t>
        </w:r>
      </w:hyperlink>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vk3usnk6ulvl" w:id="19"/>
      <w:bookmarkEnd w:id="19"/>
      <w:r w:rsidDel="00000000" w:rsidR="00000000" w:rsidRPr="00000000">
        <w:rPr>
          <w:b w:val="1"/>
          <w:bCs w:val="1"/>
          <w:color w:val="000000"/>
          <w:sz w:val="26"/>
          <w:szCs w:val="26"/>
          <w:rtl w:val="0"/>
        </w:rPr>
        <w:t xml:space="preserve">Buy Used DeDietrich Twin Shell &amp; Double Cone Dryers for Sale</w:t>
      </w:r>
    </w:p>
    <w:p w:rsidR="00000000" w:rsidDel="00000000" w:rsidP="00000000" w:rsidRDefault="00000000" w:rsidRPr="00000000" w14:paraId="00000064">
      <w:pPr>
        <w:spacing w:after="240" w:before="240" w:lineRule="auto"/>
        <w:rPr/>
      </w:pPr>
      <w:r w:rsidDel="00000000" w:rsidR="00000000" w:rsidRPr="00000000">
        <w:rPr>
          <w:rtl w:val="0"/>
        </w:rPr>
        <w:t xml:space="preserve">DeDietrich is the second deepest OEM position in IPP's twin shell &amp; double cone dryer inventory. Available model families include SR-2500 and SR1600 series units in glasslined construction with full vacuum capability.</w:t>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ux9ccasfxrpm" w:id="20"/>
      <w:bookmarkEnd w:id="20"/>
      <w:r w:rsidDel="00000000" w:rsidR="00000000" w:rsidRPr="00000000">
        <w:rPr>
          <w:b w:val="1"/>
          <w:bCs w:val="1"/>
          <w:color w:val="000000"/>
          <w:sz w:val="22"/>
          <w:szCs w:val="22"/>
          <w:rtl w:val="0"/>
        </w:rPr>
        <w:t xml:space="preserve">[DeDietrich SR-2500] DeDietrich SR-2500 — 2.5 m³ </w:t>
      </w:r>
      <w:r w:rsidDel="00000000" w:rsidR="00000000" w:rsidRPr="00000000">
        <w:rPr>
          <w:b w:val="1"/>
          <w:bCs w:val="1"/>
          <w:color w:val="000000"/>
          <w:sz w:val="22"/>
          <w:szCs w:val="22"/>
          <w:rtl w:val="0"/>
        </w:rPr>
        <w:t xml:space="preserve">(90 ft³)</w:t>
      </w:r>
      <w:r w:rsidDel="00000000" w:rsidR="00000000" w:rsidRPr="00000000">
        <w:rPr>
          <w:b w:val="1"/>
          <w:bCs w:val="1"/>
          <w:color w:val="000000"/>
          <w:sz w:val="22"/>
          <w:szCs w:val="22"/>
          <w:rtl w:val="0"/>
        </w:rPr>
        <w:t xml:space="preserve"> Glasslined (</w:t>
      </w:r>
      <w:hyperlink r:id="rId61">
        <w:r w:rsidDel="00000000" w:rsidR="00000000" w:rsidRPr="00000000">
          <w:rPr>
            <w:b w:val="1"/>
            <w:bCs w:val="1"/>
            <w:color w:val="1155cc"/>
            <w:sz w:val="22"/>
            <w:szCs w:val="22"/>
            <w:u w:val="single"/>
            <w:rtl w:val="0"/>
          </w:rPr>
          <w:t xml:space="preserve">IPP# 203374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t xml:space="preserve">Used DeDietrich SR-2500 glasslined twin shell &amp; double cone dryer with 2.5 m³ (90 ft³) design capacity, full vacuum capability, and 7.2 bar (105 psi) vessel pressure rating.</w:t>
      </w:r>
    </w:p>
    <w:p w:rsidR="00000000" w:rsidDel="00000000" w:rsidP="00000000" w:rsidRDefault="00000000" w:rsidRPr="00000000" w14:paraId="00000067">
      <w:pPr>
        <w:numPr>
          <w:ilvl w:val="0"/>
          <w:numId w:val="10"/>
        </w:numPr>
        <w:spacing w:after="0" w:afterAutospacing="0" w:before="240" w:lineRule="auto"/>
        <w:ind w:left="720" w:hanging="360"/>
      </w:pPr>
      <w:r w:rsidDel="00000000" w:rsidR="00000000" w:rsidRPr="00000000">
        <w:rPr>
          <w:rtl w:val="0"/>
        </w:rPr>
        <w:t xml:space="preserve">Material: Glasslined construction</w:t>
      </w:r>
    </w:p>
    <w:p w:rsidR="00000000" w:rsidDel="00000000" w:rsidP="00000000" w:rsidRDefault="00000000" w:rsidRPr="00000000" w14:paraId="00000068">
      <w:pPr>
        <w:numPr>
          <w:ilvl w:val="0"/>
          <w:numId w:val="10"/>
        </w:numPr>
        <w:spacing w:after="0" w:afterAutospacing="0" w:before="0" w:beforeAutospacing="0" w:lineRule="auto"/>
        <w:ind w:left="720" w:hanging="360"/>
      </w:pPr>
      <w:r w:rsidDel="00000000" w:rsidR="00000000" w:rsidRPr="00000000">
        <w:rPr>
          <w:rtl w:val="0"/>
        </w:rPr>
        <w:t xml:space="preserve">Capacity Design: 2.5 m³ (90 ft³) design capacity</w:t>
      </w:r>
    </w:p>
    <w:p w:rsidR="00000000" w:rsidDel="00000000" w:rsidP="00000000" w:rsidRDefault="00000000" w:rsidRPr="00000000" w14:paraId="00000069">
      <w:pPr>
        <w:numPr>
          <w:ilvl w:val="0"/>
          <w:numId w:val="10"/>
        </w:numPr>
        <w:spacing w:after="0" w:afterAutospacing="0" w:before="0" w:beforeAutospacing="0" w:lineRule="auto"/>
        <w:ind w:left="720" w:hanging="360"/>
      </w:pPr>
      <w:r w:rsidDel="00000000" w:rsidR="00000000" w:rsidRPr="00000000">
        <w:rPr>
          <w:rtl w:val="0"/>
        </w:rPr>
        <w:t xml:space="preserve">Full vacuum capable</w:t>
      </w:r>
    </w:p>
    <w:p w:rsidR="00000000" w:rsidDel="00000000" w:rsidP="00000000" w:rsidRDefault="00000000" w:rsidRPr="00000000" w14:paraId="0000006A">
      <w:pPr>
        <w:numPr>
          <w:ilvl w:val="0"/>
          <w:numId w:val="10"/>
        </w:numPr>
        <w:spacing w:after="0" w:afterAutospacing="0" w:before="0" w:beforeAutospacing="0" w:lineRule="auto"/>
        <w:ind w:left="720" w:hanging="360"/>
      </w:pPr>
      <w:r w:rsidDel="00000000" w:rsidR="00000000" w:rsidRPr="00000000">
        <w:rPr>
          <w:rtl w:val="0"/>
        </w:rPr>
        <w:t xml:space="preserve">Vessel Pressure: 7.2 bar (105 psi) vessel pressure</w:t>
      </w:r>
    </w:p>
    <w:p w:rsidR="00000000" w:rsidDel="00000000" w:rsidP="00000000" w:rsidRDefault="00000000" w:rsidRPr="00000000" w14:paraId="0000006B">
      <w:pPr>
        <w:numPr>
          <w:ilvl w:val="0"/>
          <w:numId w:val="10"/>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C">
      <w:pPr>
        <w:spacing w:after="240" w:before="240" w:lineRule="auto"/>
        <w:rPr>
          <w:color w:val="1155cc"/>
          <w:u w:val="single"/>
        </w:rPr>
      </w:pPr>
      <w:hyperlink r:id="rId62">
        <w:r w:rsidDel="00000000" w:rsidR="00000000" w:rsidRPr="00000000">
          <w:rPr>
            <w:color w:val="1155cc"/>
            <w:u w:val="single"/>
            <w:rtl w:val="0"/>
          </w:rPr>
          <w:t xml:space="preserve">Request Specs</w:t>
        </w:r>
      </w:hyperlink>
      <w:r w:rsidDel="00000000" w:rsidR="00000000" w:rsidRPr="00000000">
        <w:rPr>
          <w:rtl w:val="0"/>
        </w:rPr>
        <w:t xml:space="preserve"> |</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View IPP# 203374</w:t>
        </w:r>
      </w:hyperlink>
      <w:r w:rsidDel="00000000" w:rsidR="00000000" w:rsidRPr="00000000">
        <w:rPr>
          <w:rtl w:val="0"/>
        </w:rPr>
      </w:r>
    </w:p>
    <w:p w:rsidR="00000000" w:rsidDel="00000000" w:rsidP="00000000" w:rsidRDefault="00000000" w:rsidRPr="00000000" w14:paraId="0000006D">
      <w:pPr>
        <w:pStyle w:val="Heading4"/>
        <w:keepNext w:val="0"/>
        <w:keepLines w:val="0"/>
        <w:spacing w:after="40" w:before="240" w:lineRule="auto"/>
        <w:rPr>
          <w:b w:val="1"/>
          <w:bCs w:val="1"/>
          <w:color w:val="000000"/>
          <w:sz w:val="22"/>
          <w:szCs w:val="22"/>
        </w:rPr>
      </w:pPr>
      <w:bookmarkStart w:colFirst="0" w:colLast="0" w:name="_v3mh28ne7zwc" w:id="21"/>
      <w:bookmarkEnd w:id="21"/>
      <w:r w:rsidDel="00000000" w:rsidR="00000000" w:rsidRPr="00000000">
        <w:rPr>
          <w:b w:val="1"/>
          <w:bCs w:val="1"/>
          <w:color w:val="000000"/>
          <w:sz w:val="22"/>
          <w:szCs w:val="22"/>
          <w:rtl w:val="0"/>
        </w:rPr>
        <w:t xml:space="preserve">DeDietrich SR1600 — 1.6 m³ </w:t>
      </w:r>
      <w:r w:rsidDel="00000000" w:rsidR="00000000" w:rsidRPr="00000000">
        <w:rPr>
          <w:b w:val="1"/>
          <w:bCs w:val="1"/>
          <w:color w:val="000000"/>
          <w:sz w:val="22"/>
          <w:szCs w:val="22"/>
          <w:rtl w:val="0"/>
        </w:rPr>
        <w:t xml:space="preserve">(56.5 ft³)</w:t>
      </w:r>
      <w:r w:rsidDel="00000000" w:rsidR="00000000" w:rsidRPr="00000000">
        <w:rPr>
          <w:b w:val="1"/>
          <w:bCs w:val="1"/>
          <w:color w:val="000000"/>
          <w:sz w:val="22"/>
          <w:szCs w:val="22"/>
          <w:rtl w:val="0"/>
        </w:rPr>
        <w:t xml:space="preserve"> Glasslined (</w:t>
      </w:r>
      <w:hyperlink r:id="rId65">
        <w:r w:rsidDel="00000000" w:rsidR="00000000" w:rsidRPr="00000000">
          <w:rPr>
            <w:b w:val="1"/>
            <w:bCs w:val="1"/>
            <w:color w:val="1155cc"/>
            <w:sz w:val="22"/>
            <w:szCs w:val="22"/>
            <w:u w:val="single"/>
            <w:rtl w:val="0"/>
          </w:rPr>
          <w:t xml:space="preserve">IPP# 208328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E">
      <w:pPr>
        <w:spacing w:after="240" w:before="240" w:lineRule="auto"/>
        <w:rPr/>
      </w:pPr>
      <w:r w:rsidDel="00000000" w:rsidR="00000000" w:rsidRPr="00000000">
        <w:rPr>
          <w:rtl w:val="0"/>
        </w:rPr>
        <w:t xml:space="preserve">Used DeDietrich SR1600 glasslined twin shell &amp; double cone dryer with 1.6 m³ (56.5 ft³) design capacity, full vacuum capability, and jacketed construction.</w:t>
      </w:r>
    </w:p>
    <w:p w:rsidR="00000000" w:rsidDel="00000000" w:rsidP="00000000" w:rsidRDefault="00000000" w:rsidRPr="00000000" w14:paraId="0000006F">
      <w:pPr>
        <w:numPr>
          <w:ilvl w:val="0"/>
          <w:numId w:val="27"/>
        </w:numPr>
        <w:spacing w:after="0" w:afterAutospacing="0" w:before="240" w:lineRule="auto"/>
        <w:ind w:left="720" w:hanging="360"/>
      </w:pPr>
      <w:r w:rsidDel="00000000" w:rsidR="00000000" w:rsidRPr="00000000">
        <w:rPr>
          <w:rtl w:val="0"/>
        </w:rPr>
        <w:t xml:space="preserve">Material: Glasslined construction</w:t>
      </w:r>
    </w:p>
    <w:p w:rsidR="00000000" w:rsidDel="00000000" w:rsidP="00000000" w:rsidRDefault="00000000" w:rsidRPr="00000000" w14:paraId="00000070">
      <w:pPr>
        <w:numPr>
          <w:ilvl w:val="0"/>
          <w:numId w:val="27"/>
        </w:numPr>
        <w:spacing w:after="0" w:afterAutospacing="0" w:before="0" w:beforeAutospacing="0" w:lineRule="auto"/>
        <w:ind w:left="720" w:hanging="360"/>
      </w:pPr>
      <w:r w:rsidDel="00000000" w:rsidR="00000000" w:rsidRPr="00000000">
        <w:rPr>
          <w:rtl w:val="0"/>
        </w:rPr>
        <w:t xml:space="preserve">Capacity Design: 1.6 m³ (56.5 ft³) design capacity</w:t>
      </w:r>
    </w:p>
    <w:p w:rsidR="00000000" w:rsidDel="00000000" w:rsidP="00000000" w:rsidRDefault="00000000" w:rsidRPr="00000000" w14:paraId="00000071">
      <w:pPr>
        <w:numPr>
          <w:ilvl w:val="0"/>
          <w:numId w:val="27"/>
        </w:numPr>
        <w:spacing w:after="0" w:afterAutospacing="0" w:before="0" w:beforeAutospacing="0" w:lineRule="auto"/>
        <w:ind w:left="720" w:hanging="360"/>
      </w:pPr>
      <w:r w:rsidDel="00000000" w:rsidR="00000000" w:rsidRPr="00000000">
        <w:rPr>
          <w:rtl w:val="0"/>
        </w:rPr>
        <w:t xml:space="preserve">Full vacuum capable</w:t>
      </w:r>
    </w:p>
    <w:p w:rsidR="00000000" w:rsidDel="00000000" w:rsidP="00000000" w:rsidRDefault="00000000" w:rsidRPr="00000000" w14:paraId="00000072">
      <w:pPr>
        <w:numPr>
          <w:ilvl w:val="0"/>
          <w:numId w:val="27"/>
        </w:numPr>
        <w:spacing w:after="0" w:afterAutospacing="0" w:before="0" w:beforeAutospacing="0" w:lineRule="auto"/>
        <w:ind w:left="720" w:hanging="360"/>
      </w:pPr>
      <w:r w:rsidDel="00000000" w:rsidR="00000000" w:rsidRPr="00000000">
        <w:rPr>
          <w:rtl w:val="0"/>
        </w:rPr>
        <w:t xml:space="preserve">Jacket Pressure: 6 bar (87 psi) jacket pressure</w:t>
      </w:r>
    </w:p>
    <w:p w:rsidR="00000000" w:rsidDel="00000000" w:rsidP="00000000" w:rsidRDefault="00000000" w:rsidRPr="00000000" w14:paraId="00000073">
      <w:pPr>
        <w:numPr>
          <w:ilvl w:val="0"/>
          <w:numId w:val="27"/>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74">
      <w:pPr>
        <w:spacing w:after="240" w:before="240" w:lineRule="auto"/>
        <w:rPr>
          <w:color w:val="1155cc"/>
          <w:u w:val="single"/>
        </w:rPr>
      </w:pPr>
      <w:hyperlink r:id="rId66">
        <w:r w:rsidDel="00000000" w:rsidR="00000000" w:rsidRPr="00000000">
          <w:rPr>
            <w:color w:val="1155cc"/>
            <w:u w:val="single"/>
            <w:rtl w:val="0"/>
          </w:rPr>
          <w:t xml:space="preserve">Request Specs</w:t>
        </w:r>
      </w:hyperlink>
      <w:r w:rsidDel="00000000" w:rsidR="00000000" w:rsidRPr="00000000">
        <w:rPr>
          <w:rtl w:val="0"/>
        </w:rPr>
        <w:t xml:space="preserve"> |</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View IPP# 208328</w:t>
        </w:r>
      </w:hyperlink>
      <w:r w:rsidDel="00000000" w:rsidR="00000000" w:rsidRPr="00000000">
        <w:rPr>
          <w:rtl w:val="0"/>
        </w:rPr>
      </w:r>
    </w:p>
    <w:p w:rsidR="00000000" w:rsidDel="00000000" w:rsidP="00000000" w:rsidRDefault="00000000" w:rsidRPr="00000000" w14:paraId="00000075">
      <w:pPr>
        <w:pStyle w:val="Heading4"/>
        <w:keepNext w:val="0"/>
        <w:keepLines w:val="0"/>
        <w:spacing w:after="40" w:before="240" w:lineRule="auto"/>
        <w:rPr>
          <w:b w:val="1"/>
          <w:bCs w:val="1"/>
          <w:color w:val="000000"/>
          <w:sz w:val="22"/>
          <w:szCs w:val="22"/>
        </w:rPr>
      </w:pPr>
      <w:bookmarkStart w:colFirst="0" w:colLast="0" w:name="_sgi5apri8xkk" w:id="22"/>
      <w:bookmarkEnd w:id="22"/>
      <w:r w:rsidDel="00000000" w:rsidR="00000000" w:rsidRPr="00000000">
        <w:rPr>
          <w:b w:val="1"/>
          <w:bCs w:val="1"/>
          <w:color w:val="000000"/>
          <w:sz w:val="22"/>
          <w:szCs w:val="22"/>
          <w:rtl w:val="0"/>
        </w:rPr>
        <w:t xml:space="preserve">DeDietrich SR1600 — 1.6 m³ </w:t>
      </w:r>
      <w:r w:rsidDel="00000000" w:rsidR="00000000" w:rsidRPr="00000000">
        <w:rPr>
          <w:b w:val="1"/>
          <w:bCs w:val="1"/>
          <w:color w:val="000000"/>
          <w:sz w:val="22"/>
          <w:szCs w:val="22"/>
          <w:rtl w:val="0"/>
        </w:rPr>
        <w:t xml:space="preserve">(56.5 ft³)</w:t>
      </w:r>
      <w:r w:rsidDel="00000000" w:rsidR="00000000" w:rsidRPr="00000000">
        <w:rPr>
          <w:b w:val="1"/>
          <w:bCs w:val="1"/>
          <w:color w:val="000000"/>
          <w:sz w:val="22"/>
          <w:szCs w:val="22"/>
          <w:rtl w:val="0"/>
        </w:rPr>
        <w:t xml:space="preserve"> Glasslined (</w:t>
      </w:r>
      <w:hyperlink r:id="rId69">
        <w:r w:rsidDel="00000000" w:rsidR="00000000" w:rsidRPr="00000000">
          <w:rPr>
            <w:b w:val="1"/>
            <w:bCs w:val="1"/>
            <w:color w:val="1155cc"/>
            <w:sz w:val="22"/>
            <w:szCs w:val="22"/>
            <w:u w:val="single"/>
            <w:rtl w:val="0"/>
          </w:rPr>
          <w:t xml:space="preserve">IPP# 208369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6">
      <w:pPr>
        <w:spacing w:after="240" w:before="240" w:lineRule="auto"/>
        <w:rPr/>
      </w:pPr>
      <w:r w:rsidDel="00000000" w:rsidR="00000000" w:rsidRPr="00000000">
        <w:rPr>
          <w:rtl w:val="0"/>
        </w:rPr>
        <w:t xml:space="preserve">Used DeDietrich SR1600 glasslined twin shell &amp; double cone dryer with 1.6 m³ (56.5 ft³) design capacity, 0.7 m³ (24.7 ft³) operating capacity, and jacketed construction.</w:t>
      </w:r>
    </w:p>
    <w:p w:rsidR="00000000" w:rsidDel="00000000" w:rsidP="00000000" w:rsidRDefault="00000000" w:rsidRPr="00000000" w14:paraId="00000077">
      <w:pPr>
        <w:numPr>
          <w:ilvl w:val="0"/>
          <w:numId w:val="12"/>
        </w:numPr>
        <w:spacing w:after="0" w:afterAutospacing="0" w:before="240" w:lineRule="auto"/>
        <w:ind w:left="720" w:hanging="360"/>
      </w:pPr>
      <w:r w:rsidDel="00000000" w:rsidR="00000000" w:rsidRPr="00000000">
        <w:rPr>
          <w:rtl w:val="0"/>
        </w:rPr>
        <w:t xml:space="preserve">Material: Glasslined construction</w:t>
      </w:r>
    </w:p>
    <w:p w:rsidR="00000000" w:rsidDel="00000000" w:rsidP="00000000" w:rsidRDefault="00000000" w:rsidRPr="00000000" w14:paraId="00000078">
      <w:pPr>
        <w:numPr>
          <w:ilvl w:val="0"/>
          <w:numId w:val="12"/>
        </w:numPr>
        <w:spacing w:after="0" w:afterAutospacing="0" w:before="0" w:beforeAutospacing="0" w:lineRule="auto"/>
        <w:ind w:left="720" w:hanging="360"/>
      </w:pPr>
      <w:r w:rsidDel="00000000" w:rsidR="00000000" w:rsidRPr="00000000">
        <w:rPr>
          <w:rtl w:val="0"/>
        </w:rPr>
        <w:t xml:space="preserve">Capacity Design: 1.6 m³ (56.5 ft³) design capacity</w:t>
      </w:r>
    </w:p>
    <w:p w:rsidR="00000000" w:rsidDel="00000000" w:rsidP="00000000" w:rsidRDefault="00000000" w:rsidRPr="00000000" w14:paraId="00000079">
      <w:pPr>
        <w:numPr>
          <w:ilvl w:val="0"/>
          <w:numId w:val="12"/>
        </w:numPr>
        <w:spacing w:after="0" w:afterAutospacing="0" w:before="0" w:beforeAutospacing="0" w:lineRule="auto"/>
        <w:ind w:left="720" w:hanging="360"/>
      </w:pPr>
      <w:r w:rsidDel="00000000" w:rsidR="00000000" w:rsidRPr="00000000">
        <w:rPr>
          <w:rtl w:val="0"/>
        </w:rPr>
        <w:t xml:space="preserve">Vessel Temperature: 200 °C (392 °F) vessel temperature</w:t>
      </w:r>
    </w:p>
    <w:p w:rsidR="00000000" w:rsidDel="00000000" w:rsidP="00000000" w:rsidRDefault="00000000" w:rsidRPr="00000000" w14:paraId="0000007A">
      <w:pPr>
        <w:numPr>
          <w:ilvl w:val="0"/>
          <w:numId w:val="12"/>
        </w:numPr>
        <w:spacing w:after="0" w:afterAutospacing="0" w:before="0" w:beforeAutospacing="0" w:lineRule="auto"/>
        <w:ind w:left="720" w:hanging="360"/>
      </w:pPr>
      <w:r w:rsidDel="00000000" w:rsidR="00000000" w:rsidRPr="00000000">
        <w:rPr>
          <w:rtl w:val="0"/>
        </w:rPr>
        <w:t xml:space="preserve">Jacket Pressure: 6 bar (87 psi) jacket pressure</w:t>
      </w:r>
    </w:p>
    <w:p w:rsidR="00000000" w:rsidDel="00000000" w:rsidP="00000000" w:rsidRDefault="00000000" w:rsidRPr="00000000" w14:paraId="0000007B">
      <w:pPr>
        <w:numPr>
          <w:ilvl w:val="0"/>
          <w:numId w:val="1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7C">
      <w:pPr>
        <w:spacing w:after="240" w:before="240" w:lineRule="auto"/>
        <w:rPr>
          <w:color w:val="1155cc"/>
          <w:u w:val="single"/>
        </w:rPr>
      </w:pPr>
      <w:hyperlink r:id="rId70">
        <w:r w:rsidDel="00000000" w:rsidR="00000000" w:rsidRPr="00000000">
          <w:rPr>
            <w:color w:val="1155cc"/>
            <w:u w:val="single"/>
            <w:rtl w:val="0"/>
          </w:rPr>
          <w:t xml:space="preserve">Request Specs</w:t>
        </w:r>
      </w:hyperlink>
      <w:r w:rsidDel="00000000" w:rsidR="00000000" w:rsidRPr="00000000">
        <w:rPr>
          <w:rtl w:val="0"/>
        </w:rPr>
        <w:t xml:space="preserve"> |</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View IPP# 208369</w:t>
        </w:r>
      </w:hyperlink>
      <w:r w:rsidDel="00000000" w:rsidR="00000000" w:rsidRPr="00000000">
        <w:rPr>
          <w:rtl w:val="0"/>
        </w:rPr>
      </w:r>
    </w:p>
    <w:p w:rsidR="00000000" w:rsidDel="00000000" w:rsidP="00000000" w:rsidRDefault="00000000" w:rsidRPr="00000000" w14:paraId="0000007D">
      <w:pPr>
        <w:spacing w:after="240" w:before="240" w:lineRule="auto"/>
        <w:rPr>
          <w:color w:val="1155cc"/>
          <w:u w:val="single"/>
        </w:rPr>
      </w:pPr>
      <w:hyperlink r:id="rId73">
        <w:r w:rsidDel="00000000" w:rsidR="00000000" w:rsidRPr="00000000">
          <w:rPr>
            <w:color w:val="1155cc"/>
            <w:u w:val="single"/>
            <w:rtl w:val="0"/>
          </w:rPr>
          <w:t xml:space="preserve">Browse All DeDietrich Twin Shell &amp; Double Cone Dryers in Stock</w:t>
        </w:r>
      </w:hyperlink>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jrbiwgjizwap" w:id="23"/>
      <w:bookmarkEnd w:id="23"/>
      <w:r w:rsidDel="00000000" w:rsidR="00000000" w:rsidRPr="00000000">
        <w:rPr>
          <w:b w:val="1"/>
          <w:bCs w:val="1"/>
          <w:color w:val="000000"/>
          <w:sz w:val="26"/>
          <w:szCs w:val="26"/>
          <w:rtl w:val="0"/>
        </w:rPr>
        <w:t xml:space="preserve">Buy Used Patterson Kelly Twin Shell &amp; Double Cone Dryers for Sale</w:t>
      </w:r>
    </w:p>
    <w:p w:rsidR="00000000" w:rsidDel="00000000" w:rsidP="00000000" w:rsidRDefault="00000000" w:rsidRPr="00000000" w14:paraId="0000007F">
      <w:pPr>
        <w:spacing w:after="240" w:before="240" w:lineRule="auto"/>
        <w:rPr/>
      </w:pPr>
      <w:r w:rsidDel="00000000" w:rsidR="00000000" w:rsidRPr="00000000">
        <w:rPr>
          <w:rtl w:val="0"/>
        </w:rPr>
        <w:t xml:space="preserve">Patterson Kelly twin shell &amp; double cone dryers in IPP's inventory span stainless steel 304 and 316 construction with design capacities from 0.17 m³ (6 ft³) to 5 m³ (176.6 ft³), all with full vacuum capability and jacketed construction.</w:t>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4jmqpj917t43" w:id="24"/>
      <w:bookmarkEnd w:id="24"/>
      <w:r w:rsidDel="00000000" w:rsidR="00000000" w:rsidRPr="00000000">
        <w:rPr>
          <w:b w:val="1"/>
          <w:bCs w:val="1"/>
          <w:color w:val="000000"/>
          <w:sz w:val="22"/>
          <w:szCs w:val="22"/>
          <w:rtl w:val="0"/>
        </w:rPr>
        <w:t xml:space="preserve">[Patterson Kelly] Patterson Kelly — 3.8 m³ </w:t>
      </w:r>
      <w:r w:rsidDel="00000000" w:rsidR="00000000" w:rsidRPr="00000000">
        <w:rPr>
          <w:b w:val="1"/>
          <w:bCs w:val="1"/>
          <w:color w:val="000000"/>
          <w:sz w:val="22"/>
          <w:szCs w:val="22"/>
          <w:rtl w:val="0"/>
        </w:rPr>
        <w:t xml:space="preserve">(133 ft³)</w:t>
      </w:r>
      <w:r w:rsidDel="00000000" w:rsidR="00000000" w:rsidRPr="00000000">
        <w:rPr>
          <w:b w:val="1"/>
          <w:bCs w:val="1"/>
          <w:color w:val="000000"/>
          <w:sz w:val="22"/>
          <w:szCs w:val="22"/>
          <w:rtl w:val="0"/>
        </w:rPr>
        <w:t xml:space="preserve"> SS 304 (</w:t>
      </w:r>
      <w:hyperlink r:id="rId74">
        <w:r w:rsidDel="00000000" w:rsidR="00000000" w:rsidRPr="00000000">
          <w:rPr>
            <w:b w:val="1"/>
            <w:bCs w:val="1"/>
            <w:color w:val="1155cc"/>
            <w:sz w:val="22"/>
            <w:szCs w:val="22"/>
            <w:u w:val="single"/>
            <w:rtl w:val="0"/>
          </w:rPr>
          <w:t xml:space="preserve">IPP# 202092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1">
      <w:pPr>
        <w:spacing w:after="240" w:before="240" w:lineRule="auto"/>
        <w:rPr/>
      </w:pPr>
      <w:r w:rsidDel="00000000" w:rsidR="00000000" w:rsidRPr="00000000">
        <w:rPr>
          <w:rtl w:val="0"/>
        </w:rPr>
        <w:t xml:space="preserve">Used Patterson Kelly stainless steel 304 twin shell &amp; double cone dryer with 3.8 m³ (133 ft³) design capacity, full vacuum capability, and jacketed construction.</w:t>
      </w:r>
    </w:p>
    <w:p w:rsidR="00000000" w:rsidDel="00000000" w:rsidP="00000000" w:rsidRDefault="00000000" w:rsidRPr="00000000" w14:paraId="00000082">
      <w:pPr>
        <w:numPr>
          <w:ilvl w:val="0"/>
          <w:numId w:val="21"/>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83">
      <w:pPr>
        <w:numPr>
          <w:ilvl w:val="0"/>
          <w:numId w:val="21"/>
        </w:numPr>
        <w:spacing w:after="0" w:afterAutospacing="0" w:before="0" w:beforeAutospacing="0" w:lineRule="auto"/>
        <w:ind w:left="720" w:hanging="360"/>
      </w:pPr>
      <w:r w:rsidDel="00000000" w:rsidR="00000000" w:rsidRPr="00000000">
        <w:rPr>
          <w:rtl w:val="0"/>
        </w:rPr>
        <w:t xml:space="preserve">Capacity Design: 3.8 m³ (133 ft³) design capacity</w:t>
      </w:r>
    </w:p>
    <w:p w:rsidR="00000000" w:rsidDel="00000000" w:rsidP="00000000" w:rsidRDefault="00000000" w:rsidRPr="00000000" w14:paraId="00000084">
      <w:pPr>
        <w:numPr>
          <w:ilvl w:val="0"/>
          <w:numId w:val="21"/>
        </w:numPr>
        <w:spacing w:after="0" w:afterAutospacing="0" w:before="0" w:beforeAutospacing="0" w:lineRule="auto"/>
        <w:ind w:left="720" w:hanging="360"/>
      </w:pPr>
      <w:r w:rsidDel="00000000" w:rsidR="00000000" w:rsidRPr="00000000">
        <w:rPr>
          <w:rtl w:val="0"/>
        </w:rPr>
        <w:t xml:space="preserve">Full vacuum capable</w:t>
      </w:r>
    </w:p>
    <w:p w:rsidR="00000000" w:rsidDel="00000000" w:rsidP="00000000" w:rsidRDefault="00000000" w:rsidRPr="00000000" w14:paraId="00000085">
      <w:pPr>
        <w:numPr>
          <w:ilvl w:val="0"/>
          <w:numId w:val="21"/>
        </w:numPr>
        <w:spacing w:after="0" w:afterAutospacing="0" w:before="0" w:beforeAutospacing="0" w:lineRule="auto"/>
        <w:ind w:left="720" w:hanging="360"/>
      </w:pPr>
      <w:r w:rsidDel="00000000" w:rsidR="00000000" w:rsidRPr="00000000">
        <w:rPr>
          <w:rtl w:val="0"/>
        </w:rPr>
        <w:t xml:space="preserve">Jacket Temperature: 176.7 °C (350 °F) jacket temperature</w:t>
      </w:r>
    </w:p>
    <w:p w:rsidR="00000000" w:rsidDel="00000000" w:rsidP="00000000" w:rsidRDefault="00000000" w:rsidRPr="00000000" w14:paraId="00000086">
      <w:pPr>
        <w:numPr>
          <w:ilvl w:val="0"/>
          <w:numId w:val="2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87">
      <w:pPr>
        <w:spacing w:after="240" w:before="240" w:lineRule="auto"/>
        <w:rPr>
          <w:color w:val="1155cc"/>
          <w:u w:val="single"/>
        </w:rPr>
      </w:pPr>
      <w:hyperlink r:id="rId75">
        <w:r w:rsidDel="00000000" w:rsidR="00000000" w:rsidRPr="00000000">
          <w:rPr>
            <w:color w:val="1155cc"/>
            <w:u w:val="single"/>
            <w:rtl w:val="0"/>
          </w:rPr>
          <w:t xml:space="preserve">Request Specs</w:t>
        </w:r>
      </w:hyperlink>
      <w:r w:rsidDel="00000000" w:rsidR="00000000" w:rsidRPr="00000000">
        <w:rPr>
          <w:rtl w:val="0"/>
        </w:rPr>
        <w:t xml:space="preserve"> |</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View IPP# 202092</w:t>
        </w:r>
      </w:hyperlink>
      <w:r w:rsidDel="00000000" w:rsidR="00000000" w:rsidRPr="00000000">
        <w:rPr>
          <w:rtl w:val="0"/>
        </w:rPr>
      </w:r>
    </w:p>
    <w:p w:rsidR="00000000" w:rsidDel="00000000" w:rsidP="00000000" w:rsidRDefault="00000000" w:rsidRPr="00000000" w14:paraId="00000088">
      <w:pPr>
        <w:pStyle w:val="Heading4"/>
        <w:keepNext w:val="0"/>
        <w:keepLines w:val="0"/>
        <w:spacing w:after="40" w:before="240" w:lineRule="auto"/>
        <w:rPr>
          <w:b w:val="1"/>
          <w:bCs w:val="1"/>
          <w:color w:val="000000"/>
          <w:sz w:val="22"/>
          <w:szCs w:val="22"/>
        </w:rPr>
      </w:pPr>
      <w:bookmarkStart w:colFirst="0" w:colLast="0" w:name="_3pb9rtptb8h9" w:id="25"/>
      <w:bookmarkEnd w:id="25"/>
      <w:r w:rsidDel="00000000" w:rsidR="00000000" w:rsidRPr="00000000">
        <w:rPr>
          <w:b w:val="1"/>
          <w:bCs w:val="1"/>
          <w:color w:val="000000"/>
          <w:sz w:val="22"/>
          <w:szCs w:val="22"/>
          <w:rtl w:val="0"/>
        </w:rPr>
        <w:t xml:space="preserve">Patterson Kelly — 5 m³ </w:t>
      </w:r>
      <w:r w:rsidDel="00000000" w:rsidR="00000000" w:rsidRPr="00000000">
        <w:rPr>
          <w:b w:val="1"/>
          <w:bCs w:val="1"/>
          <w:color w:val="000000"/>
          <w:sz w:val="22"/>
          <w:szCs w:val="22"/>
          <w:rtl w:val="0"/>
        </w:rPr>
        <w:t xml:space="preserve">(176.6 ft³)</w:t>
      </w:r>
      <w:r w:rsidDel="00000000" w:rsidR="00000000" w:rsidRPr="00000000">
        <w:rPr>
          <w:b w:val="1"/>
          <w:bCs w:val="1"/>
          <w:color w:val="000000"/>
          <w:sz w:val="22"/>
          <w:szCs w:val="22"/>
          <w:rtl w:val="0"/>
        </w:rPr>
        <w:t xml:space="preserve"> SS 316 (</w:t>
      </w:r>
      <w:hyperlink r:id="rId78">
        <w:r w:rsidDel="00000000" w:rsidR="00000000" w:rsidRPr="00000000">
          <w:rPr>
            <w:b w:val="1"/>
            <w:bCs w:val="1"/>
            <w:color w:val="1155cc"/>
            <w:sz w:val="22"/>
            <w:szCs w:val="22"/>
            <w:u w:val="single"/>
            <w:rtl w:val="0"/>
          </w:rPr>
          <w:t xml:space="preserve">IPP# 202093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9">
      <w:pPr>
        <w:spacing w:after="240" w:before="240" w:lineRule="auto"/>
        <w:rPr/>
      </w:pPr>
      <w:r w:rsidDel="00000000" w:rsidR="00000000" w:rsidRPr="00000000">
        <w:rPr>
          <w:rtl w:val="0"/>
        </w:rPr>
        <w:t xml:space="preserve">Used Patterson Kelly stainless steel 316 twin shell &amp; double cone dryer with 5 m³ (176.6 ft³) design capacity and 2.8 m³ (100 ft³) operating capacity.</w:t>
      </w:r>
    </w:p>
    <w:p w:rsidR="00000000" w:rsidDel="00000000" w:rsidP="00000000" w:rsidRDefault="00000000" w:rsidRPr="00000000" w14:paraId="0000008A">
      <w:pPr>
        <w:numPr>
          <w:ilvl w:val="0"/>
          <w:numId w:val="17"/>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8B">
      <w:pPr>
        <w:numPr>
          <w:ilvl w:val="0"/>
          <w:numId w:val="17"/>
        </w:numPr>
        <w:spacing w:after="0" w:afterAutospacing="0" w:before="0" w:beforeAutospacing="0" w:lineRule="auto"/>
        <w:ind w:left="720" w:hanging="360"/>
      </w:pPr>
      <w:r w:rsidDel="00000000" w:rsidR="00000000" w:rsidRPr="00000000">
        <w:rPr>
          <w:rtl w:val="0"/>
        </w:rPr>
        <w:t xml:space="preserve">Capacity Design: 5 m³ (176.6 ft³) design capacity</w:t>
      </w:r>
    </w:p>
    <w:p w:rsidR="00000000" w:rsidDel="00000000" w:rsidP="00000000" w:rsidRDefault="00000000" w:rsidRPr="00000000" w14:paraId="0000008C">
      <w:pPr>
        <w:numPr>
          <w:ilvl w:val="0"/>
          <w:numId w:val="17"/>
        </w:numPr>
        <w:spacing w:after="0" w:afterAutospacing="0" w:before="0" w:beforeAutospacing="0" w:lineRule="auto"/>
        <w:ind w:left="720" w:hanging="360"/>
      </w:pPr>
      <w:r w:rsidDel="00000000" w:rsidR="00000000" w:rsidRPr="00000000">
        <w:rPr>
          <w:rtl w:val="0"/>
        </w:rPr>
        <w:t xml:space="preserve">Jacket Pressure: 2.1 bar (30 psi) jacket pressure</w:t>
      </w:r>
    </w:p>
    <w:p w:rsidR="00000000" w:rsidDel="00000000" w:rsidP="00000000" w:rsidRDefault="00000000" w:rsidRPr="00000000" w14:paraId="0000008D">
      <w:pPr>
        <w:numPr>
          <w:ilvl w:val="0"/>
          <w:numId w:val="17"/>
        </w:numPr>
        <w:spacing w:after="0" w:afterAutospacing="0" w:before="0" w:beforeAutospacing="0" w:lineRule="auto"/>
        <w:ind w:left="720" w:hanging="360"/>
      </w:pPr>
      <w:r w:rsidDel="00000000" w:rsidR="00000000" w:rsidRPr="00000000">
        <w:rPr>
          <w:rtl w:val="0"/>
        </w:rPr>
        <w:t xml:space="preserve">Jacket Temperature: 121.1 °C (250 °F) jacket temperature</w:t>
      </w:r>
    </w:p>
    <w:p w:rsidR="00000000" w:rsidDel="00000000" w:rsidP="00000000" w:rsidRDefault="00000000" w:rsidRPr="00000000" w14:paraId="0000008E">
      <w:pPr>
        <w:numPr>
          <w:ilvl w:val="0"/>
          <w:numId w:val="17"/>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8F">
      <w:pPr>
        <w:spacing w:after="240" w:before="240" w:lineRule="auto"/>
        <w:rPr>
          <w:color w:val="1155cc"/>
          <w:u w:val="single"/>
        </w:rPr>
      </w:pPr>
      <w:hyperlink r:id="rId79">
        <w:r w:rsidDel="00000000" w:rsidR="00000000" w:rsidRPr="00000000">
          <w:rPr>
            <w:color w:val="1155cc"/>
            <w:u w:val="single"/>
            <w:rtl w:val="0"/>
          </w:rPr>
          <w:t xml:space="preserve">Request Specs</w:t>
        </w:r>
      </w:hyperlink>
      <w:r w:rsidDel="00000000" w:rsidR="00000000" w:rsidRPr="00000000">
        <w:rPr>
          <w:rtl w:val="0"/>
        </w:rPr>
        <w:t xml:space="preserve"> |</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View IPP# 202093</w:t>
        </w:r>
      </w:hyperlink>
      <w:r w:rsidDel="00000000" w:rsidR="00000000" w:rsidRPr="00000000">
        <w:rPr>
          <w:rtl w:val="0"/>
        </w:rPr>
      </w:r>
    </w:p>
    <w:p w:rsidR="00000000" w:rsidDel="00000000" w:rsidP="00000000" w:rsidRDefault="00000000" w:rsidRPr="00000000" w14:paraId="00000090">
      <w:pPr>
        <w:pStyle w:val="Heading4"/>
        <w:keepNext w:val="0"/>
        <w:keepLines w:val="0"/>
        <w:spacing w:after="40" w:before="240" w:lineRule="auto"/>
        <w:rPr>
          <w:b w:val="1"/>
          <w:bCs w:val="1"/>
          <w:color w:val="000000"/>
          <w:sz w:val="22"/>
          <w:szCs w:val="22"/>
        </w:rPr>
      </w:pPr>
      <w:bookmarkStart w:colFirst="0" w:colLast="0" w:name="_nkmt2mf6opmi" w:id="26"/>
      <w:bookmarkEnd w:id="26"/>
      <w:r w:rsidDel="00000000" w:rsidR="00000000" w:rsidRPr="00000000">
        <w:rPr>
          <w:b w:val="1"/>
          <w:bCs w:val="1"/>
          <w:color w:val="000000"/>
          <w:sz w:val="22"/>
          <w:szCs w:val="22"/>
          <w:rtl w:val="0"/>
        </w:rPr>
        <w:t xml:space="preserve">Patterson Kelly — 2.8 m³ </w:t>
      </w:r>
      <w:r w:rsidDel="00000000" w:rsidR="00000000" w:rsidRPr="00000000">
        <w:rPr>
          <w:b w:val="1"/>
          <w:bCs w:val="1"/>
          <w:color w:val="000000"/>
          <w:sz w:val="22"/>
          <w:szCs w:val="22"/>
          <w:rtl w:val="0"/>
        </w:rPr>
        <w:t xml:space="preserve">(100 ft³)</w:t>
      </w:r>
      <w:r w:rsidDel="00000000" w:rsidR="00000000" w:rsidRPr="00000000">
        <w:rPr>
          <w:b w:val="1"/>
          <w:bCs w:val="1"/>
          <w:color w:val="000000"/>
          <w:sz w:val="22"/>
          <w:szCs w:val="22"/>
          <w:rtl w:val="0"/>
        </w:rPr>
        <w:t xml:space="preserve"> SS 316 (</w:t>
      </w:r>
      <w:hyperlink r:id="rId82">
        <w:r w:rsidDel="00000000" w:rsidR="00000000" w:rsidRPr="00000000">
          <w:rPr>
            <w:b w:val="1"/>
            <w:bCs w:val="1"/>
            <w:color w:val="1155cc"/>
            <w:sz w:val="22"/>
            <w:szCs w:val="22"/>
            <w:u w:val="single"/>
            <w:rtl w:val="0"/>
          </w:rPr>
          <w:t xml:space="preserve">IPP# 202094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1">
      <w:pPr>
        <w:spacing w:after="240" w:before="240" w:lineRule="auto"/>
        <w:rPr/>
      </w:pPr>
      <w:r w:rsidDel="00000000" w:rsidR="00000000" w:rsidRPr="00000000">
        <w:rPr>
          <w:rtl w:val="0"/>
        </w:rPr>
        <w:t xml:space="preserve">Used Patterson Kelly stainless steel 316 twin shell &amp; double cone dryer with 2.8 m³ (100 ft³) design capacity, full vacuum capability, and jacketed construction.</w:t>
      </w:r>
    </w:p>
    <w:p w:rsidR="00000000" w:rsidDel="00000000" w:rsidP="00000000" w:rsidRDefault="00000000" w:rsidRPr="00000000" w14:paraId="00000092">
      <w:pPr>
        <w:numPr>
          <w:ilvl w:val="0"/>
          <w:numId w:val="2"/>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93">
      <w:pPr>
        <w:numPr>
          <w:ilvl w:val="0"/>
          <w:numId w:val="2"/>
        </w:numPr>
        <w:spacing w:after="0" w:afterAutospacing="0" w:before="0" w:beforeAutospacing="0" w:lineRule="auto"/>
        <w:ind w:left="720" w:hanging="360"/>
      </w:pPr>
      <w:r w:rsidDel="00000000" w:rsidR="00000000" w:rsidRPr="00000000">
        <w:rPr>
          <w:rtl w:val="0"/>
        </w:rPr>
        <w:t xml:space="preserve">Capacity Design: 2.8 m³ (100 ft³) design capacity</w:t>
      </w:r>
    </w:p>
    <w:p w:rsidR="00000000" w:rsidDel="00000000" w:rsidP="00000000" w:rsidRDefault="00000000" w:rsidRPr="00000000" w14:paraId="00000094">
      <w:pPr>
        <w:numPr>
          <w:ilvl w:val="0"/>
          <w:numId w:val="2"/>
        </w:numPr>
        <w:spacing w:after="0" w:afterAutospacing="0" w:before="0" w:beforeAutospacing="0" w:lineRule="auto"/>
        <w:ind w:left="720" w:hanging="360"/>
      </w:pPr>
      <w:r w:rsidDel="00000000" w:rsidR="00000000" w:rsidRPr="00000000">
        <w:rPr>
          <w:rtl w:val="0"/>
        </w:rPr>
        <w:t xml:space="preserve">Full vacuum capable</w:t>
      </w:r>
    </w:p>
    <w:p w:rsidR="00000000" w:rsidDel="00000000" w:rsidP="00000000" w:rsidRDefault="00000000" w:rsidRPr="00000000" w14:paraId="00000095">
      <w:pPr>
        <w:numPr>
          <w:ilvl w:val="0"/>
          <w:numId w:val="2"/>
        </w:numPr>
        <w:spacing w:after="0" w:afterAutospacing="0" w:before="0" w:beforeAutospacing="0" w:lineRule="auto"/>
        <w:ind w:left="720" w:hanging="360"/>
      </w:pPr>
      <w:r w:rsidDel="00000000" w:rsidR="00000000" w:rsidRPr="00000000">
        <w:rPr>
          <w:rtl w:val="0"/>
        </w:rPr>
        <w:t xml:space="preserve">Jacket Temperature: 121.1 °C (250 °F) jacket temperature</w:t>
      </w:r>
    </w:p>
    <w:p w:rsidR="00000000" w:rsidDel="00000000" w:rsidP="00000000" w:rsidRDefault="00000000" w:rsidRPr="00000000" w14:paraId="00000096">
      <w:pPr>
        <w:numPr>
          <w:ilvl w:val="0"/>
          <w:numId w:val="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97">
      <w:pPr>
        <w:spacing w:after="240" w:before="240" w:lineRule="auto"/>
        <w:rPr>
          <w:color w:val="1155cc"/>
          <w:u w:val="single"/>
        </w:rPr>
      </w:pPr>
      <w:hyperlink r:id="rId83">
        <w:r w:rsidDel="00000000" w:rsidR="00000000" w:rsidRPr="00000000">
          <w:rPr>
            <w:color w:val="1155cc"/>
            <w:u w:val="single"/>
            <w:rtl w:val="0"/>
          </w:rPr>
          <w:t xml:space="preserve">Request Specs</w:t>
        </w:r>
      </w:hyperlink>
      <w:r w:rsidDel="00000000" w:rsidR="00000000" w:rsidRPr="00000000">
        <w:rPr>
          <w:rtl w:val="0"/>
        </w:rPr>
        <w:t xml:space="preserve"> |</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View IPP# 202094</w:t>
        </w:r>
      </w:hyperlink>
      <w:r w:rsidDel="00000000" w:rsidR="00000000" w:rsidRPr="00000000">
        <w:rPr>
          <w:rtl w:val="0"/>
        </w:rPr>
      </w:r>
    </w:p>
    <w:p w:rsidR="00000000" w:rsidDel="00000000" w:rsidP="00000000" w:rsidRDefault="00000000" w:rsidRPr="00000000" w14:paraId="00000098">
      <w:pPr>
        <w:spacing w:after="240" w:before="240" w:lineRule="auto"/>
        <w:rPr>
          <w:color w:val="1155cc"/>
          <w:u w:val="single"/>
        </w:rPr>
      </w:pPr>
      <w:hyperlink r:id="rId86">
        <w:r w:rsidDel="00000000" w:rsidR="00000000" w:rsidRPr="00000000">
          <w:rPr>
            <w:color w:val="1155cc"/>
            <w:u w:val="single"/>
            <w:rtl w:val="0"/>
          </w:rPr>
          <w:t xml:space="preserve">Browse All Patterson Kelly Twin Shell &amp; Double Cone Dryers in Stock</w:t>
        </w:r>
      </w:hyperlink>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r3im2vd6avc3" w:id="27"/>
      <w:bookmarkEnd w:id="27"/>
      <w:r w:rsidDel="00000000" w:rsidR="00000000" w:rsidRPr="00000000">
        <w:rPr>
          <w:b w:val="1"/>
          <w:bCs w:val="1"/>
          <w:sz w:val="34"/>
          <w:szCs w:val="34"/>
          <w:rtl w:val="0"/>
        </w:rPr>
        <w:t xml:space="preserve">Buy Used Twin Shell &amp; Double Cone Dryers for Sale by Condition</w:t>
      </w:r>
    </w:p>
    <w:p w:rsidR="00000000" w:rsidDel="00000000" w:rsidP="00000000" w:rsidRDefault="00000000" w:rsidRPr="00000000" w14:paraId="0000009B">
      <w:pPr>
        <w:spacing w:after="240" w:before="240" w:lineRule="auto"/>
        <w:rPr/>
      </w:pPr>
      <w:r w:rsidDel="00000000" w:rsidR="00000000" w:rsidRPr="00000000">
        <w:rPr>
          <w:rtl w:val="0"/>
        </w:rPr>
        <w:t xml:space="preserve">IPP stocks twin shell &amp; double cone dryers in used, re-glassed, and unused condition grades. Choose the condition that matches your budget, timeline, and performance requirements.</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sprun1fmnnht" w:id="28"/>
      <w:bookmarkEnd w:id="28"/>
      <w:r w:rsidDel="00000000" w:rsidR="00000000" w:rsidRPr="00000000">
        <w:rPr>
          <w:b w:val="1"/>
          <w:bCs w:val="1"/>
          <w:color w:val="000000"/>
          <w:sz w:val="26"/>
          <w:szCs w:val="26"/>
          <w:rtl w:val="0"/>
        </w:rPr>
        <w:t xml:space="preserve">Buy Used Twin Shell &amp; Double Cone Dryers for Sale</w:t>
      </w:r>
    </w:p>
    <w:p w:rsidR="00000000" w:rsidDel="00000000" w:rsidP="00000000" w:rsidRDefault="00000000" w:rsidRPr="00000000" w14:paraId="0000009D">
      <w:pPr>
        <w:spacing w:after="240" w:before="240" w:lineRule="auto"/>
        <w:rPr/>
      </w:pPr>
      <w:r w:rsidDel="00000000" w:rsidR="00000000" w:rsidRPr="00000000">
        <w:rPr>
          <w:rtl w:val="0"/>
        </w:rPr>
        <w:t xml:space="preserve">Good used twin shell &amp; double cone dryers are the deepest condition position in IPP's inventory. These units were previously installed in production service, inspected on intake, </w:t>
      </w:r>
      <w:del w:author="Scott Phillips" w:id="1" w:date="2026-04-21T18:29:45Z">
        <w:r w:rsidDel="00000000" w:rsidR="00000000" w:rsidRPr="00000000">
          <w:rPr>
            <w:rtl w:val="0"/>
          </w:rPr>
          <w:delText xml:space="preserve">and are offered as-is at the lowest price point while retaining OEM vessel and drive hardware.</w:delText>
        </w:r>
      </w:del>
      <w:r w:rsidDel="00000000" w:rsidR="00000000" w:rsidRPr="00000000">
        <w:rPr>
          <w:rtl w:val="0"/>
        </w:rPr>
      </w:r>
    </w:p>
    <w:p w:rsidR="00000000" w:rsidDel="00000000" w:rsidP="00000000" w:rsidRDefault="00000000" w:rsidRPr="00000000" w14:paraId="0000009E">
      <w:pPr>
        <w:pStyle w:val="Heading4"/>
        <w:keepNext w:val="0"/>
        <w:keepLines w:val="0"/>
        <w:spacing w:after="40" w:before="240" w:lineRule="auto"/>
        <w:rPr>
          <w:b w:val="1"/>
          <w:bCs w:val="1"/>
          <w:color w:val="000000"/>
          <w:sz w:val="22"/>
          <w:szCs w:val="22"/>
        </w:rPr>
      </w:pPr>
      <w:bookmarkStart w:colFirst="0" w:colLast="0" w:name="_v3ig4042mwam" w:id="29"/>
      <w:bookmarkEnd w:id="29"/>
      <w:r w:rsidDel="00000000" w:rsidR="00000000" w:rsidRPr="00000000">
        <w:rPr>
          <w:b w:val="1"/>
          <w:bCs w:val="1"/>
          <w:color w:val="000000"/>
          <w:sz w:val="22"/>
          <w:szCs w:val="22"/>
          <w:rtl w:val="0"/>
        </w:rPr>
        <w:t xml:space="preserve">Used Klein Vakuumtechnik DKM500 — 0.5 m³ </w:t>
      </w:r>
      <w:r w:rsidDel="00000000" w:rsidR="00000000" w:rsidRPr="00000000">
        <w:rPr>
          <w:b w:val="1"/>
          <w:bCs w:val="1"/>
          <w:color w:val="000000"/>
          <w:sz w:val="22"/>
          <w:szCs w:val="22"/>
          <w:rtl w:val="0"/>
        </w:rPr>
        <w:t xml:space="preserve">(17.7 ft³)</w:t>
      </w:r>
      <w:r w:rsidDel="00000000" w:rsidR="00000000" w:rsidRPr="00000000">
        <w:rPr>
          <w:b w:val="1"/>
          <w:bCs w:val="1"/>
          <w:color w:val="000000"/>
          <w:sz w:val="22"/>
          <w:szCs w:val="22"/>
          <w:rtl w:val="0"/>
        </w:rPr>
        <w:t xml:space="preserve"> (</w:t>
      </w:r>
      <w:hyperlink r:id="rId87">
        <w:r w:rsidDel="00000000" w:rsidR="00000000" w:rsidRPr="00000000">
          <w:rPr>
            <w:b w:val="1"/>
            <w:bCs w:val="1"/>
            <w:color w:val="1155cc"/>
            <w:sz w:val="22"/>
            <w:szCs w:val="22"/>
            <w:u w:val="single"/>
            <w:rtl w:val="0"/>
          </w:rPr>
          <w:t xml:space="preserve">IPP# 107007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F">
      <w:pPr>
        <w:spacing w:after="240" w:before="240" w:lineRule="auto"/>
        <w:rPr/>
      </w:pPr>
      <w:r w:rsidDel="00000000" w:rsidR="00000000" w:rsidRPr="00000000">
        <w:rPr>
          <w:rtl w:val="0"/>
        </w:rPr>
        <w:t xml:space="preserve">Used Klein Vakuumtechnik DKM500 Hastelloy - C4 twin shell &amp; double cone dryer with 0.5 m³ (17.7 ft³) design capacity, full vacuum capability, and vacuum system available.</w:t>
      </w:r>
    </w:p>
    <w:p w:rsidR="00000000" w:rsidDel="00000000" w:rsidP="00000000" w:rsidRDefault="00000000" w:rsidRPr="00000000" w14:paraId="000000A0">
      <w:pPr>
        <w:numPr>
          <w:ilvl w:val="0"/>
          <w:numId w:val="15"/>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A1">
      <w:pPr>
        <w:numPr>
          <w:ilvl w:val="0"/>
          <w:numId w:val="15"/>
        </w:numPr>
        <w:spacing w:after="0" w:afterAutospacing="0" w:before="0" w:beforeAutospacing="0" w:lineRule="auto"/>
        <w:ind w:left="720" w:hanging="360"/>
      </w:pPr>
      <w:r w:rsidDel="00000000" w:rsidR="00000000" w:rsidRPr="00000000">
        <w:rPr>
          <w:rtl w:val="0"/>
        </w:rPr>
        <w:t xml:space="preserve">Material: Hastelloy - C4</w:t>
      </w:r>
    </w:p>
    <w:p w:rsidR="00000000" w:rsidDel="00000000" w:rsidP="00000000" w:rsidRDefault="00000000" w:rsidRPr="00000000" w14:paraId="000000A2">
      <w:pPr>
        <w:numPr>
          <w:ilvl w:val="0"/>
          <w:numId w:val="15"/>
        </w:numPr>
        <w:spacing w:after="0" w:afterAutospacing="0" w:before="0" w:beforeAutospacing="0" w:lineRule="auto"/>
        <w:ind w:left="720" w:hanging="360"/>
      </w:pPr>
      <w:r w:rsidDel="00000000" w:rsidR="00000000" w:rsidRPr="00000000">
        <w:rPr>
          <w:rtl w:val="0"/>
        </w:rPr>
        <w:t xml:space="preserve">Capacity Design: 0.5 m³ (17.7 ft³) design capacity</w:t>
      </w:r>
    </w:p>
    <w:p w:rsidR="00000000" w:rsidDel="00000000" w:rsidP="00000000" w:rsidRDefault="00000000" w:rsidRPr="00000000" w14:paraId="000000A3">
      <w:pPr>
        <w:numPr>
          <w:ilvl w:val="0"/>
          <w:numId w:val="15"/>
        </w:numPr>
        <w:spacing w:after="0" w:afterAutospacing="0" w:before="0" w:beforeAutospacing="0" w:lineRule="auto"/>
        <w:ind w:left="720" w:hanging="360"/>
      </w:pPr>
      <w:r w:rsidDel="00000000" w:rsidR="00000000" w:rsidRPr="00000000">
        <w:rPr>
          <w:rtl w:val="0"/>
        </w:rPr>
        <w:t xml:space="preserve">Full vacuum capable</w:t>
      </w:r>
    </w:p>
    <w:p w:rsidR="00000000" w:rsidDel="00000000" w:rsidP="00000000" w:rsidRDefault="00000000" w:rsidRPr="00000000" w14:paraId="000000A4">
      <w:pPr>
        <w:numPr>
          <w:ilvl w:val="0"/>
          <w:numId w:val="15"/>
        </w:numPr>
        <w:spacing w:after="240" w:before="0" w:beforeAutospacing="0" w:lineRule="auto"/>
        <w:ind w:left="720" w:hanging="360"/>
      </w:pPr>
      <w:r w:rsidDel="00000000" w:rsidR="00000000" w:rsidRPr="00000000">
        <w:rPr>
          <w:rtl w:val="0"/>
        </w:rPr>
        <w:t xml:space="preserve">Jacket Pressure: 2 bar (29 psi) jacket pressure</w:t>
      </w:r>
    </w:p>
    <w:p w:rsidR="00000000" w:rsidDel="00000000" w:rsidP="00000000" w:rsidRDefault="00000000" w:rsidRPr="00000000" w14:paraId="000000A5">
      <w:pPr>
        <w:spacing w:after="240" w:before="240" w:lineRule="auto"/>
        <w:rPr>
          <w:color w:val="1155cc"/>
          <w:u w:val="single"/>
        </w:rPr>
      </w:pPr>
      <w:hyperlink r:id="rId88">
        <w:r w:rsidDel="00000000" w:rsidR="00000000" w:rsidRPr="00000000">
          <w:rPr>
            <w:color w:val="1155cc"/>
            <w:u w:val="single"/>
            <w:rtl w:val="0"/>
          </w:rPr>
          <w:t xml:space="preserve">Request Specs</w:t>
        </w:r>
      </w:hyperlink>
      <w:r w:rsidDel="00000000" w:rsidR="00000000" w:rsidRPr="00000000">
        <w:rPr>
          <w:rtl w:val="0"/>
        </w:rPr>
        <w:t xml:space="preserve"> |</w:t>
      </w:r>
      <w:hyperlink r:id="rId89">
        <w:r w:rsidDel="00000000" w:rsidR="00000000" w:rsidRPr="00000000">
          <w:rPr>
            <w:rtl w:val="0"/>
          </w:rPr>
          <w:t xml:space="preserve"> </w:t>
        </w:r>
      </w:hyperlink>
      <w:hyperlink r:id="rId90">
        <w:r w:rsidDel="00000000" w:rsidR="00000000" w:rsidRPr="00000000">
          <w:rPr>
            <w:color w:val="1155cc"/>
            <w:u w:val="single"/>
            <w:rtl w:val="0"/>
          </w:rPr>
          <w:t xml:space="preserve">View IPP# 107007</w:t>
        </w:r>
      </w:hyperlink>
      <w:r w:rsidDel="00000000" w:rsidR="00000000" w:rsidRPr="00000000">
        <w:rPr>
          <w:rtl w:val="0"/>
        </w:rPr>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f7yd7yr2fdlk" w:id="30"/>
      <w:bookmarkEnd w:id="30"/>
      <w:r w:rsidDel="00000000" w:rsidR="00000000" w:rsidRPr="00000000">
        <w:rPr>
          <w:b w:val="1"/>
          <w:bCs w:val="1"/>
          <w:color w:val="000000"/>
          <w:sz w:val="22"/>
          <w:szCs w:val="22"/>
          <w:rtl w:val="0"/>
        </w:rPr>
        <w:t xml:space="preserve">Used Pfaudler — 2.8 m³ </w:t>
      </w:r>
      <w:r w:rsidDel="00000000" w:rsidR="00000000" w:rsidRPr="00000000">
        <w:rPr>
          <w:b w:val="1"/>
          <w:bCs w:val="1"/>
          <w:color w:val="000000"/>
          <w:sz w:val="22"/>
          <w:szCs w:val="22"/>
          <w:rtl w:val="0"/>
        </w:rPr>
        <w:t xml:space="preserve">(100 ft³)</w:t>
      </w:r>
      <w:r w:rsidDel="00000000" w:rsidR="00000000" w:rsidRPr="00000000">
        <w:rPr>
          <w:b w:val="1"/>
          <w:bCs w:val="1"/>
          <w:color w:val="000000"/>
          <w:sz w:val="22"/>
          <w:szCs w:val="22"/>
          <w:rtl w:val="0"/>
        </w:rPr>
        <w:t xml:space="preserve"> Glasslined (</w:t>
      </w:r>
      <w:hyperlink r:id="rId91">
        <w:r w:rsidDel="00000000" w:rsidR="00000000" w:rsidRPr="00000000">
          <w:rPr>
            <w:b w:val="1"/>
            <w:bCs w:val="1"/>
            <w:color w:val="1155cc"/>
            <w:sz w:val="22"/>
            <w:szCs w:val="22"/>
            <w:u w:val="single"/>
            <w:rtl w:val="0"/>
          </w:rPr>
          <w:t xml:space="preserve">IPP# 109987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7">
      <w:pPr>
        <w:spacing w:after="240" w:before="240" w:lineRule="auto"/>
        <w:rPr/>
      </w:pPr>
      <w:r w:rsidDel="00000000" w:rsidR="00000000" w:rsidRPr="00000000">
        <w:rPr>
          <w:rtl w:val="0"/>
        </w:rPr>
        <w:t xml:space="preserve">Used Pfaudler glasslined twin shell &amp; double cone dryer with 2.8 m³ (100 ft³) design capacity, 1.98 m³ (70 ft³) operating capacity, and jacketed construction.</w:t>
      </w:r>
    </w:p>
    <w:p w:rsidR="00000000" w:rsidDel="00000000" w:rsidP="00000000" w:rsidRDefault="00000000" w:rsidRPr="00000000" w14:paraId="000000A8">
      <w:pPr>
        <w:numPr>
          <w:ilvl w:val="0"/>
          <w:numId w:val="24"/>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A9">
      <w:pPr>
        <w:numPr>
          <w:ilvl w:val="0"/>
          <w:numId w:val="24"/>
        </w:numPr>
        <w:spacing w:after="0" w:afterAutospacing="0" w:before="0" w:beforeAutospacing="0" w:lineRule="auto"/>
        <w:ind w:left="720" w:hanging="360"/>
      </w:pPr>
      <w:r w:rsidDel="00000000" w:rsidR="00000000" w:rsidRPr="00000000">
        <w:rPr>
          <w:rtl w:val="0"/>
        </w:rPr>
        <w:t xml:space="preserve">Material: Glasslined construction</w:t>
      </w:r>
    </w:p>
    <w:p w:rsidR="00000000" w:rsidDel="00000000" w:rsidP="00000000" w:rsidRDefault="00000000" w:rsidRPr="00000000" w14:paraId="000000AA">
      <w:pPr>
        <w:numPr>
          <w:ilvl w:val="0"/>
          <w:numId w:val="24"/>
        </w:numPr>
        <w:spacing w:after="0" w:afterAutospacing="0" w:before="0" w:beforeAutospacing="0" w:lineRule="auto"/>
        <w:ind w:left="720" w:hanging="360"/>
      </w:pPr>
      <w:r w:rsidDel="00000000" w:rsidR="00000000" w:rsidRPr="00000000">
        <w:rPr>
          <w:rtl w:val="0"/>
        </w:rPr>
        <w:t xml:space="preserve">Capacity Design: 2.8 m³ (100 ft³) design capacity</w:t>
      </w:r>
    </w:p>
    <w:p w:rsidR="00000000" w:rsidDel="00000000" w:rsidP="00000000" w:rsidRDefault="00000000" w:rsidRPr="00000000" w14:paraId="000000AB">
      <w:pPr>
        <w:numPr>
          <w:ilvl w:val="0"/>
          <w:numId w:val="24"/>
        </w:numPr>
        <w:spacing w:after="0" w:afterAutospacing="0" w:before="0" w:beforeAutospacing="0" w:lineRule="auto"/>
        <w:ind w:left="720" w:hanging="360"/>
      </w:pPr>
      <w:r w:rsidDel="00000000" w:rsidR="00000000" w:rsidRPr="00000000">
        <w:rPr>
          <w:rtl w:val="0"/>
        </w:rPr>
        <w:t xml:space="preserve">Jacket Pressure: 6.9 bar (100 psi) jacket pressure</w:t>
      </w:r>
    </w:p>
    <w:p w:rsidR="00000000" w:rsidDel="00000000" w:rsidP="00000000" w:rsidRDefault="00000000" w:rsidRPr="00000000" w14:paraId="000000AC">
      <w:pPr>
        <w:numPr>
          <w:ilvl w:val="0"/>
          <w:numId w:val="24"/>
        </w:numPr>
        <w:spacing w:after="240" w:before="0" w:beforeAutospacing="0" w:lineRule="auto"/>
        <w:ind w:left="720" w:hanging="360"/>
      </w:pPr>
      <w:r w:rsidDel="00000000" w:rsidR="00000000" w:rsidRPr="00000000">
        <w:rPr>
          <w:rtl w:val="0"/>
        </w:rPr>
        <w:t xml:space="preserve">Vessel Temperature: 204.4 °C (400 °F) vessel temperature</w:t>
      </w:r>
    </w:p>
    <w:p w:rsidR="00000000" w:rsidDel="00000000" w:rsidP="00000000" w:rsidRDefault="00000000" w:rsidRPr="00000000" w14:paraId="000000AD">
      <w:pPr>
        <w:spacing w:after="240" w:before="240" w:lineRule="auto"/>
        <w:rPr>
          <w:color w:val="1155cc"/>
          <w:u w:val="single"/>
        </w:rPr>
      </w:pPr>
      <w:hyperlink r:id="rId92">
        <w:r w:rsidDel="00000000" w:rsidR="00000000" w:rsidRPr="00000000">
          <w:rPr>
            <w:color w:val="1155cc"/>
            <w:u w:val="single"/>
            <w:rtl w:val="0"/>
          </w:rPr>
          <w:t xml:space="preserve">Request Specs</w:t>
        </w:r>
      </w:hyperlink>
      <w:r w:rsidDel="00000000" w:rsidR="00000000" w:rsidRPr="00000000">
        <w:rPr>
          <w:rtl w:val="0"/>
        </w:rPr>
        <w:t xml:space="preserve"> |</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View IPP# 109987</w:t>
        </w:r>
      </w:hyperlink>
      <w:r w:rsidDel="00000000" w:rsidR="00000000" w:rsidRPr="00000000">
        <w:rPr>
          <w:rtl w:val="0"/>
        </w:rPr>
      </w:r>
    </w:p>
    <w:p w:rsidR="00000000" w:rsidDel="00000000" w:rsidP="00000000" w:rsidRDefault="00000000" w:rsidRPr="00000000" w14:paraId="000000AE">
      <w:pPr>
        <w:pStyle w:val="Heading4"/>
        <w:keepNext w:val="0"/>
        <w:keepLines w:val="0"/>
        <w:spacing w:after="40" w:before="240" w:lineRule="auto"/>
        <w:rPr>
          <w:b w:val="1"/>
          <w:bCs w:val="1"/>
          <w:color w:val="000000"/>
          <w:sz w:val="22"/>
          <w:szCs w:val="22"/>
        </w:rPr>
      </w:pPr>
      <w:bookmarkStart w:colFirst="0" w:colLast="0" w:name="_fckuv8b8dce1" w:id="31"/>
      <w:bookmarkEnd w:id="31"/>
      <w:r w:rsidDel="00000000" w:rsidR="00000000" w:rsidRPr="00000000">
        <w:rPr>
          <w:b w:val="1"/>
          <w:bCs w:val="1"/>
          <w:color w:val="000000"/>
          <w:sz w:val="22"/>
          <w:szCs w:val="22"/>
          <w:rtl w:val="0"/>
        </w:rPr>
        <w:t xml:space="preserve">Used Komline Sanderson — 2.8 m³ </w:t>
      </w:r>
      <w:r w:rsidDel="00000000" w:rsidR="00000000" w:rsidRPr="00000000">
        <w:rPr>
          <w:b w:val="1"/>
          <w:bCs w:val="1"/>
          <w:color w:val="000000"/>
          <w:sz w:val="22"/>
          <w:szCs w:val="22"/>
          <w:rtl w:val="0"/>
        </w:rPr>
        <w:t xml:space="preserve">(100 ft³)</w:t>
      </w:r>
      <w:r w:rsidDel="00000000" w:rsidR="00000000" w:rsidRPr="00000000">
        <w:rPr>
          <w:b w:val="1"/>
          <w:bCs w:val="1"/>
          <w:color w:val="000000"/>
          <w:sz w:val="22"/>
          <w:szCs w:val="22"/>
          <w:rtl w:val="0"/>
        </w:rPr>
        <w:t xml:space="preserve"> Titanium (</w:t>
      </w:r>
      <w:hyperlink r:id="rId95">
        <w:r w:rsidDel="00000000" w:rsidR="00000000" w:rsidRPr="00000000">
          <w:rPr>
            <w:b w:val="1"/>
            <w:bCs w:val="1"/>
            <w:color w:val="1155cc"/>
            <w:sz w:val="22"/>
            <w:szCs w:val="22"/>
            <w:u w:val="single"/>
            <w:rtl w:val="0"/>
          </w:rPr>
          <w:t xml:space="preserve">IPP# 13589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F">
      <w:pPr>
        <w:spacing w:after="240" w:before="240" w:lineRule="auto"/>
        <w:rPr/>
      </w:pPr>
      <w:r w:rsidDel="00000000" w:rsidR="00000000" w:rsidRPr="00000000">
        <w:rPr>
          <w:rtl w:val="0"/>
        </w:rPr>
        <w:t xml:space="preserve">Used Komline Sanderson titanium-clad twin shell &amp; double cone dryer with 2.8 m³ (100 ft³) design capacity and jacketed construction for corrosive-service applications.</w:t>
      </w:r>
    </w:p>
    <w:p w:rsidR="00000000" w:rsidDel="00000000" w:rsidP="00000000" w:rsidRDefault="00000000" w:rsidRPr="00000000" w14:paraId="000000B0">
      <w:pPr>
        <w:numPr>
          <w:ilvl w:val="0"/>
          <w:numId w:val="7"/>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B1">
      <w:pPr>
        <w:numPr>
          <w:ilvl w:val="0"/>
          <w:numId w:val="7"/>
        </w:numPr>
        <w:spacing w:after="0" w:afterAutospacing="0" w:before="0" w:beforeAutospacing="0" w:lineRule="auto"/>
        <w:ind w:left="720" w:hanging="360"/>
      </w:pPr>
      <w:r w:rsidDel="00000000" w:rsidR="00000000" w:rsidRPr="00000000">
        <w:rPr>
          <w:rtl w:val="0"/>
        </w:rPr>
        <w:t xml:space="preserve">Material: Titanium (clad)</w:t>
      </w:r>
    </w:p>
    <w:p w:rsidR="00000000" w:rsidDel="00000000" w:rsidP="00000000" w:rsidRDefault="00000000" w:rsidRPr="00000000" w14:paraId="000000B2">
      <w:pPr>
        <w:numPr>
          <w:ilvl w:val="0"/>
          <w:numId w:val="7"/>
        </w:numPr>
        <w:spacing w:after="0" w:afterAutospacing="0" w:before="0" w:beforeAutospacing="0" w:lineRule="auto"/>
        <w:ind w:left="720" w:hanging="360"/>
      </w:pPr>
      <w:r w:rsidDel="00000000" w:rsidR="00000000" w:rsidRPr="00000000">
        <w:rPr>
          <w:rtl w:val="0"/>
        </w:rPr>
        <w:t xml:space="preserve">Capacity Design: 2.8 m³ (100 ft³) design capacity</w:t>
      </w:r>
    </w:p>
    <w:p w:rsidR="00000000" w:rsidDel="00000000" w:rsidP="00000000" w:rsidRDefault="00000000" w:rsidRPr="00000000" w14:paraId="000000B3">
      <w:pPr>
        <w:numPr>
          <w:ilvl w:val="0"/>
          <w:numId w:val="7"/>
        </w:numPr>
        <w:spacing w:after="0" w:afterAutospacing="0" w:before="0" w:beforeAutospacing="0" w:lineRule="auto"/>
        <w:ind w:left="720" w:hanging="360"/>
      </w:pPr>
      <w:r w:rsidDel="00000000" w:rsidR="00000000" w:rsidRPr="00000000">
        <w:rPr>
          <w:rtl w:val="0"/>
        </w:rPr>
        <w:t xml:space="preserve">Jacket Pressure: 6.9 bar (100 psi) jacket pressure</w:t>
      </w:r>
    </w:p>
    <w:p w:rsidR="00000000" w:rsidDel="00000000" w:rsidP="00000000" w:rsidRDefault="00000000" w:rsidRPr="00000000" w14:paraId="000000B4">
      <w:pPr>
        <w:numPr>
          <w:ilvl w:val="0"/>
          <w:numId w:val="7"/>
        </w:numPr>
        <w:spacing w:after="240" w:before="0" w:beforeAutospacing="0" w:lineRule="auto"/>
        <w:ind w:left="720" w:hanging="360"/>
      </w:pPr>
      <w:r w:rsidDel="00000000" w:rsidR="00000000" w:rsidRPr="00000000">
        <w:rPr>
          <w:rtl w:val="0"/>
        </w:rPr>
        <w:t xml:space="preserve">Vessel Temperature: 176.7 °C (350 °F) vessel temperature</w:t>
      </w:r>
    </w:p>
    <w:p w:rsidR="00000000" w:rsidDel="00000000" w:rsidP="00000000" w:rsidRDefault="00000000" w:rsidRPr="00000000" w14:paraId="000000B5">
      <w:pPr>
        <w:spacing w:after="240" w:before="240" w:lineRule="auto"/>
        <w:rPr>
          <w:color w:val="1155cc"/>
          <w:u w:val="single"/>
        </w:rPr>
      </w:pPr>
      <w:hyperlink r:id="rId96">
        <w:r w:rsidDel="00000000" w:rsidR="00000000" w:rsidRPr="00000000">
          <w:rPr>
            <w:color w:val="1155cc"/>
            <w:u w:val="single"/>
            <w:rtl w:val="0"/>
          </w:rPr>
          <w:t xml:space="preserve">Request Specs</w:t>
        </w:r>
      </w:hyperlink>
      <w:r w:rsidDel="00000000" w:rsidR="00000000" w:rsidRPr="00000000">
        <w:rPr>
          <w:rtl w:val="0"/>
        </w:rPr>
        <w:t xml:space="preserve"> |</w:t>
      </w:r>
      <w:hyperlink r:id="rId97">
        <w:r w:rsidDel="00000000" w:rsidR="00000000" w:rsidRPr="00000000">
          <w:rPr>
            <w:rtl w:val="0"/>
          </w:rPr>
          <w:t xml:space="preserve"> </w:t>
        </w:r>
      </w:hyperlink>
      <w:hyperlink r:id="rId98">
        <w:r w:rsidDel="00000000" w:rsidR="00000000" w:rsidRPr="00000000">
          <w:rPr>
            <w:color w:val="1155cc"/>
            <w:u w:val="single"/>
            <w:rtl w:val="0"/>
          </w:rPr>
          <w:t xml:space="preserve">View IPP# 13589</w:t>
        </w:r>
      </w:hyperlink>
      <w:r w:rsidDel="00000000" w:rsidR="00000000" w:rsidRPr="00000000">
        <w:rPr>
          <w:rtl w:val="0"/>
        </w:rPr>
      </w:r>
    </w:p>
    <w:p w:rsidR="00000000" w:rsidDel="00000000" w:rsidP="00000000" w:rsidRDefault="00000000" w:rsidRPr="00000000" w14:paraId="000000B6">
      <w:pPr>
        <w:spacing w:after="240" w:before="240" w:lineRule="auto"/>
        <w:rPr>
          <w:color w:val="1155cc"/>
          <w:u w:val="single"/>
        </w:rPr>
      </w:pPr>
      <w:hyperlink r:id="rId99">
        <w:r w:rsidDel="00000000" w:rsidR="00000000" w:rsidRPr="00000000">
          <w:rPr>
            <w:color w:val="1155cc"/>
            <w:u w:val="single"/>
            <w:rtl w:val="0"/>
          </w:rPr>
          <w:t xml:space="preserve">Browse All Used Twin Shell &amp; Double Cone Dryers in Stock</w:t>
        </w:r>
      </w:hyperlink>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qqt200o922m4" w:id="32"/>
      <w:bookmarkEnd w:id="32"/>
      <w:r w:rsidDel="00000000" w:rsidR="00000000" w:rsidRPr="00000000">
        <w:rPr>
          <w:b w:val="1"/>
          <w:bCs w:val="1"/>
          <w:color w:val="000000"/>
          <w:sz w:val="26"/>
          <w:szCs w:val="26"/>
          <w:rtl w:val="0"/>
        </w:rPr>
        <w:t xml:space="preserve">Buy Re-glassed Twin Shell &amp; Double Cone Dryers for Sale</w:t>
      </w:r>
    </w:p>
    <w:p w:rsidR="00000000" w:rsidDel="00000000" w:rsidP="00000000" w:rsidRDefault="00000000" w:rsidRPr="00000000" w14:paraId="000000B8">
      <w:pPr>
        <w:spacing w:after="240" w:before="240" w:lineRule="auto"/>
        <w:rPr/>
      </w:pPr>
      <w:r w:rsidDel="00000000" w:rsidR="00000000" w:rsidRPr="00000000">
        <w:rPr>
          <w:rtl w:val="0"/>
        </w:rPr>
        <w:t xml:space="preserve">Re-glassed twin shell &amp; double cone dryers have had their glass lining professionally stripped and reapplied before resale. These units offer like-new corrosion protection at a meaningful discount compared to factory-new equipment while retaining original OEM vessel and drive components.</w:t>
      </w:r>
    </w:p>
    <w:p w:rsidR="00000000" w:rsidDel="00000000" w:rsidP="00000000" w:rsidRDefault="00000000" w:rsidRPr="00000000" w14:paraId="000000B9">
      <w:pPr>
        <w:pStyle w:val="Heading4"/>
        <w:keepNext w:val="0"/>
        <w:keepLines w:val="0"/>
        <w:spacing w:after="40" w:before="240" w:lineRule="auto"/>
        <w:rPr>
          <w:b w:val="1"/>
          <w:bCs w:val="1"/>
          <w:color w:val="000000"/>
          <w:sz w:val="22"/>
          <w:szCs w:val="22"/>
        </w:rPr>
      </w:pPr>
      <w:bookmarkStart w:colFirst="0" w:colLast="0" w:name="_lg4ezp9mut9" w:id="33"/>
      <w:bookmarkEnd w:id="33"/>
      <w:r w:rsidDel="00000000" w:rsidR="00000000" w:rsidRPr="00000000">
        <w:rPr>
          <w:b w:val="1"/>
          <w:bCs w:val="1"/>
          <w:color w:val="000000"/>
          <w:sz w:val="22"/>
          <w:szCs w:val="22"/>
          <w:rtl w:val="0"/>
        </w:rPr>
        <w:t xml:space="preserve">[Re-glassed] Re-glassed — 3 m³ </w:t>
      </w:r>
      <w:r w:rsidDel="00000000" w:rsidR="00000000" w:rsidRPr="00000000">
        <w:rPr>
          <w:b w:val="1"/>
          <w:bCs w:val="1"/>
          <w:color w:val="000000"/>
          <w:sz w:val="22"/>
          <w:szCs w:val="22"/>
          <w:rtl w:val="0"/>
        </w:rPr>
        <w:t xml:space="preserve">(107 ft³)</w:t>
      </w:r>
      <w:r w:rsidDel="00000000" w:rsidR="00000000" w:rsidRPr="00000000">
        <w:rPr>
          <w:b w:val="1"/>
          <w:bCs w:val="1"/>
          <w:color w:val="000000"/>
          <w:sz w:val="22"/>
          <w:szCs w:val="22"/>
          <w:rtl w:val="0"/>
        </w:rPr>
        <w:t xml:space="preserve"> Glasslined (</w:t>
      </w:r>
      <w:hyperlink r:id="rId100">
        <w:r w:rsidDel="00000000" w:rsidR="00000000" w:rsidRPr="00000000">
          <w:rPr>
            <w:b w:val="1"/>
            <w:bCs w:val="1"/>
            <w:color w:val="1155cc"/>
            <w:sz w:val="22"/>
            <w:szCs w:val="22"/>
            <w:u w:val="single"/>
            <w:rtl w:val="0"/>
          </w:rPr>
          <w:t xml:space="preserve">IPP# 107770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A">
      <w:pPr>
        <w:spacing w:after="240" w:before="240" w:lineRule="auto"/>
        <w:rPr/>
      </w:pPr>
      <w:r w:rsidDel="00000000" w:rsidR="00000000" w:rsidRPr="00000000">
        <w:rPr>
          <w:rtl w:val="0"/>
        </w:rPr>
        <w:t xml:space="preserve">Re-glassed glasslined twin shell &amp; double cone dryer with 3 m³ (107 ft³) design capacity and 1.98 m³ (70 ft³) operating capacity.</w:t>
      </w:r>
    </w:p>
    <w:p w:rsidR="00000000" w:rsidDel="00000000" w:rsidP="00000000" w:rsidRDefault="00000000" w:rsidRPr="00000000" w14:paraId="000000BB">
      <w:pPr>
        <w:numPr>
          <w:ilvl w:val="0"/>
          <w:numId w:val="9"/>
        </w:numPr>
        <w:spacing w:after="0" w:afterAutospacing="0" w:before="24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BC">
      <w:pPr>
        <w:numPr>
          <w:ilvl w:val="0"/>
          <w:numId w:val="9"/>
        </w:numPr>
        <w:spacing w:after="0" w:afterAutospacing="0" w:before="0" w:beforeAutospacing="0" w:lineRule="auto"/>
        <w:ind w:left="720" w:hanging="360"/>
      </w:pPr>
      <w:r w:rsidDel="00000000" w:rsidR="00000000" w:rsidRPr="00000000">
        <w:rPr>
          <w:rtl w:val="0"/>
        </w:rPr>
        <w:t xml:space="preserve">Material: Glasslined construction</w:t>
      </w:r>
    </w:p>
    <w:p w:rsidR="00000000" w:rsidDel="00000000" w:rsidP="00000000" w:rsidRDefault="00000000" w:rsidRPr="00000000" w14:paraId="000000BD">
      <w:pPr>
        <w:numPr>
          <w:ilvl w:val="0"/>
          <w:numId w:val="9"/>
        </w:numPr>
        <w:spacing w:after="0" w:afterAutospacing="0" w:before="0" w:beforeAutospacing="0" w:lineRule="auto"/>
        <w:ind w:left="720" w:hanging="360"/>
      </w:pPr>
      <w:r w:rsidDel="00000000" w:rsidR="00000000" w:rsidRPr="00000000">
        <w:rPr>
          <w:rtl w:val="0"/>
        </w:rPr>
        <w:t xml:space="preserve">Capacity Design: 3 m³ (107 ft³) design capacity</w:t>
      </w:r>
    </w:p>
    <w:p w:rsidR="00000000" w:rsidDel="00000000" w:rsidP="00000000" w:rsidRDefault="00000000" w:rsidRPr="00000000" w14:paraId="000000BE">
      <w:pPr>
        <w:numPr>
          <w:ilvl w:val="0"/>
          <w:numId w:val="9"/>
        </w:numPr>
        <w:spacing w:after="240" w:before="0" w:beforeAutospacing="0" w:lineRule="auto"/>
        <w:ind w:left="720" w:hanging="360"/>
      </w:pPr>
      <w:r w:rsidDel="00000000" w:rsidR="00000000" w:rsidRPr="00000000">
        <w:rPr>
          <w:rtl w:val="0"/>
        </w:rPr>
        <w:t xml:space="preserve">Capacity Operating: 1.98 m³ (70 ft³) operating capacity</w:t>
      </w:r>
    </w:p>
    <w:p w:rsidR="00000000" w:rsidDel="00000000" w:rsidP="00000000" w:rsidRDefault="00000000" w:rsidRPr="00000000" w14:paraId="000000BF">
      <w:pPr>
        <w:spacing w:after="240" w:before="240" w:lineRule="auto"/>
        <w:rPr>
          <w:color w:val="1155cc"/>
          <w:u w:val="single"/>
        </w:rPr>
      </w:pPr>
      <w:hyperlink r:id="rId101">
        <w:r w:rsidDel="00000000" w:rsidR="00000000" w:rsidRPr="00000000">
          <w:rPr>
            <w:color w:val="1155cc"/>
            <w:u w:val="single"/>
            <w:rtl w:val="0"/>
          </w:rPr>
          <w:t xml:space="preserve">Request Specs</w:t>
        </w:r>
      </w:hyperlink>
      <w:r w:rsidDel="00000000" w:rsidR="00000000" w:rsidRPr="00000000">
        <w:rPr>
          <w:rtl w:val="0"/>
        </w:rPr>
        <w:t xml:space="preserve"> |</w:t>
      </w:r>
      <w:hyperlink r:id="rId102">
        <w:r w:rsidDel="00000000" w:rsidR="00000000" w:rsidRPr="00000000">
          <w:rPr>
            <w:rtl w:val="0"/>
          </w:rPr>
          <w:t xml:space="preserve"> </w:t>
        </w:r>
      </w:hyperlink>
      <w:hyperlink r:id="rId103">
        <w:r w:rsidDel="00000000" w:rsidR="00000000" w:rsidRPr="00000000">
          <w:rPr>
            <w:color w:val="1155cc"/>
            <w:u w:val="single"/>
            <w:rtl w:val="0"/>
          </w:rPr>
          <w:t xml:space="preserve">View IPP# 107770</w:t>
        </w:r>
      </w:hyperlink>
      <w:r w:rsidDel="00000000" w:rsidR="00000000" w:rsidRPr="00000000">
        <w:rPr>
          <w:rtl w:val="0"/>
        </w:rPr>
      </w:r>
    </w:p>
    <w:p w:rsidR="00000000" w:rsidDel="00000000" w:rsidP="00000000" w:rsidRDefault="00000000" w:rsidRPr="00000000" w14:paraId="000000C0">
      <w:pPr>
        <w:pStyle w:val="Heading4"/>
        <w:keepNext w:val="0"/>
        <w:keepLines w:val="0"/>
        <w:spacing w:after="40" w:before="240" w:lineRule="auto"/>
        <w:rPr>
          <w:b w:val="1"/>
          <w:bCs w:val="1"/>
          <w:color w:val="000000"/>
          <w:sz w:val="22"/>
          <w:szCs w:val="22"/>
        </w:rPr>
      </w:pPr>
      <w:bookmarkStart w:colFirst="0" w:colLast="0" w:name="_m0ww0fnmfl2h" w:id="34"/>
      <w:bookmarkEnd w:id="34"/>
      <w:r w:rsidDel="00000000" w:rsidR="00000000" w:rsidRPr="00000000">
        <w:rPr>
          <w:b w:val="1"/>
          <w:bCs w:val="1"/>
          <w:color w:val="000000"/>
          <w:sz w:val="22"/>
          <w:szCs w:val="22"/>
          <w:rtl w:val="0"/>
        </w:rPr>
        <w:t xml:space="preserve">Re-glassed Pfaudler — 2.8 m³ </w:t>
      </w:r>
      <w:r w:rsidDel="00000000" w:rsidR="00000000" w:rsidRPr="00000000">
        <w:rPr>
          <w:b w:val="1"/>
          <w:bCs w:val="1"/>
          <w:color w:val="000000"/>
          <w:sz w:val="22"/>
          <w:szCs w:val="22"/>
          <w:rtl w:val="0"/>
        </w:rPr>
        <w:t xml:space="preserve">(100 ft³)</w:t>
      </w:r>
      <w:r w:rsidDel="00000000" w:rsidR="00000000" w:rsidRPr="00000000">
        <w:rPr>
          <w:b w:val="1"/>
          <w:bCs w:val="1"/>
          <w:color w:val="000000"/>
          <w:sz w:val="22"/>
          <w:szCs w:val="22"/>
          <w:rtl w:val="0"/>
        </w:rPr>
        <w:t xml:space="preserve"> Glasslined (</w:t>
      </w:r>
      <w:hyperlink r:id="rId104">
        <w:r w:rsidDel="00000000" w:rsidR="00000000" w:rsidRPr="00000000">
          <w:rPr>
            <w:b w:val="1"/>
            <w:bCs w:val="1"/>
            <w:color w:val="1155cc"/>
            <w:sz w:val="22"/>
            <w:szCs w:val="22"/>
            <w:u w:val="single"/>
            <w:rtl w:val="0"/>
          </w:rPr>
          <w:t xml:space="preserve">IPP# 200724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1">
      <w:pPr>
        <w:spacing w:after="240" w:before="240" w:lineRule="auto"/>
        <w:rPr/>
      </w:pPr>
      <w:r w:rsidDel="00000000" w:rsidR="00000000" w:rsidRPr="00000000">
        <w:rPr>
          <w:rtl w:val="0"/>
        </w:rPr>
        <w:t xml:space="preserve">Re-glassed Pfaudler glasslined twin shell &amp; double cone dryer with 2.8 m³ (100 ft³) design capacity, full vacuum capability, and 232.2 °C (450 °F) vessel temperature rating.</w:t>
      </w:r>
    </w:p>
    <w:p w:rsidR="00000000" w:rsidDel="00000000" w:rsidP="00000000" w:rsidRDefault="00000000" w:rsidRPr="00000000" w14:paraId="000000C2">
      <w:pPr>
        <w:numPr>
          <w:ilvl w:val="0"/>
          <w:numId w:val="5"/>
        </w:numPr>
        <w:spacing w:after="0" w:afterAutospacing="0" w:before="24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C3">
      <w:pPr>
        <w:numPr>
          <w:ilvl w:val="0"/>
          <w:numId w:val="5"/>
        </w:numPr>
        <w:spacing w:after="0" w:afterAutospacing="0" w:before="0" w:beforeAutospacing="0" w:lineRule="auto"/>
        <w:ind w:left="720" w:hanging="360"/>
      </w:pPr>
      <w:r w:rsidDel="00000000" w:rsidR="00000000" w:rsidRPr="00000000">
        <w:rPr>
          <w:rtl w:val="0"/>
        </w:rPr>
        <w:t xml:space="preserve">Material: Glasslined construction</w:t>
      </w:r>
    </w:p>
    <w:p w:rsidR="00000000" w:rsidDel="00000000" w:rsidP="00000000" w:rsidRDefault="00000000" w:rsidRPr="00000000" w14:paraId="000000C4">
      <w:pPr>
        <w:numPr>
          <w:ilvl w:val="0"/>
          <w:numId w:val="5"/>
        </w:numPr>
        <w:spacing w:after="0" w:afterAutospacing="0" w:before="0" w:beforeAutospacing="0" w:lineRule="auto"/>
        <w:ind w:left="720" w:hanging="360"/>
      </w:pPr>
      <w:r w:rsidDel="00000000" w:rsidR="00000000" w:rsidRPr="00000000">
        <w:rPr>
          <w:rtl w:val="0"/>
        </w:rPr>
        <w:t xml:space="preserve">Capacity Design: 2.8 m³ (100 ft³) design capacity</w:t>
      </w:r>
    </w:p>
    <w:p w:rsidR="00000000" w:rsidDel="00000000" w:rsidP="00000000" w:rsidRDefault="00000000" w:rsidRPr="00000000" w14:paraId="000000C5">
      <w:pPr>
        <w:numPr>
          <w:ilvl w:val="0"/>
          <w:numId w:val="5"/>
        </w:numPr>
        <w:spacing w:after="0" w:afterAutospacing="0" w:before="0" w:beforeAutospacing="0" w:lineRule="auto"/>
        <w:ind w:left="720" w:hanging="360"/>
      </w:pPr>
      <w:r w:rsidDel="00000000" w:rsidR="00000000" w:rsidRPr="00000000">
        <w:rPr>
          <w:rtl w:val="0"/>
        </w:rPr>
        <w:t xml:space="preserve">Full vacuum capable</w:t>
      </w:r>
    </w:p>
    <w:p w:rsidR="00000000" w:rsidDel="00000000" w:rsidP="00000000" w:rsidRDefault="00000000" w:rsidRPr="00000000" w14:paraId="000000C6">
      <w:pPr>
        <w:numPr>
          <w:ilvl w:val="0"/>
          <w:numId w:val="5"/>
        </w:numPr>
        <w:spacing w:after="240" w:before="0" w:beforeAutospacing="0" w:lineRule="auto"/>
        <w:ind w:left="720" w:hanging="360"/>
      </w:pPr>
      <w:r w:rsidDel="00000000" w:rsidR="00000000" w:rsidRPr="00000000">
        <w:rPr>
          <w:rtl w:val="0"/>
        </w:rPr>
        <w:t xml:space="preserve">Vessel Temperature: 232.2 °C (450 °F) vessel temperature</w:t>
      </w:r>
    </w:p>
    <w:p w:rsidR="00000000" w:rsidDel="00000000" w:rsidP="00000000" w:rsidRDefault="00000000" w:rsidRPr="00000000" w14:paraId="000000C7">
      <w:pPr>
        <w:spacing w:after="240" w:before="240" w:lineRule="auto"/>
        <w:rPr>
          <w:color w:val="1155cc"/>
          <w:u w:val="single"/>
        </w:rPr>
      </w:pPr>
      <w:hyperlink r:id="rId105">
        <w:r w:rsidDel="00000000" w:rsidR="00000000" w:rsidRPr="00000000">
          <w:rPr>
            <w:color w:val="1155cc"/>
            <w:u w:val="single"/>
            <w:rtl w:val="0"/>
          </w:rPr>
          <w:t xml:space="preserve">Request Specs</w:t>
        </w:r>
      </w:hyperlink>
      <w:r w:rsidDel="00000000" w:rsidR="00000000" w:rsidRPr="00000000">
        <w:rPr>
          <w:rtl w:val="0"/>
        </w:rPr>
        <w:t xml:space="preserve"> |</w:t>
      </w:r>
      <w:hyperlink r:id="rId106">
        <w:r w:rsidDel="00000000" w:rsidR="00000000" w:rsidRPr="00000000">
          <w:rPr>
            <w:rtl w:val="0"/>
          </w:rPr>
          <w:t xml:space="preserve"> </w:t>
        </w:r>
      </w:hyperlink>
      <w:hyperlink r:id="rId107">
        <w:r w:rsidDel="00000000" w:rsidR="00000000" w:rsidRPr="00000000">
          <w:rPr>
            <w:color w:val="1155cc"/>
            <w:u w:val="single"/>
            <w:rtl w:val="0"/>
          </w:rPr>
          <w:t xml:space="preserve">View IPP# 200724</w:t>
        </w:r>
      </w:hyperlink>
      <w:r w:rsidDel="00000000" w:rsidR="00000000" w:rsidRPr="00000000">
        <w:rPr>
          <w:rtl w:val="0"/>
        </w:rPr>
      </w:r>
    </w:p>
    <w:p w:rsidR="00000000" w:rsidDel="00000000" w:rsidP="00000000" w:rsidRDefault="00000000" w:rsidRPr="00000000" w14:paraId="000000C8">
      <w:pPr>
        <w:pStyle w:val="Heading4"/>
        <w:keepNext w:val="0"/>
        <w:keepLines w:val="0"/>
        <w:spacing w:after="40" w:before="240" w:lineRule="auto"/>
        <w:rPr>
          <w:b w:val="1"/>
          <w:bCs w:val="1"/>
          <w:color w:val="000000"/>
          <w:sz w:val="22"/>
          <w:szCs w:val="22"/>
        </w:rPr>
      </w:pPr>
      <w:bookmarkStart w:colFirst="0" w:colLast="0" w:name="_ib4im9uyw8nw" w:id="35"/>
      <w:bookmarkEnd w:id="35"/>
      <w:r w:rsidDel="00000000" w:rsidR="00000000" w:rsidRPr="00000000">
        <w:rPr>
          <w:b w:val="1"/>
          <w:bCs w:val="1"/>
          <w:color w:val="000000"/>
          <w:sz w:val="22"/>
          <w:szCs w:val="22"/>
          <w:rtl w:val="0"/>
        </w:rPr>
        <w:t xml:space="preserve">Re-glassed Pfaudler — 2.8 m³ </w:t>
      </w:r>
      <w:r w:rsidDel="00000000" w:rsidR="00000000" w:rsidRPr="00000000">
        <w:rPr>
          <w:b w:val="1"/>
          <w:bCs w:val="1"/>
          <w:color w:val="000000"/>
          <w:sz w:val="22"/>
          <w:szCs w:val="22"/>
          <w:rtl w:val="0"/>
        </w:rPr>
        <w:t xml:space="preserve">(100 ft³)</w:t>
      </w:r>
      <w:r w:rsidDel="00000000" w:rsidR="00000000" w:rsidRPr="00000000">
        <w:rPr>
          <w:b w:val="1"/>
          <w:bCs w:val="1"/>
          <w:color w:val="000000"/>
          <w:sz w:val="22"/>
          <w:szCs w:val="22"/>
          <w:rtl w:val="0"/>
        </w:rPr>
        <w:t xml:space="preserve"> Glasslined (</w:t>
      </w:r>
      <w:hyperlink r:id="rId108">
        <w:r w:rsidDel="00000000" w:rsidR="00000000" w:rsidRPr="00000000">
          <w:rPr>
            <w:b w:val="1"/>
            <w:bCs w:val="1"/>
            <w:color w:val="1155cc"/>
            <w:sz w:val="22"/>
            <w:szCs w:val="22"/>
            <w:u w:val="single"/>
            <w:rtl w:val="0"/>
          </w:rPr>
          <w:t xml:space="preserve">IPP# 203140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9">
      <w:pPr>
        <w:spacing w:after="240" w:before="240" w:lineRule="auto"/>
        <w:rPr/>
      </w:pPr>
      <w:r w:rsidDel="00000000" w:rsidR="00000000" w:rsidRPr="00000000">
        <w:rPr>
          <w:rtl w:val="0"/>
        </w:rPr>
        <w:t xml:space="preserve">Re-glassed Pfaudler glasslined twin shell &amp; double cone dryer with 2.8 m³ (100 ft³) design capacity and 343.3 °C (650 °F) vessel temperature rating.</w:t>
      </w:r>
    </w:p>
    <w:p w:rsidR="00000000" w:rsidDel="00000000" w:rsidP="00000000" w:rsidRDefault="00000000" w:rsidRPr="00000000" w14:paraId="000000CA">
      <w:pPr>
        <w:numPr>
          <w:ilvl w:val="0"/>
          <w:numId w:val="11"/>
        </w:numPr>
        <w:spacing w:after="0" w:afterAutospacing="0" w:before="24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CB">
      <w:pPr>
        <w:numPr>
          <w:ilvl w:val="0"/>
          <w:numId w:val="11"/>
        </w:numPr>
        <w:spacing w:after="0" w:afterAutospacing="0" w:before="0" w:beforeAutospacing="0" w:lineRule="auto"/>
        <w:ind w:left="720" w:hanging="360"/>
      </w:pPr>
      <w:r w:rsidDel="00000000" w:rsidR="00000000" w:rsidRPr="00000000">
        <w:rPr>
          <w:rtl w:val="0"/>
        </w:rPr>
        <w:t xml:space="preserve">Material: Glasslined construction</w:t>
      </w:r>
    </w:p>
    <w:p w:rsidR="00000000" w:rsidDel="00000000" w:rsidP="00000000" w:rsidRDefault="00000000" w:rsidRPr="00000000" w14:paraId="000000CC">
      <w:pPr>
        <w:numPr>
          <w:ilvl w:val="0"/>
          <w:numId w:val="11"/>
        </w:numPr>
        <w:spacing w:after="0" w:afterAutospacing="0" w:before="0" w:beforeAutospacing="0" w:lineRule="auto"/>
        <w:ind w:left="720" w:hanging="360"/>
      </w:pPr>
      <w:r w:rsidDel="00000000" w:rsidR="00000000" w:rsidRPr="00000000">
        <w:rPr>
          <w:rtl w:val="0"/>
        </w:rPr>
        <w:t xml:space="preserve">Capacity Design: 2.8 m³ (100 ft³) design capacity</w:t>
      </w:r>
    </w:p>
    <w:p w:rsidR="00000000" w:rsidDel="00000000" w:rsidP="00000000" w:rsidRDefault="00000000" w:rsidRPr="00000000" w14:paraId="000000CD">
      <w:pPr>
        <w:numPr>
          <w:ilvl w:val="0"/>
          <w:numId w:val="11"/>
        </w:numPr>
        <w:spacing w:after="0" w:afterAutospacing="0" w:before="0" w:beforeAutospacing="0" w:lineRule="auto"/>
        <w:ind w:left="720" w:hanging="360"/>
      </w:pPr>
      <w:r w:rsidDel="00000000" w:rsidR="00000000" w:rsidRPr="00000000">
        <w:rPr>
          <w:rtl w:val="0"/>
        </w:rPr>
        <w:t xml:space="preserve">Vessel Temperature: 343.3 °C (650 °F) vessel temperature</w:t>
      </w:r>
    </w:p>
    <w:p w:rsidR="00000000" w:rsidDel="00000000" w:rsidP="00000000" w:rsidRDefault="00000000" w:rsidRPr="00000000" w14:paraId="000000CE">
      <w:pPr>
        <w:numPr>
          <w:ilvl w:val="0"/>
          <w:numId w:val="11"/>
        </w:numPr>
        <w:spacing w:after="240" w:before="0" w:beforeAutospacing="0" w:lineRule="auto"/>
        <w:ind w:left="720" w:hanging="360"/>
      </w:pPr>
      <w:r w:rsidDel="00000000" w:rsidR="00000000" w:rsidRPr="00000000">
        <w:rPr>
          <w:rtl w:val="0"/>
        </w:rPr>
        <w:t xml:space="preserve">Jacket Pressure: 3.4 bar (50 psi) jacket pressure</w:t>
      </w:r>
    </w:p>
    <w:p w:rsidR="00000000" w:rsidDel="00000000" w:rsidP="00000000" w:rsidRDefault="00000000" w:rsidRPr="00000000" w14:paraId="000000CF">
      <w:pPr>
        <w:spacing w:after="240" w:before="240" w:lineRule="auto"/>
        <w:rPr>
          <w:color w:val="1155cc"/>
          <w:u w:val="single"/>
        </w:rPr>
      </w:pPr>
      <w:hyperlink r:id="rId109">
        <w:r w:rsidDel="00000000" w:rsidR="00000000" w:rsidRPr="00000000">
          <w:rPr>
            <w:color w:val="1155cc"/>
            <w:u w:val="single"/>
            <w:rtl w:val="0"/>
          </w:rPr>
          <w:t xml:space="preserve">Request Specs</w:t>
        </w:r>
      </w:hyperlink>
      <w:r w:rsidDel="00000000" w:rsidR="00000000" w:rsidRPr="00000000">
        <w:rPr>
          <w:rtl w:val="0"/>
        </w:rPr>
        <w:t xml:space="preserve"> |</w:t>
      </w:r>
      <w:hyperlink r:id="rId110">
        <w:r w:rsidDel="00000000" w:rsidR="00000000" w:rsidRPr="00000000">
          <w:rPr>
            <w:rtl w:val="0"/>
          </w:rPr>
          <w:t xml:space="preserve"> </w:t>
        </w:r>
      </w:hyperlink>
      <w:hyperlink r:id="rId111">
        <w:r w:rsidDel="00000000" w:rsidR="00000000" w:rsidRPr="00000000">
          <w:rPr>
            <w:color w:val="1155cc"/>
            <w:u w:val="single"/>
            <w:rtl w:val="0"/>
          </w:rPr>
          <w:t xml:space="preserve">View IPP# 203140</w:t>
        </w:r>
      </w:hyperlink>
      <w:r w:rsidDel="00000000" w:rsidR="00000000" w:rsidRPr="00000000">
        <w:rPr>
          <w:rtl w:val="0"/>
        </w:rPr>
      </w:r>
    </w:p>
    <w:p w:rsidR="00000000" w:rsidDel="00000000" w:rsidP="00000000" w:rsidRDefault="00000000" w:rsidRPr="00000000" w14:paraId="000000D0">
      <w:pPr>
        <w:spacing w:after="240" w:before="240" w:lineRule="auto"/>
        <w:rPr>
          <w:color w:val="1155cc"/>
          <w:u w:val="single"/>
        </w:rPr>
      </w:pPr>
      <w:hyperlink r:id="rId112">
        <w:r w:rsidDel="00000000" w:rsidR="00000000" w:rsidRPr="00000000">
          <w:rPr>
            <w:color w:val="1155cc"/>
            <w:u w:val="single"/>
            <w:rtl w:val="0"/>
          </w:rPr>
          <w:t xml:space="preserve">Browse All Re-glassed Twin Shell &amp; Double Cone Dryers in Stock</w:t>
        </w:r>
      </w:hyperlink>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t8bzojx7wph0" w:id="36"/>
      <w:bookmarkEnd w:id="36"/>
      <w:r w:rsidDel="00000000" w:rsidR="00000000" w:rsidRPr="00000000">
        <w:rPr>
          <w:b w:val="1"/>
          <w:bCs w:val="1"/>
          <w:color w:val="000000"/>
          <w:sz w:val="26"/>
          <w:szCs w:val="26"/>
          <w:rtl w:val="0"/>
        </w:rPr>
        <w:t xml:space="preserve">Buy Unused Twin Shell &amp; Double Cone Dryers for Sale</w:t>
      </w:r>
    </w:p>
    <w:p w:rsidR="00000000" w:rsidDel="00000000" w:rsidP="00000000" w:rsidRDefault="00000000" w:rsidRPr="00000000" w14:paraId="000000D2">
      <w:pPr>
        <w:spacing w:after="240" w:before="240" w:lineRule="auto"/>
        <w:rPr/>
      </w:pPr>
      <w:r w:rsidDel="00000000" w:rsidR="00000000" w:rsidRPr="00000000">
        <w:rPr>
          <w:rtl w:val="0"/>
        </w:rPr>
        <w:t xml:space="preserve">Unused twin shell &amp; double cone dryers are factory-new units that were never installed or operated. These units offer new-equipment performance at a discount compared to ordering direct from the OEM, with immediate availability eliminating typical manufacturing lead times.</w:t>
      </w:r>
    </w:p>
    <w:p w:rsidR="00000000" w:rsidDel="00000000" w:rsidP="00000000" w:rsidRDefault="00000000" w:rsidRPr="00000000" w14:paraId="000000D3">
      <w:pPr>
        <w:pStyle w:val="Heading4"/>
        <w:keepNext w:val="0"/>
        <w:keepLines w:val="0"/>
        <w:spacing w:after="40" w:before="240" w:lineRule="auto"/>
        <w:rPr>
          <w:b w:val="1"/>
          <w:bCs w:val="1"/>
          <w:color w:val="000000"/>
          <w:sz w:val="22"/>
          <w:szCs w:val="22"/>
        </w:rPr>
      </w:pPr>
      <w:bookmarkStart w:colFirst="0" w:colLast="0" w:name="_lsc2od41vkul" w:id="37"/>
      <w:bookmarkEnd w:id="37"/>
      <w:r w:rsidDel="00000000" w:rsidR="00000000" w:rsidRPr="00000000">
        <w:rPr>
          <w:b w:val="1"/>
          <w:bCs w:val="1"/>
          <w:color w:val="000000"/>
          <w:sz w:val="22"/>
          <w:szCs w:val="22"/>
          <w:rtl w:val="0"/>
        </w:rPr>
        <w:t xml:space="preserve">[Unused] Unused — 0.28 m³ </w:t>
      </w:r>
      <w:r w:rsidDel="00000000" w:rsidR="00000000" w:rsidRPr="00000000">
        <w:rPr>
          <w:b w:val="1"/>
          <w:bCs w:val="1"/>
          <w:color w:val="000000"/>
          <w:sz w:val="22"/>
          <w:szCs w:val="22"/>
          <w:rtl w:val="0"/>
        </w:rPr>
        <w:t xml:space="preserve">(10 ft³)</w:t>
      </w:r>
      <w:r w:rsidDel="00000000" w:rsidR="00000000" w:rsidRPr="00000000">
        <w:rPr>
          <w:b w:val="1"/>
          <w:bCs w:val="1"/>
          <w:color w:val="000000"/>
          <w:sz w:val="22"/>
          <w:szCs w:val="22"/>
          <w:rtl w:val="0"/>
        </w:rPr>
        <w:t xml:space="preserve"> Stainless Steel 304 (</w:t>
      </w:r>
      <w:hyperlink r:id="rId113">
        <w:r w:rsidDel="00000000" w:rsidR="00000000" w:rsidRPr="00000000">
          <w:rPr>
            <w:b w:val="1"/>
            <w:bCs w:val="1"/>
            <w:color w:val="1155cc"/>
            <w:sz w:val="22"/>
            <w:szCs w:val="22"/>
            <w:u w:val="single"/>
            <w:rtl w:val="0"/>
          </w:rPr>
          <w:t xml:space="preserve">IPP# 210238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4">
      <w:pPr>
        <w:spacing w:after="240" w:before="240" w:lineRule="auto"/>
        <w:rPr/>
      </w:pPr>
      <w:r w:rsidDel="00000000" w:rsidR="00000000" w:rsidRPr="00000000">
        <w:rPr>
          <w:rtl w:val="0"/>
        </w:rPr>
        <w:t xml:space="preserve">Unused stainless steel 304 twin shell &amp; double cone dryer with 0.28 m³ (10 ft³) design capacity and 0.19 m³ (6.6 ft³) operating capacity.</w:t>
      </w:r>
    </w:p>
    <w:p w:rsidR="00000000" w:rsidDel="00000000" w:rsidP="00000000" w:rsidRDefault="00000000" w:rsidRPr="00000000" w14:paraId="000000D5">
      <w:pPr>
        <w:numPr>
          <w:ilvl w:val="0"/>
          <w:numId w:val="28"/>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D6">
      <w:pPr>
        <w:numPr>
          <w:ilvl w:val="0"/>
          <w:numId w:val="28"/>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D7">
      <w:pPr>
        <w:numPr>
          <w:ilvl w:val="0"/>
          <w:numId w:val="28"/>
        </w:numPr>
        <w:spacing w:after="0" w:afterAutospacing="0" w:before="0" w:beforeAutospacing="0" w:lineRule="auto"/>
        <w:ind w:left="720" w:hanging="360"/>
      </w:pPr>
      <w:r w:rsidDel="00000000" w:rsidR="00000000" w:rsidRPr="00000000">
        <w:rPr>
          <w:rtl w:val="0"/>
        </w:rPr>
        <w:t xml:space="preserve">Capacity Design: 0.28 m³ (10 ft³) design capacity</w:t>
      </w:r>
    </w:p>
    <w:p w:rsidR="00000000" w:rsidDel="00000000" w:rsidP="00000000" w:rsidRDefault="00000000" w:rsidRPr="00000000" w14:paraId="000000D8">
      <w:pPr>
        <w:numPr>
          <w:ilvl w:val="0"/>
          <w:numId w:val="28"/>
        </w:numPr>
        <w:spacing w:after="240" w:before="0" w:beforeAutospacing="0" w:lineRule="auto"/>
        <w:ind w:left="720" w:hanging="360"/>
      </w:pPr>
      <w:r w:rsidDel="00000000" w:rsidR="00000000" w:rsidRPr="00000000">
        <w:rPr>
          <w:rtl w:val="0"/>
        </w:rPr>
        <w:t xml:space="preserve">Capacity Operating: 0.19 m³ (6.6 ft³) operating capacity</w:t>
      </w:r>
    </w:p>
    <w:p w:rsidR="00000000" w:rsidDel="00000000" w:rsidP="00000000" w:rsidRDefault="00000000" w:rsidRPr="00000000" w14:paraId="000000D9">
      <w:pPr>
        <w:spacing w:after="240" w:before="240" w:lineRule="auto"/>
        <w:rPr>
          <w:color w:val="1155cc"/>
          <w:u w:val="single"/>
        </w:rPr>
      </w:pPr>
      <w:hyperlink r:id="rId114">
        <w:r w:rsidDel="00000000" w:rsidR="00000000" w:rsidRPr="00000000">
          <w:rPr>
            <w:color w:val="1155cc"/>
            <w:u w:val="single"/>
            <w:rtl w:val="0"/>
          </w:rPr>
          <w:t xml:space="preserve">Request Specs</w:t>
        </w:r>
      </w:hyperlink>
      <w:r w:rsidDel="00000000" w:rsidR="00000000" w:rsidRPr="00000000">
        <w:rPr>
          <w:rtl w:val="0"/>
        </w:rPr>
        <w:t xml:space="preserve"> |</w:t>
      </w:r>
      <w:hyperlink r:id="rId115">
        <w:r w:rsidDel="00000000" w:rsidR="00000000" w:rsidRPr="00000000">
          <w:rPr>
            <w:rtl w:val="0"/>
          </w:rPr>
          <w:t xml:space="preserve"> </w:t>
        </w:r>
      </w:hyperlink>
      <w:hyperlink r:id="rId116">
        <w:r w:rsidDel="00000000" w:rsidR="00000000" w:rsidRPr="00000000">
          <w:rPr>
            <w:color w:val="1155cc"/>
            <w:u w:val="single"/>
            <w:rtl w:val="0"/>
          </w:rPr>
          <w:t xml:space="preserve">View IPP# 210238</w:t>
        </w:r>
      </w:hyperlink>
      <w:r w:rsidDel="00000000" w:rsidR="00000000" w:rsidRPr="00000000">
        <w:rPr>
          <w:rtl w:val="0"/>
        </w:rPr>
      </w:r>
    </w:p>
    <w:p w:rsidR="00000000" w:rsidDel="00000000" w:rsidP="00000000" w:rsidRDefault="00000000" w:rsidRPr="00000000" w14:paraId="000000DA">
      <w:pPr>
        <w:spacing w:after="240" w:before="240" w:lineRule="auto"/>
        <w:rPr>
          <w:color w:val="1155cc"/>
          <w:u w:val="single"/>
        </w:rPr>
      </w:pPr>
      <w:hyperlink r:id="rId117">
        <w:r w:rsidDel="00000000" w:rsidR="00000000" w:rsidRPr="00000000">
          <w:rPr>
            <w:color w:val="1155cc"/>
            <w:u w:val="single"/>
            <w:rtl w:val="0"/>
          </w:rPr>
          <w:t xml:space="preserve">Browse All Unused Twin Shell &amp; Double Cone Dryers in Stock</w:t>
        </w:r>
      </w:hyperlink>
      <w:r w:rsidDel="00000000" w:rsidR="00000000" w:rsidRPr="00000000">
        <w:rPr>
          <w:rtl w:val="0"/>
        </w:rPr>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gkt1fsa16wax" w:id="38"/>
      <w:bookmarkEnd w:id="38"/>
      <w:r w:rsidDel="00000000" w:rsidR="00000000" w:rsidRPr="00000000">
        <w:rPr>
          <w:b w:val="1"/>
          <w:bCs w:val="1"/>
          <w:sz w:val="34"/>
          <w:szCs w:val="34"/>
          <w:rtl w:val="0"/>
        </w:rPr>
        <w:t xml:space="preserve">Ready to Buy a Used Twin Shell &amp; Double Cone Dryer?</w:t>
      </w:r>
    </w:p>
    <w:p w:rsidR="00000000" w:rsidDel="00000000" w:rsidP="00000000" w:rsidRDefault="00000000" w:rsidRPr="00000000" w14:paraId="000000DD">
      <w:pPr>
        <w:spacing w:after="240" w:before="240" w:lineRule="auto"/>
        <w:rPr/>
      </w:pPr>
      <w:r w:rsidDel="00000000" w:rsidR="00000000" w:rsidRPr="00000000">
        <w:rPr>
          <w:rtl w:val="0"/>
        </w:rPr>
        <w:t xml:space="preserve">Tell us your specifications and requirements. Our team will match your needs against current twin shell &amp; double cone dryers inventory and provide a detailed quote.</w:t>
      </w:r>
    </w:p>
    <w:p w:rsidR="00000000" w:rsidDel="00000000" w:rsidP="00000000" w:rsidRDefault="00000000" w:rsidRPr="00000000" w14:paraId="000000DE">
      <w:pPr>
        <w:spacing w:after="240" w:before="240" w:lineRule="auto"/>
        <w:rPr>
          <w:color w:val="1155cc"/>
          <w:u w:val="single"/>
        </w:rPr>
      </w:pPr>
      <w:hyperlink r:id="rId118">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jv09nk7y476j" w:id="39"/>
      <w:bookmarkEnd w:id="39"/>
      <w:r w:rsidDel="00000000" w:rsidR="00000000" w:rsidRPr="00000000">
        <w:rPr>
          <w:b w:val="1"/>
          <w:bCs w:val="1"/>
          <w:sz w:val="34"/>
          <w:szCs w:val="34"/>
          <w:rtl w:val="0"/>
        </w:rPr>
        <w:t xml:space="preserve">Buying Used Twin Shell &amp; Double Cone Dryers vs Buying New</w:t>
      </w:r>
    </w:p>
    <w:p w:rsidR="00000000" w:rsidDel="00000000" w:rsidP="00000000" w:rsidRDefault="00000000" w:rsidRPr="00000000" w14:paraId="000000E1">
      <w:pPr>
        <w:spacing w:after="240" w:before="240" w:lineRule="auto"/>
        <w:rPr/>
      </w:pPr>
      <w:r w:rsidDel="00000000" w:rsidR="00000000" w:rsidRPr="00000000">
        <w:rPr>
          <w:rtl w:val="0"/>
        </w:rPr>
        <w:t xml:space="preserve">Buying used twin shell &amp; double cone dryers from IPP can save up to 50% of capital and 90% of lead time versus buying new. Here is how used and new twin shell &amp; double cone dryers compare across key factors.</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8.370607028754"/>
        <w:gridCol w:w="4415.846645367412"/>
        <w:gridCol w:w="2875.7827476038337"/>
        <w:tblGridChange w:id="0">
          <w:tblGrid>
            <w:gridCol w:w="2068.370607028754"/>
            <w:gridCol w:w="4415.846645367412"/>
            <w:gridCol w:w="2875.782747603833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Extended lead times (new fabrication)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Glasslined, Stainless Steel 316, Stainless Steel 304, Hastelloy - C4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Custom-specified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Pfaudler, DeDietrich, Patterson Kelly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New raw material consumption</w:t>
            </w:r>
          </w:p>
        </w:tc>
      </w:tr>
    </w:tbl>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qitkei8r0lre" w:id="40"/>
      <w:bookmarkEnd w:id="40"/>
      <w:r w:rsidDel="00000000" w:rsidR="00000000" w:rsidRPr="00000000">
        <w:rPr>
          <w:b w:val="1"/>
          <w:bCs w:val="1"/>
          <w:sz w:val="34"/>
          <w:szCs w:val="34"/>
          <w:rtl w:val="0"/>
        </w:rPr>
        <w:t xml:space="preserve">Advantages of Buying Used Twin Shell &amp; Double Cone Dryers from IPP</w:t>
      </w:r>
    </w:p>
    <w:p w:rsidR="00000000" w:rsidDel="00000000" w:rsidP="00000000" w:rsidRDefault="00000000" w:rsidRPr="00000000" w14:paraId="000000F6">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twin shell &amp; double cone dryers ready for your process.</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f896ndcq8mh1" w:id="41"/>
      <w:bookmarkEnd w:id="41"/>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F8">
      <w:pPr>
        <w:spacing w:after="240" w:before="240" w:lineRule="auto"/>
        <w:rPr/>
      </w:pPr>
      <w:r w:rsidDel="00000000" w:rsidR="00000000" w:rsidRPr="00000000">
        <w:rPr>
          <w:rtl w:val="0"/>
        </w:rPr>
        <w:t xml:space="preserve">Buying used twin shell &amp; double cone dryers from IPP can save up to 50% of capital and 90% of lead time versus buying new.</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cijk36iri53l" w:id="42"/>
      <w:bookmarkEnd w:id="42"/>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FA">
      <w:pPr>
        <w:spacing w:after="240" w:before="240" w:lineRule="auto"/>
        <w:rPr/>
      </w:pPr>
      <w:r w:rsidDel="00000000" w:rsidR="00000000" w:rsidRPr="00000000">
        <w:rPr>
          <w:rtl w:val="0"/>
        </w:rPr>
        <w:t xml:space="preserve">In-stock twin shell &amp; double cone dryers from IPP are ready to ship. IPP's GPS subsidiary also provides custom fabricated new equipment with 12–16 week average delivery.</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p0krcjdhbmuk" w:id="43"/>
      <w:bookmarkEnd w:id="43"/>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FC">
      <w:pPr>
        <w:spacing w:after="240" w:before="240" w:lineRule="auto"/>
        <w:rPr/>
      </w:pPr>
      <w:r w:rsidDel="00000000" w:rsidR="00000000" w:rsidRPr="00000000">
        <w:rPr>
          <w:rtl w:val="0"/>
        </w:rPr>
        <w:t xml:space="preserve">IPP stocks twin shell &amp; double cone dryers from Pfaudler, DeDietrich, Patterson Kelly, Paul O Abbe and other manufacturers. Every unit is an original OEM product with traceable provenance.</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sj1slpl9wz1o" w:id="44"/>
      <w:bookmarkEnd w:id="44"/>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0FE">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52nij8vhnj3x" w:id="45"/>
      <w:bookmarkEnd w:id="45"/>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100">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9exy1ns5fpof" w:id="46"/>
      <w:bookmarkEnd w:id="46"/>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102">
      <w:pPr>
        <w:spacing w:after="240" w:before="240" w:lineRule="auto"/>
        <w:rPr/>
      </w:pPr>
      <w:r w:rsidDel="00000000" w:rsidR="00000000" w:rsidRPr="00000000">
        <w:rPr>
          <w:rtl w:val="0"/>
        </w:rPr>
        <w:t xml:space="preserve">IPP stocks twin shell &amp; double cone dryers across a wide range of specifications to match your process requirements.</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6dxy2iz71b60" w:id="47"/>
      <w:bookmarkEnd w:id="47"/>
      <w:r w:rsidDel="00000000" w:rsidR="00000000" w:rsidRPr="00000000">
        <w:rPr>
          <w:b w:val="1"/>
          <w:bCs w:val="1"/>
          <w:sz w:val="34"/>
          <w:szCs w:val="34"/>
          <w:rtl w:val="0"/>
        </w:rPr>
        <w:t xml:space="preserve">How Buying a Used Twin Shell &amp; Double Cone Dryer Works</w:t>
      </w:r>
    </w:p>
    <w:p w:rsidR="00000000" w:rsidDel="00000000" w:rsidP="00000000" w:rsidRDefault="00000000" w:rsidRPr="00000000" w14:paraId="00000105">
      <w:pPr>
        <w:spacing w:after="240" w:before="240" w:lineRule="auto"/>
        <w:rPr/>
      </w:pPr>
      <w:r w:rsidDel="00000000" w:rsidR="00000000" w:rsidRPr="00000000">
        <w:rPr>
          <w:rtl w:val="0"/>
        </w:rPr>
        <w:t xml:space="preserve">The process of purchasing used twin shell &amp; double cone dryers from IPP follows five steps, from specification to delivery.</w:t>
      </w:r>
    </w:p>
    <w:p w:rsidR="00000000" w:rsidDel="00000000" w:rsidP="00000000" w:rsidRDefault="00000000" w:rsidRPr="00000000" w14:paraId="00000106">
      <w:pPr>
        <w:numPr>
          <w:ilvl w:val="0"/>
          <w:numId w:val="4"/>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107">
      <w:pPr>
        <w:numPr>
          <w:ilvl w:val="0"/>
          <w:numId w:val="4"/>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108">
      <w:pPr>
        <w:numPr>
          <w:ilvl w:val="0"/>
          <w:numId w:val="4"/>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with an IPP team member at one of our global locations.</w:t>
      </w:r>
    </w:p>
    <w:p w:rsidR="00000000" w:rsidDel="00000000" w:rsidP="00000000" w:rsidRDefault="00000000" w:rsidRPr="00000000" w14:paraId="00000109">
      <w:pPr>
        <w:numPr>
          <w:ilvl w:val="0"/>
          <w:numId w:val="4"/>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10A">
      <w:pPr>
        <w:numPr>
          <w:ilvl w:val="0"/>
          <w:numId w:val="4"/>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2wyww3y5bd1q" w:id="48"/>
      <w:bookmarkEnd w:id="48"/>
      <w:r w:rsidDel="00000000" w:rsidR="00000000" w:rsidRPr="00000000">
        <w:rPr>
          <w:b w:val="1"/>
          <w:bCs w:val="1"/>
          <w:sz w:val="34"/>
          <w:szCs w:val="34"/>
          <w:rtl w:val="0"/>
        </w:rPr>
        <w:t xml:space="preserve">Industries That Buy Used Twin Shell &amp; Double Cone Dryers</w:t>
      </w:r>
    </w:p>
    <w:p w:rsidR="00000000" w:rsidDel="00000000" w:rsidP="00000000" w:rsidRDefault="00000000" w:rsidRPr="00000000" w14:paraId="0000010D">
      <w:pPr>
        <w:spacing w:after="240" w:before="240" w:lineRule="auto"/>
        <w:rPr/>
      </w:pPr>
      <w:r w:rsidDel="00000000" w:rsidR="00000000" w:rsidRPr="00000000">
        <w:rPr>
          <w:rtl w:val="0"/>
        </w:rPr>
        <w:t xml:space="preserve">IPP supplies used twin shell &amp; double cone dryers to manufacturers across multiple process industries worldwide.</w:t>
      </w:r>
    </w:p>
    <w:p w:rsidR="00000000" w:rsidDel="00000000" w:rsidP="00000000" w:rsidRDefault="00000000" w:rsidRPr="00000000" w14:paraId="0000010E">
      <w:pPr>
        <w:numPr>
          <w:ilvl w:val="0"/>
          <w:numId w:val="25"/>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10F">
      <w:pPr>
        <w:numPr>
          <w:ilvl w:val="0"/>
          <w:numId w:val="25"/>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110">
      <w:pPr>
        <w:numPr>
          <w:ilvl w:val="0"/>
          <w:numId w:val="25"/>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111">
      <w:pPr>
        <w:numPr>
          <w:ilvl w:val="0"/>
          <w:numId w:val="25"/>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112">
      <w:pPr>
        <w:numPr>
          <w:ilvl w:val="0"/>
          <w:numId w:val="25"/>
        </w:numPr>
        <w:spacing w:after="0" w:afterAutospacing="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113">
      <w:pPr>
        <w:numPr>
          <w:ilvl w:val="0"/>
          <w:numId w:val="25"/>
        </w:numPr>
        <w:spacing w:after="0" w:afterAutospacing="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114">
      <w:pPr>
        <w:numPr>
          <w:ilvl w:val="0"/>
          <w:numId w:val="25"/>
        </w:numPr>
        <w:spacing w:after="0" w:afterAutospacing="0" w:before="0" w:beforeAutospacing="0" w:lineRule="auto"/>
        <w:ind w:left="720" w:hanging="360"/>
      </w:pPr>
      <w:r w:rsidDel="00000000" w:rsidR="00000000" w:rsidRPr="00000000">
        <w:rPr>
          <w:rtl w:val="0"/>
        </w:rPr>
        <w:t xml:space="preserve">Mining &amp; Minerals</w:t>
      </w:r>
    </w:p>
    <w:p w:rsidR="00000000" w:rsidDel="00000000" w:rsidP="00000000" w:rsidRDefault="00000000" w:rsidRPr="00000000" w14:paraId="00000115">
      <w:pPr>
        <w:numPr>
          <w:ilvl w:val="0"/>
          <w:numId w:val="25"/>
        </w:numPr>
        <w:spacing w:after="24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sagjfuxdqh53" w:id="49"/>
      <w:bookmarkEnd w:id="49"/>
      <w:r w:rsidDel="00000000" w:rsidR="00000000" w:rsidRPr="00000000">
        <w:rPr>
          <w:b w:val="1"/>
          <w:bCs w:val="1"/>
          <w:sz w:val="34"/>
          <w:szCs w:val="34"/>
          <w:rtl w:val="0"/>
        </w:rPr>
        <w:t xml:space="preserve">Frequently Asked Questions About Buying Used Twin Shell &amp; Double Cone Dryers</w:t>
      </w:r>
    </w:p>
    <w:p w:rsidR="00000000" w:rsidDel="00000000" w:rsidP="00000000" w:rsidRDefault="00000000" w:rsidRPr="00000000" w14:paraId="00000118">
      <w:pPr>
        <w:spacing w:after="240" w:before="240" w:lineRule="auto"/>
        <w:rPr/>
      </w:pPr>
      <w:r w:rsidDel="00000000" w:rsidR="00000000" w:rsidRPr="00000000">
        <w:rPr>
          <w:rtl w:val="0"/>
        </w:rPr>
        <w:t xml:space="preserve">Answers to the most common questions from procurement and operations teams evaluating used twin shell &amp; double cone dryers.</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Q: How many twin shell &amp; double cone dryers does IPP have in stock?</w:t>
        <w:br w:type="textWrapping"/>
      </w:r>
      <w:r w:rsidDel="00000000" w:rsidR="00000000" w:rsidRPr="00000000">
        <w:rPr>
          <w:rtl w:val="0"/>
        </w:rPr>
        <w:t xml:space="preserve">A: IPP stocks twin shell &amp; double cone dryers from Pfaudler, DeDietrich, Patterson Kelly, Paul O Abbe, Steele and Cowlishaw Limited and other manufacturers. Available in Glasslined, Stainless Steel 316, Stainless Steel 304, Hastelloy - C4 construction. Browse the IMS inventory for current availability.</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Q: What condition grades are available for used twin shell &amp; double cone dryers?</w:t>
        <w:br w:type="textWrapping"/>
      </w:r>
      <w:r w:rsidDel="00000000" w:rsidR="00000000" w:rsidRPr="00000000">
        <w:rPr>
          <w:rtl w:val="0"/>
        </w:rPr>
        <w:t xml:space="preserve">A: IPP stocks twin shell &amp; double cone dryers in multiple conditions: Used, Re-glassed, Unused. Browse the current inventory for available condition options.</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Q: Does IPP sell new twin shell &amp; double cone dryers as well as used?</w:t>
        <w:br w:type="textWrapping"/>
      </w:r>
      <w:r w:rsidDel="00000000" w:rsidR="00000000" w:rsidRPr="00000000">
        <w:rPr>
          <w:rtl w:val="0"/>
        </w:rPr>
        <w:t xml:space="preserve">A: Yes. IPP stocks new twin shell &amp; double cone dryers through its Gale Process Solutions (GPS) subsidiary, which provides custom fabricated equipment with 12–16 week average delivery. Contact IPP for details on new inventory.</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twin shell &amp; double cone dryers in Glasslined, Stainless Steel 316, Stainless Steel 304, Hastelloy - C4 construction. Contact IPP to discuss material requirements for your application.</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Q: What manufacturers of twin shell &amp; double cone dryers does IPP stock?</w:t>
        <w:br w:type="textWrapping"/>
      </w:r>
      <w:r w:rsidDel="00000000" w:rsidR="00000000" w:rsidRPr="00000000">
        <w:rPr>
          <w:rtl w:val="0"/>
        </w:rPr>
        <w:t xml:space="preserve">A: IPP stocks twin shell &amp; double cone dryers from Pfaudler, DeDietrich, Patterson Kelly, Paul O Abbe, Steele and Cowlishaw Limited and other manufacturers. Browse the current inventory to see available manufacturers.</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Q: How much can I save buying used twin shell &amp; double cone dryers versus new?</w:t>
        <w:br w:type="textWrapping"/>
      </w:r>
      <w:r w:rsidDel="00000000" w:rsidR="00000000" w:rsidRPr="00000000">
        <w:rPr>
          <w:rtl w:val="0"/>
        </w:rPr>
        <w:t xml:space="preserve">A: Buying used twin shell &amp; double cone dryers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Q: How long does it take to receive twin shell &amp; double cone dryers from IPP?</w:t>
        <w:br w:type="textWrapping"/>
      </w:r>
      <w:r w:rsidDel="00000000" w:rsidR="00000000" w:rsidRPr="00000000">
        <w:rPr>
          <w:rtl w:val="0"/>
        </w:rPr>
        <w:t xml:space="preserve">A: In-stock twin shell &amp; double cone dryers are ready to ship. IPP's GPS subsidiary provides new custom fabricated equipment with 12–16 week average delivery. IPP ships from offices in 15 countries worldwide.</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r2761adoom88" w:id="50"/>
      <w:bookmarkEnd w:id="50"/>
      <w:r w:rsidDel="00000000" w:rsidR="00000000" w:rsidRPr="00000000">
        <w:rPr>
          <w:b w:val="1"/>
          <w:bCs w:val="1"/>
          <w:sz w:val="34"/>
          <w:szCs w:val="34"/>
          <w:rtl w:val="0"/>
        </w:rPr>
        <w:t xml:space="preserve">Other Equipment Types from IPP</w:t>
      </w:r>
    </w:p>
    <w:p w:rsidR="00000000" w:rsidDel="00000000" w:rsidP="00000000" w:rsidRDefault="00000000" w:rsidRPr="00000000" w14:paraId="00000123">
      <w:pPr>
        <w:spacing w:after="240" w:before="240" w:lineRule="auto"/>
        <w:rPr/>
      </w:pPr>
      <w:r w:rsidDel="00000000" w:rsidR="00000000" w:rsidRPr="00000000">
        <w:rPr>
          <w:rtl w:val="0"/>
        </w:rPr>
        <w:t xml:space="preserve">In addition to twin shell &amp; double cone dryers, IPP stocks equipment across multiple categories for complete process solutions.</w:t>
      </w:r>
    </w:p>
    <w:p w:rsidR="00000000" w:rsidDel="00000000" w:rsidP="00000000" w:rsidRDefault="00000000" w:rsidRPr="00000000" w14:paraId="00000124">
      <w:pPr>
        <w:numPr>
          <w:ilvl w:val="0"/>
          <w:numId w:val="14"/>
        </w:numPr>
        <w:spacing w:after="0" w:afterAutospacing="0" w:before="240" w:lineRule="auto"/>
        <w:ind w:left="720" w:hanging="360"/>
      </w:pPr>
      <w:hyperlink r:id="rId119">
        <w:r w:rsidDel="00000000" w:rsidR="00000000" w:rsidRPr="00000000">
          <w:rPr>
            <w:color w:val="1155cc"/>
            <w:u w:val="single"/>
            <w:rtl w:val="0"/>
          </w:rPr>
          <w:t xml:space="preserve">Filters</w:t>
        </w:r>
      </w:hyperlink>
      <w:r w:rsidDel="00000000" w:rsidR="00000000" w:rsidRPr="00000000">
        <w:rPr>
          <w:rtl w:val="0"/>
        </w:rPr>
      </w:r>
    </w:p>
    <w:p w:rsidR="00000000" w:rsidDel="00000000" w:rsidP="00000000" w:rsidRDefault="00000000" w:rsidRPr="00000000" w14:paraId="00000125">
      <w:pPr>
        <w:numPr>
          <w:ilvl w:val="0"/>
          <w:numId w:val="14"/>
        </w:numPr>
        <w:spacing w:after="0" w:afterAutospacing="0" w:before="0" w:beforeAutospacing="0" w:lineRule="auto"/>
        <w:ind w:left="720" w:hanging="360"/>
      </w:pPr>
      <w:hyperlink r:id="rId120">
        <w:r w:rsidDel="00000000" w:rsidR="00000000" w:rsidRPr="00000000">
          <w:rPr>
            <w:color w:val="1155cc"/>
            <w:u w:val="single"/>
            <w:rtl w:val="0"/>
          </w:rPr>
          <w:t xml:space="preserve">Centrifuges</w:t>
        </w:r>
      </w:hyperlink>
      <w:r w:rsidDel="00000000" w:rsidR="00000000" w:rsidRPr="00000000">
        <w:rPr>
          <w:rtl w:val="0"/>
        </w:rPr>
      </w:r>
    </w:p>
    <w:p w:rsidR="00000000" w:rsidDel="00000000" w:rsidP="00000000" w:rsidRDefault="00000000" w:rsidRPr="00000000" w14:paraId="00000126">
      <w:pPr>
        <w:numPr>
          <w:ilvl w:val="0"/>
          <w:numId w:val="14"/>
        </w:numPr>
        <w:spacing w:after="240" w:before="0" w:beforeAutospacing="0" w:lineRule="auto"/>
        <w:ind w:left="720" w:hanging="360"/>
      </w:pPr>
      <w:hyperlink r:id="rId121">
        <w:r w:rsidDel="00000000" w:rsidR="00000000" w:rsidRPr="00000000">
          <w:rPr>
            <w:color w:val="1155cc"/>
            <w:u w:val="single"/>
            <w:rtl w:val="0"/>
          </w:rPr>
          <w:t xml:space="preserve">Heat Exchangers</w:t>
        </w:r>
      </w:hyperlink>
      <w:r w:rsidDel="00000000" w:rsidR="00000000" w:rsidRPr="00000000">
        <w:rPr>
          <w:rtl w:val="0"/>
        </w:rPr>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wtliixh5jcil" w:id="51"/>
      <w:bookmarkEnd w:id="51"/>
      <w:r w:rsidDel="00000000" w:rsidR="00000000" w:rsidRPr="00000000">
        <w:rPr>
          <w:b w:val="1"/>
          <w:bCs w:val="1"/>
          <w:color w:val="000000"/>
          <w:sz w:val="26"/>
          <w:szCs w:val="26"/>
          <w:rtl w:val="0"/>
        </w:rPr>
        <w:t xml:space="preserve">Looking for New Twin Shell &amp; Double Cone Dryers?</w:t>
      </w:r>
    </w:p>
    <w:p w:rsidR="00000000" w:rsidDel="00000000" w:rsidP="00000000" w:rsidRDefault="00000000" w:rsidRPr="00000000" w14:paraId="00000129">
      <w:pPr>
        <w:spacing w:after="240" w:before="240" w:lineRule="auto"/>
        <w:rPr/>
      </w:pPr>
      <w:r w:rsidDel="00000000" w:rsidR="00000000" w:rsidRPr="00000000">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12A">
      <w:pPr>
        <w:spacing w:after="240" w:before="240" w:lineRule="auto"/>
        <w:rPr>
          <w:color w:val="1155cc"/>
          <w:u w:val="single"/>
        </w:rPr>
      </w:pPr>
      <w:hyperlink r:id="rId122">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317o1538hzsa" w:id="52"/>
      <w:bookmarkEnd w:id="52"/>
      <w:r w:rsidDel="00000000" w:rsidR="00000000" w:rsidRPr="00000000">
        <w:rPr>
          <w:b w:val="1"/>
          <w:bCs w:val="1"/>
          <w:sz w:val="34"/>
          <w:szCs w:val="34"/>
          <w:rtl w:val="0"/>
        </w:rPr>
        <w:t xml:space="preserve">Ready to Buy Twin Shell &amp; Double Cone Dryers?</w:t>
      </w:r>
    </w:p>
    <w:p w:rsidR="00000000" w:rsidDel="00000000" w:rsidP="00000000" w:rsidRDefault="00000000" w:rsidRPr="00000000" w14:paraId="0000012D">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2E">
      <w:pPr>
        <w:spacing w:after="240" w:before="240" w:lineRule="auto"/>
        <w:rPr>
          <w:color w:val="1155cc"/>
          <w:u w:val="single"/>
        </w:rPr>
      </w:pPr>
      <w:hyperlink r:id="rId123">
        <w:r w:rsidDel="00000000" w:rsidR="00000000" w:rsidRPr="00000000">
          <w:rPr>
            <w:color w:val="1155cc"/>
            <w:u w:val="single"/>
            <w:rtl w:val="0"/>
          </w:rPr>
          <w:t xml:space="preserve">Talk to an Expert</w:t>
        </w:r>
      </w:hyperlink>
      <w:r w:rsidDel="00000000" w:rsidR="00000000" w:rsidRPr="00000000">
        <w:rPr>
          <w:rtl w:val="0"/>
        </w:rPr>
        <w:t xml:space="preserve"> |</w:t>
      </w:r>
      <w:hyperlink r:id="rId124">
        <w:r w:rsidDel="00000000" w:rsidR="00000000" w:rsidRPr="00000000">
          <w:rPr>
            <w:rtl w:val="0"/>
          </w:rPr>
          <w:t xml:space="preserve"> </w:t>
        </w:r>
      </w:hyperlink>
      <w:hyperlink r:id="rId125">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rkdowntotext.com/contact/" TargetMode="External"/><Relationship Id="rId42" Type="http://schemas.openxmlformats.org/officeDocument/2006/relationships/hyperlink" Target="https://ims.internationalprocessplants.com/inventory/equipment/detail/13589" TargetMode="External"/><Relationship Id="rId41" Type="http://schemas.openxmlformats.org/officeDocument/2006/relationships/hyperlink" Target="https://ims.internationalprocessplants.com/inventory/equipment/detail/13589" TargetMode="External"/><Relationship Id="rId44" Type="http://schemas.openxmlformats.org/officeDocument/2006/relationships/hyperlink" Target="https://markdowntotext.com/contact/" TargetMode="External"/><Relationship Id="rId43" Type="http://schemas.openxmlformats.org/officeDocument/2006/relationships/hyperlink" Target="https://ims.internationalprocessplants.com/inventory/equipment/detail/45084" TargetMode="External"/><Relationship Id="rId46" Type="http://schemas.openxmlformats.org/officeDocument/2006/relationships/hyperlink" Target="https://ims.internationalprocessplants.com/inventory/equipment/detail/45084" TargetMode="External"/><Relationship Id="rId45" Type="http://schemas.openxmlformats.org/officeDocument/2006/relationships/hyperlink" Target="https://ims.internationalprocessplants.com/inventory/equipment/detail/45084" TargetMode="External"/><Relationship Id="rId107" Type="http://schemas.openxmlformats.org/officeDocument/2006/relationships/hyperlink" Target="https://ims.internationalprocessplants.com/inventory/equipment/detail/200724" TargetMode="External"/><Relationship Id="rId106" Type="http://schemas.openxmlformats.org/officeDocument/2006/relationships/hyperlink" Target="https://ims.internationalprocessplants.com/inventory/equipment/detail/200724" TargetMode="External"/><Relationship Id="rId105" Type="http://schemas.openxmlformats.org/officeDocument/2006/relationships/hyperlink" Target="https://markdowntotext.com/contact/" TargetMode="External"/><Relationship Id="rId104" Type="http://schemas.openxmlformats.org/officeDocument/2006/relationships/hyperlink" Target="https://ims.internationalprocessplants.com/inventory/equipment/detail/200724" TargetMode="External"/><Relationship Id="rId109" Type="http://schemas.openxmlformats.org/officeDocument/2006/relationships/hyperlink" Target="https://markdowntotext.com/contact/" TargetMode="External"/><Relationship Id="rId108" Type="http://schemas.openxmlformats.org/officeDocument/2006/relationships/hyperlink" Target="https://ims.internationalprocessplants.com/inventory/equipment/detail/203140" TargetMode="External"/><Relationship Id="rId48" Type="http://schemas.openxmlformats.org/officeDocument/2006/relationships/hyperlink" Target="https://ims.internationalprocessplants.com/inventory/equipment/detail/109987" TargetMode="External"/><Relationship Id="rId47" Type="http://schemas.openxmlformats.org/officeDocument/2006/relationships/hyperlink" Target="https://ims.internationalprocessplants.com/inventory/equipment/twin-shell-and-double-cone-dryer" TargetMode="External"/><Relationship Id="rId49" Type="http://schemas.openxmlformats.org/officeDocument/2006/relationships/hyperlink" Target="https://markdowntotext.com/contact/" TargetMode="External"/><Relationship Id="rId103" Type="http://schemas.openxmlformats.org/officeDocument/2006/relationships/hyperlink" Target="https://ims.internationalprocessplants.com/inventory/equipment/detail/107770" TargetMode="External"/><Relationship Id="rId102" Type="http://schemas.openxmlformats.org/officeDocument/2006/relationships/hyperlink" Target="https://ims.internationalprocessplants.com/inventory/equipment/detail/107770" TargetMode="External"/><Relationship Id="rId101" Type="http://schemas.openxmlformats.org/officeDocument/2006/relationships/hyperlink" Target="https://markdowntotext.com/contact/" TargetMode="External"/><Relationship Id="rId100" Type="http://schemas.openxmlformats.org/officeDocument/2006/relationships/hyperlink" Target="https://ims.internationalprocessplants.com/inventory/equipment/detail/107770" TargetMode="External"/><Relationship Id="rId31" Type="http://schemas.openxmlformats.org/officeDocument/2006/relationships/hyperlink" Target="https://markdowntotext.com/contact/" TargetMode="External"/><Relationship Id="rId30" Type="http://schemas.openxmlformats.org/officeDocument/2006/relationships/hyperlink" Target="https://ims.internationalprocessplants.com/inventory/equipment/detail/107007" TargetMode="External"/><Relationship Id="rId33" Type="http://schemas.openxmlformats.org/officeDocument/2006/relationships/hyperlink" Target="https://ims.internationalprocessplants.com/inventory/equipment/detail/107007" TargetMode="External"/><Relationship Id="rId32" Type="http://schemas.openxmlformats.org/officeDocument/2006/relationships/hyperlink" Target="https://ims.internationalprocessplants.com/inventory/equipment/detail/107007" TargetMode="External"/><Relationship Id="rId35" Type="http://schemas.openxmlformats.org/officeDocument/2006/relationships/hyperlink" Target="https://markdowntotext.com/contact/" TargetMode="External"/><Relationship Id="rId34" Type="http://schemas.openxmlformats.org/officeDocument/2006/relationships/hyperlink" Target="https://ims.internationalprocessplants.com/inventory/equipment/detail/247059" TargetMode="External"/><Relationship Id="rId37" Type="http://schemas.openxmlformats.org/officeDocument/2006/relationships/hyperlink" Target="https://ims.internationalprocessplants.com/inventory/equipment/detail/247059" TargetMode="External"/><Relationship Id="rId36" Type="http://schemas.openxmlformats.org/officeDocument/2006/relationships/hyperlink" Target="https://ims.internationalprocessplants.com/inventory/equipment/detail/247059" TargetMode="External"/><Relationship Id="rId39" Type="http://schemas.openxmlformats.org/officeDocument/2006/relationships/hyperlink" Target="https://ims.internationalprocessplants.com/inventory/equipment/detail/13589" TargetMode="External"/><Relationship Id="rId38" Type="http://schemas.openxmlformats.org/officeDocument/2006/relationships/hyperlink" Target="https://ims.internationalprocessplants.com/inventory/equipment/twin-shell-and-double-cone-dryer" TargetMode="External"/><Relationship Id="rId20" Type="http://schemas.openxmlformats.org/officeDocument/2006/relationships/hyperlink" Target="https://ims.internationalprocessplants.com/inventory/equipment/twin-shell-and-double-cone-dryer" TargetMode="External"/><Relationship Id="rId22" Type="http://schemas.openxmlformats.org/officeDocument/2006/relationships/hyperlink" Target="https://markdowntotext.com/contact/" TargetMode="External"/><Relationship Id="rId21" Type="http://schemas.openxmlformats.org/officeDocument/2006/relationships/hyperlink" Target="https://ims.internationalprocessplants.com/inventory/equipment/detail/202096" TargetMode="External"/><Relationship Id="rId24" Type="http://schemas.openxmlformats.org/officeDocument/2006/relationships/hyperlink" Target="https://ims.internationalprocessplants.com/inventory/equipment/detail/202096" TargetMode="External"/><Relationship Id="rId23" Type="http://schemas.openxmlformats.org/officeDocument/2006/relationships/hyperlink" Target="https://ims.internationalprocessplants.com/inventory/equipment/detail/202096" TargetMode="External"/><Relationship Id="rId26" Type="http://schemas.openxmlformats.org/officeDocument/2006/relationships/hyperlink" Target="https://markdowntotext.com/contact/" TargetMode="External"/><Relationship Id="rId121" Type="http://schemas.openxmlformats.org/officeDocument/2006/relationships/hyperlink" Target="https://markdowntotext.com/equipment/heat-exchanger/shell-and-tube/" TargetMode="External"/><Relationship Id="rId25" Type="http://schemas.openxmlformats.org/officeDocument/2006/relationships/hyperlink" Target="https://ims.internationalprocessplants.com/inventory/equipment/detail/28830" TargetMode="External"/><Relationship Id="rId120" Type="http://schemas.openxmlformats.org/officeDocument/2006/relationships/hyperlink" Target="https://markdowntotext.com/equipment/centrifuge/" TargetMode="External"/><Relationship Id="rId28" Type="http://schemas.openxmlformats.org/officeDocument/2006/relationships/hyperlink" Target="https://ims.internationalprocessplants.com/inventory/equipment/detail/28830" TargetMode="External"/><Relationship Id="rId27" Type="http://schemas.openxmlformats.org/officeDocument/2006/relationships/hyperlink" Target="https://ims.internationalprocessplants.com/inventory/equipment/detail/28830" TargetMode="External"/><Relationship Id="rId125" Type="http://schemas.openxmlformats.org/officeDocument/2006/relationships/hyperlink" Target="https://ims.internationalprocessplants.com/inventory/equipment/twin-shell-and-double-cone-dryer" TargetMode="External"/><Relationship Id="rId29" Type="http://schemas.openxmlformats.org/officeDocument/2006/relationships/hyperlink" Target="https://ims.internationalprocessplants.com/inventory/equipment/twin-shell-and-double-cone-dryer" TargetMode="External"/><Relationship Id="rId124" Type="http://schemas.openxmlformats.org/officeDocument/2006/relationships/hyperlink" Target="https://ims.internationalprocessplants.com/inventory/equipment/twin-shell-and-double-cone-dryer" TargetMode="External"/><Relationship Id="rId123" Type="http://schemas.openxmlformats.org/officeDocument/2006/relationships/hyperlink" Target="https://markdowntotext.com/contact/" TargetMode="External"/><Relationship Id="rId122" Type="http://schemas.openxmlformats.org/officeDocument/2006/relationships/hyperlink" Target="https://markdowntotext.com/contact/" TargetMode="External"/><Relationship Id="rId95" Type="http://schemas.openxmlformats.org/officeDocument/2006/relationships/hyperlink" Target="https://ims.internationalprocessplants.com/inventory/equipment/detail/13589" TargetMode="External"/><Relationship Id="rId94" Type="http://schemas.openxmlformats.org/officeDocument/2006/relationships/hyperlink" Target="https://ims.internationalprocessplants.com/inventory/equipment/detail/109987" TargetMode="External"/><Relationship Id="rId97" Type="http://schemas.openxmlformats.org/officeDocument/2006/relationships/hyperlink" Target="https://ims.internationalprocessplants.com/inventory/equipment/detail/13589" TargetMode="External"/><Relationship Id="rId96" Type="http://schemas.openxmlformats.org/officeDocument/2006/relationships/hyperlink" Target="https://markdowntotext.com/contact/" TargetMode="External"/><Relationship Id="rId11" Type="http://schemas.openxmlformats.org/officeDocument/2006/relationships/hyperlink" Target="https://ims.internationalprocessplants.com/inventory/equipment/detail/208476" TargetMode="External"/><Relationship Id="rId99" Type="http://schemas.openxmlformats.org/officeDocument/2006/relationships/hyperlink" Target="https://ims.internationalprocessplants.com/inventory/equipment/twin-shell-and-double-cone-dryer" TargetMode="External"/><Relationship Id="rId10" Type="http://schemas.openxmlformats.org/officeDocument/2006/relationships/hyperlink" Target="https://ims.internationalprocessplants.com/inventory/equipment/detail/107007" TargetMode="External"/><Relationship Id="rId98" Type="http://schemas.openxmlformats.org/officeDocument/2006/relationships/hyperlink" Target="https://ims.internationalprocessplants.com/inventory/equipment/detail/13589" TargetMode="External"/><Relationship Id="rId13" Type="http://schemas.openxmlformats.org/officeDocument/2006/relationships/hyperlink" Target="https://markdowntotext.com/contact/" TargetMode="External"/><Relationship Id="rId12" Type="http://schemas.openxmlformats.org/officeDocument/2006/relationships/hyperlink" Target="https://ims.internationalprocessplants.com/inventory/equipment/detail/245546" TargetMode="External"/><Relationship Id="rId91" Type="http://schemas.openxmlformats.org/officeDocument/2006/relationships/hyperlink" Target="https://ims.internationalprocessplants.com/inventory/equipment/detail/109987" TargetMode="External"/><Relationship Id="rId90" Type="http://schemas.openxmlformats.org/officeDocument/2006/relationships/hyperlink" Target="https://ims.internationalprocessplants.com/inventory/equipment/detail/107007" TargetMode="External"/><Relationship Id="rId93" Type="http://schemas.openxmlformats.org/officeDocument/2006/relationships/hyperlink" Target="https://ims.internationalprocessplants.com/inventory/equipment/detail/109987" TargetMode="External"/><Relationship Id="rId92" Type="http://schemas.openxmlformats.org/officeDocument/2006/relationships/hyperlink" Target="https://markdowntotext.com/contact/" TargetMode="External"/><Relationship Id="rId118" Type="http://schemas.openxmlformats.org/officeDocument/2006/relationships/hyperlink" Target="https://markdowntotext.com/contact/" TargetMode="External"/><Relationship Id="rId117" Type="http://schemas.openxmlformats.org/officeDocument/2006/relationships/hyperlink" Target="https://ims.internationalprocessplants.com/inventory/equipment/twin-shell-and-double-cone-dryer" TargetMode="External"/><Relationship Id="rId116" Type="http://schemas.openxmlformats.org/officeDocument/2006/relationships/hyperlink" Target="https://ims.internationalprocessplants.com/inventory/equipment/detail/210238" TargetMode="External"/><Relationship Id="rId115" Type="http://schemas.openxmlformats.org/officeDocument/2006/relationships/hyperlink" Target="https://ims.internationalprocessplants.com/inventory/equipment/detail/210238" TargetMode="External"/><Relationship Id="rId119" Type="http://schemas.openxmlformats.org/officeDocument/2006/relationships/hyperlink" Target="https://markdowntotext.com/equipment/filter/" TargetMode="External"/><Relationship Id="rId15" Type="http://schemas.openxmlformats.org/officeDocument/2006/relationships/hyperlink" Target="https://ims.internationalprocessplants.com/inventory/equipment/detail/245546" TargetMode="External"/><Relationship Id="rId110" Type="http://schemas.openxmlformats.org/officeDocument/2006/relationships/hyperlink" Target="https://ims.internationalprocessplants.com/inventory/equipment/detail/203140" TargetMode="External"/><Relationship Id="rId14" Type="http://schemas.openxmlformats.org/officeDocument/2006/relationships/hyperlink" Target="https://ims.internationalprocessplants.com/inventory/equipment/detail/245546" TargetMode="External"/><Relationship Id="rId17" Type="http://schemas.openxmlformats.org/officeDocument/2006/relationships/hyperlink" Target="https://markdowntotext.com/contact/" TargetMode="External"/><Relationship Id="rId16" Type="http://schemas.openxmlformats.org/officeDocument/2006/relationships/hyperlink" Target="https://ims.internationalprocessplants.com/inventory/equipment/detail/208476" TargetMode="External"/><Relationship Id="rId19" Type="http://schemas.openxmlformats.org/officeDocument/2006/relationships/hyperlink" Target="https://ims.internationalprocessplants.com/inventory/equipment/detail/208476" TargetMode="External"/><Relationship Id="rId114" Type="http://schemas.openxmlformats.org/officeDocument/2006/relationships/hyperlink" Target="https://markdowntotext.com/contact/" TargetMode="External"/><Relationship Id="rId18" Type="http://schemas.openxmlformats.org/officeDocument/2006/relationships/hyperlink" Target="https://ims.internationalprocessplants.com/inventory/equipment/detail/208476" TargetMode="External"/><Relationship Id="rId113" Type="http://schemas.openxmlformats.org/officeDocument/2006/relationships/hyperlink" Target="https://ims.internationalprocessplants.com/inventory/equipment/detail/210238" TargetMode="External"/><Relationship Id="rId112" Type="http://schemas.openxmlformats.org/officeDocument/2006/relationships/hyperlink" Target="https://ims.internationalprocessplants.com/inventory/equipment/twin-shell-and-double-cone-dryer" TargetMode="External"/><Relationship Id="rId111" Type="http://schemas.openxmlformats.org/officeDocument/2006/relationships/hyperlink" Target="https://ims.internationalprocessplants.com/inventory/equipment/detail/203140" TargetMode="External"/><Relationship Id="rId84" Type="http://schemas.openxmlformats.org/officeDocument/2006/relationships/hyperlink" Target="https://ims.internationalprocessplants.com/inventory/equipment/detail/202094" TargetMode="External"/><Relationship Id="rId83" Type="http://schemas.openxmlformats.org/officeDocument/2006/relationships/hyperlink" Target="https://markdowntotext.com/contact/" TargetMode="External"/><Relationship Id="rId86" Type="http://schemas.openxmlformats.org/officeDocument/2006/relationships/hyperlink" Target="https://ims.internationalprocessplants.com/inventory/equipment/twin-shell-and-double-cone-dryer" TargetMode="External"/><Relationship Id="rId85" Type="http://schemas.openxmlformats.org/officeDocument/2006/relationships/hyperlink" Target="https://ims.internationalprocessplants.com/inventory/equipment/detail/202094" TargetMode="External"/><Relationship Id="rId88" Type="http://schemas.openxmlformats.org/officeDocument/2006/relationships/hyperlink" Target="https://markdowntotext.com/contact/" TargetMode="External"/><Relationship Id="rId87" Type="http://schemas.openxmlformats.org/officeDocument/2006/relationships/hyperlink" Target="https://ims.internationalprocessplants.com/inventory/equipment/detail/107007" TargetMode="External"/><Relationship Id="rId89" Type="http://schemas.openxmlformats.org/officeDocument/2006/relationships/hyperlink" Target="https://ims.internationalprocessplants.com/inventory/equipment/detail/107007" TargetMode="External"/><Relationship Id="rId80" Type="http://schemas.openxmlformats.org/officeDocument/2006/relationships/hyperlink" Target="https://ims.internationalprocessplants.com/inventory/equipment/detail/202093" TargetMode="External"/><Relationship Id="rId82" Type="http://schemas.openxmlformats.org/officeDocument/2006/relationships/hyperlink" Target="https://ims.internationalprocessplants.com/inventory/equipment/detail/202094" TargetMode="External"/><Relationship Id="rId81" Type="http://schemas.openxmlformats.org/officeDocument/2006/relationships/hyperlink" Target="https://ims.internationalprocessplants.com/inventory/equipment/detail/20209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s.internationalprocessplants.com/inventory/equipment/detail/245546" TargetMode="External"/><Relationship Id="rId5" Type="http://schemas.openxmlformats.org/officeDocument/2006/relationships/styles" Target="styles.xml"/><Relationship Id="rId6" Type="http://schemas.openxmlformats.org/officeDocument/2006/relationships/hyperlink" Target="https://markdowntotext.com/contact/" TargetMode="External"/><Relationship Id="rId7" Type="http://schemas.openxmlformats.org/officeDocument/2006/relationships/hyperlink" Target="https://ims.internationalprocessplants.com/inventory/equipment/twin-shell-and-double-cone-dryer" TargetMode="External"/><Relationship Id="rId8" Type="http://schemas.openxmlformats.org/officeDocument/2006/relationships/hyperlink" Target="https://ims.internationalprocessplants.com/inventory/equipment/twin-shell-and-double-cone-dryer" TargetMode="External"/><Relationship Id="rId73" Type="http://schemas.openxmlformats.org/officeDocument/2006/relationships/hyperlink" Target="https://ims.internationalprocessplants.com/inventory/equipment/twin-shell-and-double-cone-dryer" TargetMode="External"/><Relationship Id="rId72" Type="http://schemas.openxmlformats.org/officeDocument/2006/relationships/hyperlink" Target="https://ims.internationalprocessplants.com/inventory/equipment/detail/208369" TargetMode="External"/><Relationship Id="rId75" Type="http://schemas.openxmlformats.org/officeDocument/2006/relationships/hyperlink" Target="https://markdowntotext.com/contact/" TargetMode="External"/><Relationship Id="rId74" Type="http://schemas.openxmlformats.org/officeDocument/2006/relationships/hyperlink" Target="https://ims.internationalprocessplants.com/inventory/equipment/detail/202092" TargetMode="External"/><Relationship Id="rId77" Type="http://schemas.openxmlformats.org/officeDocument/2006/relationships/hyperlink" Target="https://ims.internationalprocessplants.com/inventory/equipment/detail/202092" TargetMode="External"/><Relationship Id="rId76" Type="http://schemas.openxmlformats.org/officeDocument/2006/relationships/hyperlink" Target="https://ims.internationalprocessplants.com/inventory/equipment/detail/202092" TargetMode="External"/><Relationship Id="rId79" Type="http://schemas.openxmlformats.org/officeDocument/2006/relationships/hyperlink" Target="https://markdowntotext.com/contact/" TargetMode="External"/><Relationship Id="rId78" Type="http://schemas.openxmlformats.org/officeDocument/2006/relationships/hyperlink" Target="https://ims.internationalprocessplants.com/inventory/equipment/detail/202093" TargetMode="External"/><Relationship Id="rId71" Type="http://schemas.openxmlformats.org/officeDocument/2006/relationships/hyperlink" Target="https://ims.internationalprocessplants.com/inventory/equipment/detail/208369" TargetMode="External"/><Relationship Id="rId70" Type="http://schemas.openxmlformats.org/officeDocument/2006/relationships/hyperlink" Target="https://markdowntotext.com/contact/" TargetMode="External"/><Relationship Id="rId62" Type="http://schemas.openxmlformats.org/officeDocument/2006/relationships/hyperlink" Target="https://markdowntotext.com/contact/" TargetMode="External"/><Relationship Id="rId61" Type="http://schemas.openxmlformats.org/officeDocument/2006/relationships/hyperlink" Target="https://ims.internationalprocessplants.com/inventory/equipment/detail/203374" TargetMode="External"/><Relationship Id="rId64" Type="http://schemas.openxmlformats.org/officeDocument/2006/relationships/hyperlink" Target="https://ims.internationalprocessplants.com/inventory/equipment/detail/203374" TargetMode="External"/><Relationship Id="rId63" Type="http://schemas.openxmlformats.org/officeDocument/2006/relationships/hyperlink" Target="https://ims.internationalprocessplants.com/inventory/equipment/detail/203374" TargetMode="External"/><Relationship Id="rId66" Type="http://schemas.openxmlformats.org/officeDocument/2006/relationships/hyperlink" Target="https://markdowntotext.com/contact/" TargetMode="External"/><Relationship Id="rId65" Type="http://schemas.openxmlformats.org/officeDocument/2006/relationships/hyperlink" Target="https://ims.internationalprocessplants.com/inventory/equipment/detail/208328" TargetMode="External"/><Relationship Id="rId68" Type="http://schemas.openxmlformats.org/officeDocument/2006/relationships/hyperlink" Target="https://ims.internationalprocessplants.com/inventory/equipment/detail/208328" TargetMode="External"/><Relationship Id="rId67" Type="http://schemas.openxmlformats.org/officeDocument/2006/relationships/hyperlink" Target="https://ims.internationalprocessplants.com/inventory/equipment/detail/208328" TargetMode="External"/><Relationship Id="rId60" Type="http://schemas.openxmlformats.org/officeDocument/2006/relationships/hyperlink" Target="https://ims.internationalprocessplants.com/inventory/equipment/twin-shell-and-double-cone-dryer" TargetMode="External"/><Relationship Id="rId69" Type="http://schemas.openxmlformats.org/officeDocument/2006/relationships/hyperlink" Target="https://ims.internationalprocessplants.com/inventory/equipment/detail/208369" TargetMode="External"/><Relationship Id="rId51" Type="http://schemas.openxmlformats.org/officeDocument/2006/relationships/hyperlink" Target="https://ims.internationalprocessplants.com/inventory/equipment/detail/109987" TargetMode="External"/><Relationship Id="rId50" Type="http://schemas.openxmlformats.org/officeDocument/2006/relationships/hyperlink" Target="https://ims.internationalprocessplants.com/inventory/equipment/detail/109987" TargetMode="External"/><Relationship Id="rId53" Type="http://schemas.openxmlformats.org/officeDocument/2006/relationships/hyperlink" Target="https://markdowntotext.com/contact/" TargetMode="External"/><Relationship Id="rId52" Type="http://schemas.openxmlformats.org/officeDocument/2006/relationships/hyperlink" Target="https://ims.internationalprocessplants.com/inventory/equipment/detail/200724" TargetMode="External"/><Relationship Id="rId55" Type="http://schemas.openxmlformats.org/officeDocument/2006/relationships/hyperlink" Target="https://ims.internationalprocessplants.com/inventory/equipment/detail/200724" TargetMode="External"/><Relationship Id="rId54" Type="http://schemas.openxmlformats.org/officeDocument/2006/relationships/hyperlink" Target="https://ims.internationalprocessplants.com/inventory/equipment/detail/200724" TargetMode="External"/><Relationship Id="rId57" Type="http://schemas.openxmlformats.org/officeDocument/2006/relationships/hyperlink" Target="https://markdowntotext.com/contact/" TargetMode="External"/><Relationship Id="rId56" Type="http://schemas.openxmlformats.org/officeDocument/2006/relationships/hyperlink" Target="https://ims.internationalprocessplants.com/inventory/equipment/detail/201066" TargetMode="External"/><Relationship Id="rId59" Type="http://schemas.openxmlformats.org/officeDocument/2006/relationships/hyperlink" Target="https://ims.internationalprocessplants.com/inventory/equipment/detail/201066" TargetMode="External"/><Relationship Id="rId58" Type="http://schemas.openxmlformats.org/officeDocument/2006/relationships/hyperlink" Target="https://ims.internationalprocessplants.com/inventory/equipment/detail/2010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