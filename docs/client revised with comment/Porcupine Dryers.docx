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4j98b7g1qu4" w:id="0"/>
      <w:bookmarkEnd w:id="0"/>
      <w:r w:rsidDel="00000000" w:rsidR="00000000" w:rsidRPr="00000000">
        <w:rPr>
          <w:b w:val="1"/>
          <w:bCs w:val="1"/>
          <w:sz w:val="46"/>
          <w:szCs w:val="46"/>
          <w:rtl w:val="0"/>
        </w:rPr>
        <w:t xml:space="preserve">Buy Used Porcupine Dryers for Sale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used porcupine dryers through International Process Plants gives chemical,</w:t>
      </w:r>
      <w:ins w:author="Scott Phillips" w:id="0" w:date="2026-04-21T18:20:23Z">
        <w:r w:rsidDel="00000000" w:rsidR="00000000" w:rsidRPr="00000000">
          <w:rPr>
            <w:rtl w:val="0"/>
          </w:rPr>
          <w:t xml:space="preserve">wastewater</w:t>
        </w:r>
      </w:ins>
      <w:del w:author="Scott Phillips" w:id="0" w:date="2026-04-21T18:20:23Z">
        <w:r w:rsidDel="00000000" w:rsidR="00000000" w:rsidRPr="00000000">
          <w:rPr>
            <w:rtl w:val="0"/>
          </w:rPr>
          <w:delText xml:space="preserve"> pharmaceutical</w:delText>
        </w:r>
      </w:del>
      <w:r w:rsidDel="00000000" w:rsidR="00000000" w:rsidRPr="00000000">
        <w:rPr>
          <w:rtl w:val="0"/>
        </w:rPr>
        <w:t xml:space="preserve">, food, and biomass buyers access to indirect dryers that use a heated, paddle-studded rotor inside a jacketed trough to break up and dry wet </w:t>
      </w:r>
      <w:ins w:author="Scott Phillips" w:id="1" w:date="2026-04-21T18:21:37Z">
        <w:r w:rsidDel="00000000" w:rsidR="00000000" w:rsidRPr="00000000">
          <w:rPr>
            <w:rtl w:val="0"/>
          </w:rPr>
          <w:t xml:space="preserve">sludges and </w:t>
        </w:r>
      </w:ins>
      <w:r w:rsidDel="00000000" w:rsidR="00000000" w:rsidRPr="00000000">
        <w:rPr>
          <w:rtl w:val="0"/>
        </w:rPr>
        <w:t xml:space="preserve">solids continuously from Gale Process Solutions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316 and Stainless Steel 304. Diameters range from 304.8 mm (12 in) on IPP# 76672 to 1,050 mm (42 in) on IPP# 246885. Lengths range from 914 mm (36 in) to 3,050 mm (120 in).</w:t>
      </w:r>
    </w:p>
    <w:p w:rsidR="00000000" w:rsidDel="00000000" w:rsidP="00000000" w:rsidRDefault="00000000" w:rsidRPr="00000000" w14:paraId="00000004">
      <w:pPr>
        <w:spacing w:after="240" w:before="240" w:lineRule="auto"/>
        <w:rPr/>
      </w:pPr>
      <w:r w:rsidDel="00000000" w:rsidR="00000000" w:rsidRPr="00000000">
        <w:rPr>
          <w:rtl w:val="0"/>
        </w:rPr>
        <w:t xml:space="preserve">IPP stocks Gale Process Solutions units across the 1P4210 and 1P1203 model families. Condition options include used and unused stock. These units serve continuous drying of thick pastes, slurries, and viscous solids. Buying used porcupine dryers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15,000+ Equipment Pieces in IPP Inventory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0"/>
        </w:numPr>
        <w:spacing w:after="0" w:afterAutospacing="0" w:before="240" w:lineRule="auto"/>
        <w:ind w:left="720" w:hanging="360"/>
      </w:pPr>
      <w:hyperlink r:id="rId9">
        <w:r w:rsidDel="00000000" w:rsidR="00000000" w:rsidRPr="00000000">
          <w:rPr>
            <w:color w:val="1155cc"/>
            <w:u w:val="single"/>
            <w:rtl w:val="0"/>
          </w:rPr>
          <w:t xml:space="preserve">Gale Process Solutions Stainless Steel 304 -- Used</w:t>
        </w:r>
      </w:hyperlink>
      <w:r w:rsidDel="00000000" w:rsidR="00000000" w:rsidRPr="00000000">
        <w:rPr>
          <w:rtl w:val="0"/>
        </w:rPr>
      </w:r>
    </w:p>
    <w:p w:rsidR="00000000" w:rsidDel="00000000" w:rsidP="00000000" w:rsidRDefault="00000000" w:rsidRPr="00000000" w14:paraId="00000009">
      <w:pPr>
        <w:numPr>
          <w:ilvl w:val="0"/>
          <w:numId w:val="10"/>
        </w:numPr>
        <w:spacing w:after="240" w:before="0" w:beforeAutospacing="0" w:lineRule="auto"/>
        <w:ind w:left="720" w:hanging="360"/>
      </w:pPr>
      <w:hyperlink r:id="rId10">
        <w:r w:rsidDel="00000000" w:rsidR="00000000" w:rsidRPr="00000000">
          <w:rPr>
            <w:color w:val="1155cc"/>
            <w:u w:val="single"/>
            <w:rtl w:val="0"/>
          </w:rPr>
          <w:t xml:space="preserve">Gale Process Solutions Stainless Steel 316 -- 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cg2jaugo4gc4" w:id="1"/>
      <w:bookmarkEnd w:id="1"/>
      <w:r w:rsidDel="00000000" w:rsidR="00000000" w:rsidRPr="00000000">
        <w:rPr>
          <w:b w:val="1"/>
          <w:bCs w:val="1"/>
          <w:sz w:val="34"/>
          <w:szCs w:val="34"/>
          <w:rtl w:val="0"/>
        </w:rPr>
        <w:t xml:space="preserve">Buy Used Porcupine Dryers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porcupine dryers in Stainless Steel 304 and Stainless Steel 316 construction.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q10jomm57a9" w:id="2"/>
      <w:bookmarkEnd w:id="2"/>
      <w:r w:rsidDel="00000000" w:rsidR="00000000" w:rsidRPr="00000000">
        <w:rPr>
          <w:b w:val="1"/>
          <w:bCs w:val="1"/>
          <w:color w:val="000000"/>
          <w:sz w:val="26"/>
          <w:szCs w:val="26"/>
          <w:rtl w:val="0"/>
        </w:rPr>
        <w:t xml:space="preserve">Buy Used Stainless Steel 316 Porcupine Dryers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Stainless Steel 316 porcupine dryers in used and unused conditions. Available from Gale Process Solutions.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ye03q2y9kk5m" w:id="3"/>
      <w:bookmarkEnd w:id="3"/>
      <w:r w:rsidDel="00000000" w:rsidR="00000000" w:rsidRPr="00000000">
        <w:rPr>
          <w:b w:val="1"/>
          <w:bCs w:val="1"/>
          <w:color w:val="000000"/>
          <w:sz w:val="22"/>
          <w:szCs w:val="22"/>
          <w:rtl w:val="0"/>
        </w:rPr>
        <w:t xml:space="preserve">[Stainless Steel 316] Gale Process Solutions SS 316 — 304.8 mm (12 in) (</w:t>
      </w:r>
      <w:hyperlink r:id="rId11">
        <w:r w:rsidDel="00000000" w:rsidR="00000000" w:rsidRPr="00000000">
          <w:rPr>
            <w:b w:val="1"/>
            <w:bCs w:val="1"/>
            <w:color w:val="1155cc"/>
            <w:sz w:val="22"/>
            <w:szCs w:val="22"/>
            <w:u w:val="single"/>
            <w:rtl w:val="0"/>
          </w:rPr>
          <w:t xml:space="preserve">IPP# 76672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Gale Process Solutions Stainless Steel 316 dryer-porcupine. 304.8 mm (12 in) diameter x 914 mm (36 in) length.</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Manufacture and Model: Gale Process Solutions 1P1203JTC-S</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15">
      <w:pPr>
        <w:numPr>
          <w:ilvl w:val="0"/>
          <w:numId w:val="12"/>
        </w:numPr>
        <w:spacing w:after="240" w:before="0" w:beforeAutospacing="0" w:lineRule="auto"/>
        <w:ind w:left="720" w:hanging="360"/>
      </w:pPr>
      <w:r w:rsidDel="00000000" w:rsidR="00000000" w:rsidRPr="00000000">
        <w:rPr>
          <w:rtl w:val="0"/>
        </w:rPr>
        <w:t xml:space="preserve">Porcupine Operating Pressure: 10.3 bar (150 psi) operating pressure</w:t>
      </w:r>
    </w:p>
    <w:p w:rsidR="00000000" w:rsidDel="00000000" w:rsidP="00000000" w:rsidRDefault="00000000" w:rsidRPr="00000000" w14:paraId="00000016">
      <w:pPr>
        <w:spacing w:after="240" w:before="240" w:lineRule="auto"/>
        <w:rPr>
          <w:color w:val="1155cc"/>
          <w:u w:val="single"/>
        </w:rPr>
      </w:pPr>
      <w:hyperlink r:id="rId12">
        <w:r w:rsidDel="00000000" w:rsidR="00000000" w:rsidRPr="00000000">
          <w:rPr>
            <w:color w:val="1155cc"/>
            <w:u w:val="single"/>
            <w:rtl w:val="0"/>
          </w:rPr>
          <w:t xml:space="preserve">Request Specs</w:t>
        </w:r>
      </w:hyperlink>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View IPP# 76672</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uytq8k1hz9zl" w:id="4"/>
      <w:bookmarkEnd w:id="4"/>
      <w:r w:rsidDel="00000000" w:rsidR="00000000" w:rsidRPr="00000000">
        <w:rPr>
          <w:b w:val="1"/>
          <w:bCs w:val="1"/>
          <w:color w:val="000000"/>
          <w:sz w:val="22"/>
          <w:szCs w:val="22"/>
          <w:rtl w:val="0"/>
        </w:rPr>
        <w:t xml:space="preserve">Gale Process Solutions SS 316 — Unused (</w:t>
      </w:r>
      <w:hyperlink r:id="rId15">
        <w:r w:rsidDel="00000000" w:rsidR="00000000" w:rsidRPr="00000000">
          <w:rPr>
            <w:b w:val="1"/>
            <w:bCs w:val="1"/>
            <w:color w:val="1155cc"/>
            <w:sz w:val="22"/>
            <w:szCs w:val="22"/>
            <w:u w:val="single"/>
            <w:rtl w:val="0"/>
          </w:rPr>
          <w:t xml:space="preserve">IPP# 78892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Unused Gale Process Solutions Stainless Steel 316 dryer-porcupine. 304.8 mm (12 in) diameter x 914 mm (36 in) length.</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Manufacturer and Model: Gale Process Solutions 1P1203JTB</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Porcupine Operating Pressure: 10.3 bar (150 psi) operating pressure</w:t>
      </w:r>
    </w:p>
    <w:p w:rsidR="00000000" w:rsidDel="00000000" w:rsidP="00000000" w:rsidRDefault="00000000" w:rsidRPr="00000000" w14:paraId="0000001E">
      <w:pPr>
        <w:spacing w:after="240" w:before="240" w:lineRule="auto"/>
        <w:rPr>
          <w:color w:val="1155cc"/>
          <w:u w:val="single"/>
        </w:rPr>
      </w:pPr>
      <w:hyperlink r:id="rId16">
        <w:r w:rsidDel="00000000" w:rsidR="00000000" w:rsidRPr="00000000">
          <w:rPr>
            <w:color w:val="1155cc"/>
            <w:u w:val="single"/>
            <w:rtl w:val="0"/>
          </w:rPr>
          <w:t xml:space="preserve">Request Specs</w:t>
        </w:r>
      </w:hyperlink>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View IPP# 78892</w:t>
        </w:r>
      </w:hyperlink>
      <w:r w:rsidDel="00000000" w:rsidR="00000000" w:rsidRPr="00000000">
        <w:rPr>
          <w:rtl w:val="0"/>
        </w:rPr>
      </w:r>
    </w:p>
    <w:p w:rsidR="00000000" w:rsidDel="00000000" w:rsidP="00000000" w:rsidRDefault="00000000" w:rsidRPr="00000000" w14:paraId="0000001F">
      <w:pPr>
        <w:spacing w:after="240" w:before="240" w:lineRule="auto"/>
        <w:rPr>
          <w:color w:val="1155cc"/>
          <w:u w:val="single"/>
        </w:rPr>
      </w:pPr>
      <w:hyperlink r:id="rId19">
        <w:r w:rsidDel="00000000" w:rsidR="00000000" w:rsidRPr="00000000">
          <w:rPr>
            <w:color w:val="1155cc"/>
            <w:u w:val="single"/>
            <w:rtl w:val="0"/>
          </w:rPr>
          <w:t xml:space="preserve">Browse All Stainless Steel 316 Porcupine Dryers in Stock</w:t>
        </w:r>
      </w:hyperlink>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47oqxaleh7g" w:id="5"/>
      <w:bookmarkEnd w:id="5"/>
      <w:r w:rsidDel="00000000" w:rsidR="00000000" w:rsidRPr="00000000">
        <w:rPr>
          <w:b w:val="1"/>
          <w:bCs w:val="1"/>
          <w:color w:val="000000"/>
          <w:sz w:val="26"/>
          <w:szCs w:val="26"/>
          <w:rtl w:val="0"/>
        </w:rPr>
        <w:t xml:space="preserve">Buy Used Stainless Steel 304 Porcupine Dryers for Sale</w:t>
      </w:r>
    </w:p>
    <w:p w:rsidR="00000000" w:rsidDel="00000000" w:rsidP="00000000" w:rsidRDefault="00000000" w:rsidRPr="00000000" w14:paraId="00000021">
      <w:pPr>
        <w:spacing w:after="240" w:before="240" w:lineRule="auto"/>
        <w:rPr/>
      </w:pPr>
      <w:r w:rsidDel="00000000" w:rsidR="00000000" w:rsidRPr="00000000">
        <w:rPr>
          <w:rtl w:val="0"/>
        </w:rPr>
        <w:t xml:space="preserve">IPP stocks Stainless Steel 304 porcupine dryers for general-purpose and industrial drying applications. Available from Gale Process Solutions.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v6yqty47nfis" w:id="6"/>
      <w:bookmarkEnd w:id="6"/>
      <w:r w:rsidDel="00000000" w:rsidR="00000000" w:rsidRPr="00000000">
        <w:rPr>
          <w:b w:val="1"/>
          <w:bCs w:val="1"/>
          <w:color w:val="000000"/>
          <w:sz w:val="22"/>
          <w:szCs w:val="22"/>
          <w:rtl w:val="0"/>
        </w:rPr>
        <w:t xml:space="preserve">[Stainless Steel 304] Gale Process Solutions SS 304 — 1,050 mm (41.3 in) (</w:t>
      </w:r>
      <w:hyperlink r:id="rId20">
        <w:r w:rsidDel="00000000" w:rsidR="00000000" w:rsidRPr="00000000">
          <w:rPr>
            <w:b w:val="1"/>
            <w:bCs w:val="1"/>
            <w:color w:val="1155cc"/>
            <w:sz w:val="22"/>
            <w:szCs w:val="22"/>
            <w:u w:val="single"/>
            <w:rtl w:val="0"/>
          </w:rPr>
          <w:t xml:space="preserve">IPP# 246885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Used Gale Process Solutions Stainless Steel 304 dryer-porcupine. 1,050 mm (42 in) diameter x 3,050 mm (120 in) length with 2.6 m³ (90.8 ft³) total working volume.</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Manufacturer and Model: Gale Process Solutions 1P4210JTB</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Diameter: 1,050 mm (42 in) x Length: 3,050 mm (120 in)</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Total Heat Transfer Surface Area: 44 m² (474 ft²) total heat transfer area</w:t>
      </w:r>
    </w:p>
    <w:p w:rsidR="00000000" w:rsidDel="00000000" w:rsidP="00000000" w:rsidRDefault="00000000" w:rsidRPr="00000000" w14:paraId="00000029">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246885</w:t>
        </w:r>
      </w:hyperlink>
      <w:r w:rsidDel="00000000" w:rsidR="00000000" w:rsidRPr="00000000">
        <w:rPr>
          <w:rtl w:val="0"/>
        </w:rPr>
      </w:r>
    </w:p>
    <w:p w:rsidR="00000000" w:rsidDel="00000000" w:rsidP="00000000" w:rsidRDefault="00000000" w:rsidRPr="00000000" w14:paraId="0000002A">
      <w:pPr>
        <w:spacing w:after="240" w:before="240" w:lineRule="auto"/>
        <w:rPr>
          <w:color w:val="1155cc"/>
          <w:u w:val="single"/>
        </w:rPr>
      </w:pPr>
      <w:hyperlink r:id="rId24">
        <w:r w:rsidDel="00000000" w:rsidR="00000000" w:rsidRPr="00000000">
          <w:rPr>
            <w:color w:val="1155cc"/>
            <w:u w:val="single"/>
            <w:rtl w:val="0"/>
          </w:rPr>
          <w:t xml:space="preserve">Browse All Stainless Steel 304 Porcupine Dryers in Stock</w:t>
        </w:r>
      </w:hyperlink>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bphjwl48l8c4" w:id="7"/>
      <w:bookmarkEnd w:id="7"/>
      <w:r w:rsidDel="00000000" w:rsidR="00000000" w:rsidRPr="00000000">
        <w:rPr>
          <w:b w:val="1"/>
          <w:bCs w:val="1"/>
          <w:sz w:val="34"/>
          <w:szCs w:val="34"/>
          <w:rtl w:val="0"/>
        </w:rPr>
        <w:t xml:space="preserve">Buy Used Porcupine Dryers for Sale by Manufacturer</w:t>
      </w:r>
    </w:p>
    <w:p w:rsidR="00000000" w:rsidDel="00000000" w:rsidP="00000000" w:rsidRDefault="00000000" w:rsidRPr="00000000" w14:paraId="0000002D">
      <w:pPr>
        <w:spacing w:after="240" w:before="240" w:lineRule="auto"/>
        <w:rPr/>
      </w:pPr>
      <w:r w:rsidDel="00000000" w:rsidR="00000000" w:rsidRPr="00000000">
        <w:rPr>
          <w:rtl w:val="0"/>
        </w:rPr>
        <w:t xml:space="preserve">IPP stocks porcupine dryers from Gale Process Solutions, a leading OEM for indirect thermal drying equipment. Buying from the original equipment manufacturer helps ensure compatibility with existing plant infrastructure and replacement parts.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3v1w9ijbdv6" w:id="8"/>
      <w:bookmarkEnd w:id="8"/>
      <w:r w:rsidDel="00000000" w:rsidR="00000000" w:rsidRPr="00000000">
        <w:rPr>
          <w:b w:val="1"/>
          <w:bCs w:val="1"/>
          <w:color w:val="000000"/>
          <w:sz w:val="26"/>
          <w:szCs w:val="26"/>
          <w:rtl w:val="0"/>
        </w:rPr>
        <w:t xml:space="preserve">Buy Used Gale Process Solutions Porcupine Dryers for Sale</w:t>
      </w:r>
    </w:p>
    <w:p w:rsidR="00000000" w:rsidDel="00000000" w:rsidP="00000000" w:rsidRDefault="00000000" w:rsidRPr="00000000" w14:paraId="0000002F">
      <w:pPr>
        <w:spacing w:after="240" w:before="240" w:lineRule="auto"/>
        <w:rPr/>
      </w:pPr>
      <w:r w:rsidDel="00000000" w:rsidR="00000000" w:rsidRPr="00000000">
        <w:rPr>
          <w:rtl w:val="0"/>
        </w:rPr>
        <w:t xml:space="preserve">Gale Process Solutions is the sole manufacturer represented in IPP's current porcupine dryer inventory. Available model families include the 1P4210 and 1P1203 series in used and unused conditions.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g9z75s6ciwa9" w:id="9"/>
      <w:bookmarkEnd w:id="9"/>
      <w:r w:rsidDel="00000000" w:rsidR="00000000" w:rsidRPr="00000000">
        <w:rPr>
          <w:b w:val="1"/>
          <w:bCs w:val="1"/>
          <w:color w:val="000000"/>
          <w:sz w:val="22"/>
          <w:szCs w:val="22"/>
          <w:rtl w:val="0"/>
        </w:rPr>
        <w:t xml:space="preserve">[Gale Process Solutions] Gale 1P4210JTB — SS 304 (</w:t>
      </w:r>
      <w:hyperlink r:id="rId25">
        <w:r w:rsidDel="00000000" w:rsidR="00000000" w:rsidRPr="00000000">
          <w:rPr>
            <w:b w:val="1"/>
            <w:bCs w:val="1"/>
            <w:color w:val="1155cc"/>
            <w:sz w:val="22"/>
            <w:szCs w:val="22"/>
            <w:u w:val="single"/>
            <w:rtl w:val="0"/>
          </w:rPr>
          <w:t xml:space="preserve">IPP# 246885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Used Gale Process Solutions 1P4210JTB Stainless Steel 304 dryer-porcupine with 2.6 m³ (90.8 ft³) total working volume and 44 m² </w:t>
      </w:r>
      <w:r w:rsidDel="00000000" w:rsidR="00000000" w:rsidRPr="00000000">
        <w:rPr>
          <w:rtl w:val="0"/>
        </w:rPr>
        <w:t xml:space="preserve">(474 ft²)</w:t>
      </w:r>
      <w:r w:rsidDel="00000000" w:rsidR="00000000" w:rsidRPr="00000000">
        <w:rPr>
          <w:rtl w:val="0"/>
        </w:rPr>
        <w:t xml:space="preserve"> total heat transfer surface area.</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Diameter: 1,050 mm (42 in) x Length: 3,050 mm (120 in)</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Total Working Volume: 2.6 m³ (90.8 ft³) working volume</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Total Heat Transfer Surface Area: 44 m² (474 ft²) heat transfer area</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7">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246885</w:t>
        </w:r>
      </w:hyperlink>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96otcw980kpr" w:id="10"/>
      <w:bookmarkEnd w:id="10"/>
      <w:r w:rsidDel="00000000" w:rsidR="00000000" w:rsidRPr="00000000">
        <w:rPr>
          <w:b w:val="1"/>
          <w:bCs w:val="1"/>
          <w:color w:val="000000"/>
          <w:sz w:val="22"/>
          <w:szCs w:val="22"/>
          <w:rtl w:val="0"/>
        </w:rPr>
        <w:t xml:space="preserve">Gale 1P1203JTC-S — SS 316 (</w:t>
      </w:r>
      <w:hyperlink r:id="rId29">
        <w:r w:rsidDel="00000000" w:rsidR="00000000" w:rsidRPr="00000000">
          <w:rPr>
            <w:b w:val="1"/>
            <w:bCs w:val="1"/>
            <w:color w:val="1155cc"/>
            <w:sz w:val="22"/>
            <w:szCs w:val="22"/>
            <w:u w:val="single"/>
            <w:rtl w:val="0"/>
          </w:rPr>
          <w:t xml:space="preserve">IPP# 76672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Used Gale Process Solutions 1P1203JTC-S Stainless Steel 316 dryer-porcupine. 304.8 mm (12 in) diameter x 914 mm (36 in) length.</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Porcupine Operating Pressure: 10.3 bar (150 psi) operating pressure</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Total Heat Transfer Surface Area: 2.2 m² (24 ft²) heat transfer area</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F">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76672</w:t>
        </w:r>
      </w:hyperlink>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hpqc8f54c9s1" w:id="11"/>
      <w:bookmarkEnd w:id="11"/>
      <w:r w:rsidDel="00000000" w:rsidR="00000000" w:rsidRPr="00000000">
        <w:rPr>
          <w:b w:val="1"/>
          <w:bCs w:val="1"/>
          <w:color w:val="000000"/>
          <w:sz w:val="22"/>
          <w:szCs w:val="22"/>
          <w:rtl w:val="0"/>
        </w:rPr>
        <w:t xml:space="preserve">Gale 1P1203JTB — SS 316 Unused (</w:t>
      </w:r>
      <w:hyperlink r:id="rId33">
        <w:r w:rsidDel="00000000" w:rsidR="00000000" w:rsidRPr="00000000">
          <w:rPr>
            <w:b w:val="1"/>
            <w:bCs w:val="1"/>
            <w:color w:val="1155cc"/>
            <w:sz w:val="22"/>
            <w:szCs w:val="22"/>
            <w:u w:val="single"/>
            <w:rtl w:val="0"/>
          </w:rPr>
          <w:t xml:space="preserve">IPP# 78892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Unused Gale Process Solutions 1P1203JTB Stainless Steel 316 dryer-porcupine. 304.8 mm (12 in) diameter x 914 mm (36 in) length.</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Jacket Operating Pressure: 10.3 bar (150 psi) operating pressure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Total Heat Transfer Surface Area: 1.83 m² (19.7 ft²) heat transfer area</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47">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78892</w:t>
        </w:r>
      </w:hyperlink>
      <w:r w:rsidDel="00000000" w:rsidR="00000000" w:rsidRPr="00000000">
        <w:rPr>
          <w:rtl w:val="0"/>
        </w:rPr>
      </w:r>
    </w:p>
    <w:p w:rsidR="00000000" w:rsidDel="00000000" w:rsidP="00000000" w:rsidRDefault="00000000" w:rsidRPr="00000000" w14:paraId="00000048">
      <w:pPr>
        <w:spacing w:after="240" w:before="240" w:lineRule="auto"/>
        <w:rPr>
          <w:color w:val="1155cc"/>
          <w:u w:val="single"/>
        </w:rPr>
      </w:pPr>
      <w:hyperlink r:id="rId37">
        <w:r w:rsidDel="00000000" w:rsidR="00000000" w:rsidRPr="00000000">
          <w:rPr>
            <w:color w:val="1155cc"/>
            <w:u w:val="single"/>
            <w:rtl w:val="0"/>
          </w:rPr>
          <w:t xml:space="preserve">Browse All Gale Process Solutions Porcupine Dryers in Stock</w:t>
        </w:r>
      </w:hyperlink>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f4m1wos8mfml" w:id="12"/>
      <w:bookmarkEnd w:id="12"/>
      <w:r w:rsidDel="00000000" w:rsidR="00000000" w:rsidRPr="00000000">
        <w:rPr>
          <w:b w:val="1"/>
          <w:bCs w:val="1"/>
          <w:sz w:val="34"/>
          <w:szCs w:val="34"/>
          <w:rtl w:val="0"/>
        </w:rPr>
        <w:t xml:space="preserve">Buy Used Porcupine Dryers for Sale by Condition</w:t>
      </w:r>
    </w:p>
    <w:p w:rsidR="00000000" w:rsidDel="00000000" w:rsidP="00000000" w:rsidRDefault="00000000" w:rsidRPr="00000000" w14:paraId="0000004B">
      <w:pPr>
        <w:spacing w:after="240" w:before="240" w:lineRule="auto"/>
        <w:rPr/>
      </w:pPr>
      <w:r w:rsidDel="00000000" w:rsidR="00000000" w:rsidRPr="00000000">
        <w:rPr>
          <w:rtl w:val="0"/>
        </w:rPr>
        <w:t xml:space="preserve">IPP stocks porcupine dryers in used and unused condition grades. Choose the condition that matches your budget, timeline, and performance requirements.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bcbqfr69wzg" w:id="13"/>
      <w:bookmarkEnd w:id="13"/>
      <w:r w:rsidDel="00000000" w:rsidR="00000000" w:rsidRPr="00000000">
        <w:rPr>
          <w:b w:val="1"/>
          <w:bCs w:val="1"/>
          <w:color w:val="000000"/>
          <w:sz w:val="26"/>
          <w:szCs w:val="26"/>
          <w:rtl w:val="0"/>
        </w:rPr>
        <w:t xml:space="preserve">Buy Used Porcupine Dryers for Sale</w:t>
      </w:r>
    </w:p>
    <w:p w:rsidR="00000000" w:rsidDel="00000000" w:rsidP="00000000" w:rsidRDefault="00000000" w:rsidRPr="00000000" w14:paraId="0000004D">
      <w:pPr>
        <w:spacing w:after="240" w:before="240" w:lineRule="auto"/>
        <w:rPr/>
      </w:pPr>
      <w:r w:rsidDel="00000000" w:rsidR="00000000" w:rsidRPr="00000000">
        <w:rPr>
          <w:rtl w:val="0"/>
        </w:rPr>
        <w:t xml:space="preserve">Good used porcupine dryers are the deepest condition position in IPP's porcupine dryer inventory. These units were previously installed in production service, inspected on intake, and are offered as-is at the lowest price point while retaining original OEM rotor and jacket hardware.</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22u1phu4mz8g" w:id="14"/>
      <w:bookmarkEnd w:id="14"/>
      <w:r w:rsidDel="00000000" w:rsidR="00000000" w:rsidRPr="00000000">
        <w:rPr>
          <w:b w:val="1"/>
          <w:bCs w:val="1"/>
          <w:color w:val="000000"/>
          <w:sz w:val="22"/>
          <w:szCs w:val="22"/>
          <w:rtl w:val="0"/>
        </w:rPr>
        <w:t xml:space="preserve">Used Gale 1P4210JTB — SS 304 (</w:t>
      </w:r>
      <w:hyperlink r:id="rId38">
        <w:r w:rsidDel="00000000" w:rsidR="00000000" w:rsidRPr="00000000">
          <w:rPr>
            <w:b w:val="1"/>
            <w:bCs w:val="1"/>
            <w:color w:val="1155cc"/>
            <w:sz w:val="22"/>
            <w:szCs w:val="22"/>
            <w:u w:val="single"/>
            <w:rtl w:val="0"/>
          </w:rPr>
          <w:t xml:space="preserve">IPP# 246885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Gale Process Solutions 1P4210JTB Stainless Steel 304 dryer-porcupine with 1,050 mm (42 in) diameter, 3,050 mm (120 in) length, and 2.6 m³ (90.8 ft³) total working volume.</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Diameter: 1,050 mm (42 in) x Length: 3,050 mm (120 in)</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Total Working Volume: 2.6 m³ (90.8 ft³) working volume</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Total Heat Transfer Surface Area: 44 m² (474 ft²) heat transfer area</w:t>
      </w:r>
    </w:p>
    <w:p w:rsidR="00000000" w:rsidDel="00000000" w:rsidP="00000000" w:rsidRDefault="00000000" w:rsidRPr="00000000" w14:paraId="00000055">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246885</w:t>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lx7q8m7fhgs6" w:id="15"/>
      <w:bookmarkEnd w:id="15"/>
      <w:r w:rsidDel="00000000" w:rsidR="00000000" w:rsidRPr="00000000">
        <w:rPr>
          <w:b w:val="1"/>
          <w:bCs w:val="1"/>
          <w:color w:val="000000"/>
          <w:sz w:val="22"/>
          <w:szCs w:val="22"/>
          <w:rtl w:val="0"/>
        </w:rPr>
        <w:t xml:space="preserve">Used Gale 1P1203JTC-S — SS 316 (</w:t>
      </w:r>
      <w:hyperlink r:id="rId42">
        <w:r w:rsidDel="00000000" w:rsidR="00000000" w:rsidRPr="00000000">
          <w:rPr>
            <w:b w:val="1"/>
            <w:bCs w:val="1"/>
            <w:color w:val="1155cc"/>
            <w:sz w:val="22"/>
            <w:szCs w:val="22"/>
            <w:u w:val="single"/>
            <w:rtl w:val="0"/>
          </w:rPr>
          <w:t xml:space="preserve">IPP# 76672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Used Gale Process Solutions 1P1203JTC-S Stainless Steel 316 dryer-porcupine. 304.8 mm (12 in) diameter x 914 mm (36 in) length with 10.3 bar (150 psi) operating pressure.</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Porcupine Operating Pressure: 10.3 bar (150 psi) operating pressure</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Total Heat Transfer Surface Area: 2.2 m² (24 ft²) heat transfer area</w:t>
      </w:r>
    </w:p>
    <w:p w:rsidR="00000000" w:rsidDel="00000000" w:rsidP="00000000" w:rsidRDefault="00000000" w:rsidRPr="00000000" w14:paraId="0000005D">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76672</w:t>
        </w:r>
      </w:hyperlink>
      <w:r w:rsidDel="00000000" w:rsidR="00000000" w:rsidRPr="00000000">
        <w:rPr>
          <w:rtl w:val="0"/>
        </w:rPr>
      </w:r>
    </w:p>
    <w:p w:rsidR="00000000" w:rsidDel="00000000" w:rsidP="00000000" w:rsidRDefault="00000000" w:rsidRPr="00000000" w14:paraId="0000005E">
      <w:pPr>
        <w:spacing w:after="240" w:before="240" w:lineRule="auto"/>
        <w:rPr>
          <w:color w:val="1155cc"/>
          <w:u w:val="single"/>
        </w:rPr>
      </w:pPr>
      <w:hyperlink r:id="rId46">
        <w:r w:rsidDel="00000000" w:rsidR="00000000" w:rsidRPr="00000000">
          <w:rPr>
            <w:color w:val="1155cc"/>
            <w:u w:val="single"/>
            <w:rtl w:val="0"/>
          </w:rPr>
          <w:t xml:space="preserve">Browse All Used Porcupine Dryers in Stock</w:t>
        </w:r>
      </w:hyperlink>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a1l248ds6hpx" w:id="16"/>
      <w:bookmarkEnd w:id="16"/>
      <w:r w:rsidDel="00000000" w:rsidR="00000000" w:rsidRPr="00000000">
        <w:rPr>
          <w:b w:val="1"/>
          <w:bCs w:val="1"/>
          <w:color w:val="000000"/>
          <w:sz w:val="26"/>
          <w:szCs w:val="26"/>
          <w:rtl w:val="0"/>
        </w:rPr>
        <w:t xml:space="preserve">Buy Unused Porcupine Dryers for Sale</w:t>
      </w:r>
    </w:p>
    <w:p w:rsidR="00000000" w:rsidDel="00000000" w:rsidP="00000000" w:rsidRDefault="00000000" w:rsidRPr="00000000" w14:paraId="00000060">
      <w:pPr>
        <w:spacing w:after="240" w:before="240" w:lineRule="auto"/>
        <w:rPr/>
      </w:pPr>
      <w:r w:rsidDel="00000000" w:rsidR="00000000" w:rsidRPr="00000000">
        <w:rPr>
          <w:rtl w:val="0"/>
        </w:rPr>
        <w:t xml:space="preserve">Unused porcupine dryers were manufactured and delivered but never placed into service. These surplus units deliver new-equipment performance with immediate availability, typically at a discount versus ordering the same machine from the OEM.</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gtf64rmx0b2l" w:id="17"/>
      <w:bookmarkEnd w:id="17"/>
      <w:r w:rsidDel="00000000" w:rsidR="00000000" w:rsidRPr="00000000">
        <w:rPr>
          <w:b w:val="1"/>
          <w:bCs w:val="1"/>
          <w:color w:val="000000"/>
          <w:sz w:val="22"/>
          <w:szCs w:val="22"/>
          <w:rtl w:val="0"/>
        </w:rPr>
        <w:t xml:space="preserve">[Unused Surplus] Unused Gale 1P1203JTB — SS 316 (</w:t>
      </w:r>
      <w:hyperlink r:id="rId47">
        <w:r w:rsidDel="00000000" w:rsidR="00000000" w:rsidRPr="00000000">
          <w:rPr>
            <w:b w:val="1"/>
            <w:bCs w:val="1"/>
            <w:color w:val="1155cc"/>
            <w:sz w:val="22"/>
            <w:szCs w:val="22"/>
            <w:u w:val="single"/>
            <w:rtl w:val="0"/>
          </w:rPr>
          <w:t xml:space="preserve">IPP# 78892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Unused Gale Process Solutions 1P1203JTB Stainless Steel 316 dryer-porcupine. 304.8 mm (12 in) diameter x 914 mm (36 in) length with 10.3 bar (150 psi) operating pressure.</w:t>
      </w:r>
    </w:p>
    <w:p w:rsidR="00000000" w:rsidDel="00000000" w:rsidP="00000000" w:rsidRDefault="00000000" w:rsidRPr="00000000" w14:paraId="00000063">
      <w:pPr>
        <w:numPr>
          <w:ilvl w:val="0"/>
          <w:numId w:val="1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tl w:val="0"/>
        </w:rPr>
        <w:t xml:space="preserve">Diameter: 304.8 mm (12 in) x Length: 914 mm (36 in)</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Porcupine Operating Pressure: 10.3 bar (150 psi) operating pressure</w:t>
      </w:r>
    </w:p>
    <w:p w:rsidR="00000000" w:rsidDel="00000000" w:rsidP="00000000" w:rsidRDefault="00000000" w:rsidRPr="00000000" w14:paraId="00000067">
      <w:pPr>
        <w:numPr>
          <w:ilvl w:val="0"/>
          <w:numId w:val="13"/>
        </w:numPr>
        <w:spacing w:after="240" w:before="0" w:beforeAutospacing="0" w:lineRule="auto"/>
        <w:ind w:left="720" w:hanging="360"/>
      </w:pPr>
      <w:r w:rsidDel="00000000" w:rsidR="00000000" w:rsidRPr="00000000">
        <w:rPr>
          <w:rtl w:val="0"/>
        </w:rPr>
        <w:t xml:space="preserve">Total Heat Transfer Surface Area: 1.83 m² (19.7 ft²) heat transfer area</w:t>
      </w:r>
    </w:p>
    <w:p w:rsidR="00000000" w:rsidDel="00000000" w:rsidP="00000000" w:rsidRDefault="00000000" w:rsidRPr="00000000" w14:paraId="00000068">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78892</w:t>
        </w:r>
      </w:hyperlink>
      <w:r w:rsidDel="00000000" w:rsidR="00000000" w:rsidRPr="00000000">
        <w:rPr>
          <w:rtl w:val="0"/>
        </w:rPr>
      </w:r>
    </w:p>
    <w:p w:rsidR="00000000" w:rsidDel="00000000" w:rsidP="00000000" w:rsidRDefault="00000000" w:rsidRPr="00000000" w14:paraId="00000069">
      <w:pPr>
        <w:spacing w:after="240" w:before="240" w:lineRule="auto"/>
        <w:rPr>
          <w:color w:val="1155cc"/>
          <w:u w:val="single"/>
        </w:rPr>
      </w:pPr>
      <w:hyperlink r:id="rId51">
        <w:r w:rsidDel="00000000" w:rsidR="00000000" w:rsidRPr="00000000">
          <w:rPr>
            <w:color w:val="1155cc"/>
            <w:u w:val="single"/>
            <w:rtl w:val="0"/>
          </w:rPr>
          <w:t xml:space="preserve">Browse All Unused Porcupine Dryers in Stock</w:t>
        </w:r>
      </w:hyperlink>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xzbfbejqu1x" w:id="18"/>
      <w:bookmarkEnd w:id="18"/>
      <w:r w:rsidDel="00000000" w:rsidR="00000000" w:rsidRPr="00000000">
        <w:rPr>
          <w:b w:val="1"/>
          <w:bCs w:val="1"/>
          <w:sz w:val="34"/>
          <w:szCs w:val="34"/>
          <w:rtl w:val="0"/>
        </w:rPr>
        <w:t xml:space="preserve">Ready to Buy a Used Porcupine Dryer?</w:t>
      </w:r>
    </w:p>
    <w:p w:rsidR="00000000" w:rsidDel="00000000" w:rsidP="00000000" w:rsidRDefault="00000000" w:rsidRPr="00000000" w14:paraId="0000006C">
      <w:pPr>
        <w:spacing w:after="240" w:before="240" w:lineRule="auto"/>
        <w:rPr/>
      </w:pPr>
      <w:r w:rsidDel="00000000" w:rsidR="00000000" w:rsidRPr="00000000">
        <w:rPr>
          <w:rtl w:val="0"/>
        </w:rPr>
        <w:t xml:space="preserve">Tell us your specifications and requirements. Our team will match your needs against current porcupine dryers inventory and provide a detailed quote.</w:t>
      </w:r>
    </w:p>
    <w:p w:rsidR="00000000" w:rsidDel="00000000" w:rsidP="00000000" w:rsidRDefault="00000000" w:rsidRPr="00000000" w14:paraId="0000006D">
      <w:pPr>
        <w:spacing w:after="240" w:before="240" w:lineRule="auto"/>
        <w:rPr>
          <w:color w:val="1155cc"/>
          <w:u w:val="single"/>
        </w:rPr>
      </w:pPr>
      <w:hyperlink r:id="rId52">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fal28jnwcmvm" w:id="19"/>
      <w:bookmarkEnd w:id="19"/>
      <w:r w:rsidDel="00000000" w:rsidR="00000000" w:rsidRPr="00000000">
        <w:rPr>
          <w:b w:val="1"/>
          <w:bCs w:val="1"/>
          <w:sz w:val="34"/>
          <w:szCs w:val="34"/>
          <w:rtl w:val="0"/>
        </w:rPr>
        <w:t xml:space="preserve">Buying Used Porcupine Dryers vs Buying New</w:t>
      </w:r>
    </w:p>
    <w:p w:rsidR="00000000" w:rsidDel="00000000" w:rsidP="00000000" w:rsidRDefault="00000000" w:rsidRPr="00000000" w14:paraId="00000070">
      <w:pPr>
        <w:spacing w:after="240" w:before="240" w:lineRule="auto"/>
        <w:rPr/>
      </w:pPr>
      <w:r w:rsidDel="00000000" w:rsidR="00000000" w:rsidRPr="00000000">
        <w:rPr>
          <w:rtl w:val="0"/>
        </w:rPr>
        <w:t xml:space="preserve">Buying used porcupine dryers from IPP can save up to 50% of capital and 90% of lead time versus buying new. Here is how used and new porcupine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28.0511182108626"/>
        <w:gridCol w:w="3414.05750798722"/>
        <w:tblGridChange w:id="0">
          <w:tblGrid>
            <w:gridCol w:w="2217.891373801917"/>
            <w:gridCol w:w="3728.0511182108626"/>
            <w:gridCol w:w="3414.057507987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Extended lead times (new OEM order)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Stainless Steel 316, Stainless Steel 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Gale Process Solutions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New raw material consumption</w:t>
            </w:r>
          </w:p>
        </w:tc>
      </w:tr>
    </w:tbl>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8wf3bo3iq3kf" w:id="20"/>
      <w:bookmarkEnd w:id="20"/>
      <w:r w:rsidDel="00000000" w:rsidR="00000000" w:rsidRPr="00000000">
        <w:rPr>
          <w:b w:val="1"/>
          <w:bCs w:val="1"/>
          <w:sz w:val="34"/>
          <w:szCs w:val="34"/>
          <w:rtl w:val="0"/>
        </w:rPr>
        <w:t xml:space="preserve">Advantages of Buying Used Porcupine Dryers from IPP</w:t>
      </w:r>
    </w:p>
    <w:p w:rsidR="00000000" w:rsidDel="00000000" w:rsidP="00000000" w:rsidRDefault="00000000" w:rsidRPr="00000000" w14:paraId="00000085">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porcupine dryers ready for your process.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aiu5aue9vir1" w:id="21"/>
      <w:bookmarkEnd w:id="2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87">
      <w:pPr>
        <w:spacing w:after="240" w:before="240" w:lineRule="auto"/>
        <w:rPr/>
      </w:pPr>
      <w:r w:rsidDel="00000000" w:rsidR="00000000" w:rsidRPr="00000000">
        <w:rPr>
          <w:rtl w:val="0"/>
        </w:rPr>
        <w:t xml:space="preserve">Buying used porcupine dryers from IPP can save up to 50% of capital and 90% of lead time versus buying new.</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omzfxfix1x2w" w:id="22"/>
      <w:bookmarkEnd w:id="2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89">
      <w:pPr>
        <w:spacing w:after="240" w:before="240" w:lineRule="auto"/>
        <w:rPr/>
      </w:pPr>
      <w:r w:rsidDel="00000000" w:rsidR="00000000" w:rsidRPr="00000000">
        <w:rPr>
          <w:rtl w:val="0"/>
        </w:rPr>
        <w:t xml:space="preserve">In-stock porcupine dryers from IPP are ready to ship. IPP's GPS subsidiary also supplies new custom-built equipment with 12–16 week average delivery.</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uvgqty7yb4yg" w:id="23"/>
      <w:bookmarkEnd w:id="2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8B">
      <w:pPr>
        <w:spacing w:after="240" w:before="240" w:lineRule="auto"/>
        <w:rPr/>
      </w:pPr>
      <w:r w:rsidDel="00000000" w:rsidR="00000000" w:rsidRPr="00000000">
        <w:rPr>
          <w:rtl w:val="0"/>
        </w:rPr>
        <w:t xml:space="preserve">IPP stocks porcupine dryers from Gale Process Solutions and other manufacturers. Every unit is an original OEM product with traceable provenance.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1r8hk9voy3dq" w:id="24"/>
      <w:bookmarkEnd w:id="2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8D">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4w6m7496jabd" w:id="25"/>
      <w:bookmarkEnd w:id="2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8F">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8fkplewdqc4x" w:id="26"/>
      <w:bookmarkEnd w:id="2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91">
      <w:pPr>
        <w:spacing w:after="240" w:before="240" w:lineRule="auto"/>
        <w:rPr/>
      </w:pPr>
      <w:r w:rsidDel="00000000" w:rsidR="00000000" w:rsidRPr="00000000">
        <w:rPr>
          <w:rtl w:val="0"/>
        </w:rPr>
        <w:t xml:space="preserve">IPP stocks porcupine dryers across a wide range of specifications to match your process requirements.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yohw40v5ftyl" w:id="27"/>
      <w:bookmarkEnd w:id="27"/>
      <w:r w:rsidDel="00000000" w:rsidR="00000000" w:rsidRPr="00000000">
        <w:rPr>
          <w:b w:val="1"/>
          <w:bCs w:val="1"/>
          <w:sz w:val="34"/>
          <w:szCs w:val="34"/>
          <w:rtl w:val="0"/>
        </w:rPr>
        <w:t xml:space="preserve">How Buying a Used Porcupine Dryer Works</w:t>
      </w:r>
    </w:p>
    <w:p w:rsidR="00000000" w:rsidDel="00000000" w:rsidP="00000000" w:rsidRDefault="00000000" w:rsidRPr="00000000" w14:paraId="00000094">
      <w:pPr>
        <w:spacing w:after="240" w:before="240" w:lineRule="auto"/>
        <w:rPr/>
      </w:pPr>
      <w:r w:rsidDel="00000000" w:rsidR="00000000" w:rsidRPr="00000000">
        <w:rPr>
          <w:rtl w:val="0"/>
        </w:rPr>
        <w:t xml:space="preserve">The process of purchasing used porcupine dryers from IPP follows five steps, from specification to delivery.</w:t>
      </w:r>
    </w:p>
    <w:p w:rsidR="00000000" w:rsidDel="00000000" w:rsidP="00000000" w:rsidRDefault="00000000" w:rsidRPr="00000000" w14:paraId="00000095">
      <w:pPr>
        <w:numPr>
          <w:ilvl w:val="0"/>
          <w:numId w:val="11"/>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at one of our global locations.</w:t>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99">
      <w:pPr>
        <w:numPr>
          <w:ilvl w:val="0"/>
          <w:numId w:val="11"/>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q6808uflq8x6" w:id="28"/>
      <w:bookmarkEnd w:id="28"/>
      <w:r w:rsidDel="00000000" w:rsidR="00000000" w:rsidRPr="00000000">
        <w:rPr>
          <w:b w:val="1"/>
          <w:bCs w:val="1"/>
          <w:sz w:val="34"/>
          <w:szCs w:val="34"/>
          <w:rtl w:val="0"/>
        </w:rPr>
        <w:t xml:space="preserve">Industries That Buy Used Porcupine Dryers</w:t>
      </w:r>
    </w:p>
    <w:p w:rsidR="00000000" w:rsidDel="00000000" w:rsidP="00000000" w:rsidRDefault="00000000" w:rsidRPr="00000000" w14:paraId="0000009C">
      <w:pPr>
        <w:spacing w:after="240" w:before="240" w:lineRule="auto"/>
        <w:rPr/>
      </w:pPr>
      <w:r w:rsidDel="00000000" w:rsidR="00000000" w:rsidRPr="00000000">
        <w:rPr>
          <w:rtl w:val="0"/>
        </w:rPr>
        <w:t xml:space="preserve">IPP supplies used porcupine dryers to manufacturers across multiple process industries worldwide.</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A4">
      <w:pPr>
        <w:numPr>
          <w:ilvl w:val="0"/>
          <w:numId w:val="4"/>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d46i9esuiy9v" w:id="29"/>
      <w:bookmarkEnd w:id="29"/>
      <w:r w:rsidDel="00000000" w:rsidR="00000000" w:rsidRPr="00000000">
        <w:rPr>
          <w:b w:val="1"/>
          <w:bCs w:val="1"/>
          <w:sz w:val="34"/>
          <w:szCs w:val="34"/>
          <w:rtl w:val="0"/>
        </w:rPr>
        <w:t xml:space="preserve">Frequently Asked Questions About Buying Used Porcupine Dryers</w:t>
      </w:r>
    </w:p>
    <w:p w:rsidR="00000000" w:rsidDel="00000000" w:rsidP="00000000" w:rsidRDefault="00000000" w:rsidRPr="00000000" w14:paraId="000000A7">
      <w:pPr>
        <w:spacing w:after="240" w:before="240" w:lineRule="auto"/>
        <w:rPr/>
      </w:pPr>
      <w:r w:rsidDel="00000000" w:rsidR="00000000" w:rsidRPr="00000000">
        <w:rPr>
          <w:rtl w:val="0"/>
        </w:rPr>
        <w:t xml:space="preserve">Answers to the most common questions from procurement teams evaluating used porcupine dryers.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Q: How many porcupine dryers does IPP have in stock?</w:t>
        <w:br w:type="textWrapping"/>
      </w:r>
      <w:r w:rsidDel="00000000" w:rsidR="00000000" w:rsidRPr="00000000">
        <w:rPr>
          <w:rtl w:val="0"/>
        </w:rPr>
        <w:t xml:space="preserve">A: IPP stocks porcupine dryers from Gale Process Solutions and other manufacturers. Available in Stainless Steel 316, Stainless Steel 304 construction. Browse the IMS inventory for current availability.</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Q: What condition grades are available for used porcupine dryers?</w:t>
        <w:br w:type="textWrapping"/>
      </w:r>
      <w:r w:rsidDel="00000000" w:rsidR="00000000" w:rsidRPr="00000000">
        <w:rPr>
          <w:rtl w:val="0"/>
        </w:rPr>
        <w:t xml:space="preserve">A: IPP stocks porcupine dryers in multiple conditions: Used, Unused. Browse the current inventory for available condition options.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Q: Does IPP sell new porcupine dryers as well as used?</w:t>
        <w:br w:type="textWrapping"/>
      </w:r>
      <w:r w:rsidDel="00000000" w:rsidR="00000000" w:rsidRPr="00000000">
        <w:rPr>
          <w:rtl w:val="0"/>
        </w:rPr>
        <w:t xml:space="preserve">A: Yes. IPP stocks new porcupine dryers through its Gale Process Solutions (GPS) subsidiary, which supplies custom-built equipment with 12–16 week average delivery. Contact IPP for details on new inventory.</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porcupine dryers in Stainless Steel 316, Stainless Steel 304 construction. Contact IPP to discuss material requirements for your application.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Q: What manufacturers of porcupine dryers does IPP stock?</w:t>
        <w:br w:type="textWrapping"/>
      </w:r>
      <w:r w:rsidDel="00000000" w:rsidR="00000000" w:rsidRPr="00000000">
        <w:rPr>
          <w:rtl w:val="0"/>
        </w:rPr>
        <w:t xml:space="preserve">A: IPP stocks porcupine dryers from Gale Process Solutions and other manufacturers. Browse the current inventory to see available manufacturers.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Q: How much can I save buying used porcupine dryers versus new?</w:t>
        <w:br w:type="textWrapping"/>
      </w:r>
      <w:r w:rsidDel="00000000" w:rsidR="00000000" w:rsidRPr="00000000">
        <w:rPr>
          <w:rtl w:val="0"/>
        </w:rPr>
        <w:t xml:space="preserve">A: Buying used porcupine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Q: How long does it take to receive porcupine dryers from IPP?</w:t>
        <w:br w:type="textWrapping"/>
      </w:r>
      <w:r w:rsidDel="00000000" w:rsidR="00000000" w:rsidRPr="00000000">
        <w:rPr>
          <w:rtl w:val="0"/>
        </w:rPr>
        <w:t xml:space="preserve">A: In-stock porcupine dryers are ready to ship. IPP's GPS subsidiary supplies new custom-built equipment with 12–16 week average delivery. IPP ships from offices in 15 countries worldwide.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fm9qhfdhu2ip" w:id="30"/>
      <w:bookmarkEnd w:id="3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B2">
      <w:pPr>
        <w:spacing w:after="240" w:before="240" w:lineRule="auto"/>
        <w:rPr/>
      </w:pPr>
      <w:r w:rsidDel="00000000" w:rsidR="00000000" w:rsidRPr="00000000">
        <w:rPr>
          <w:rtl w:val="0"/>
        </w:rPr>
        <w:t xml:space="preserve">In addition to porcupine dryers, IPP stocks equipment across multiple categories for complete process solutions.</w:t>
      </w:r>
    </w:p>
    <w:p w:rsidR="00000000" w:rsidDel="00000000" w:rsidP="00000000" w:rsidRDefault="00000000" w:rsidRPr="00000000" w14:paraId="000000B3">
      <w:pPr>
        <w:numPr>
          <w:ilvl w:val="0"/>
          <w:numId w:val="1"/>
        </w:numPr>
        <w:spacing w:after="0" w:afterAutospacing="0" w:before="240" w:lineRule="auto"/>
        <w:ind w:left="720" w:hanging="360"/>
      </w:pPr>
      <w:hyperlink r:id="rId53">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B4">
      <w:pPr>
        <w:numPr>
          <w:ilvl w:val="0"/>
          <w:numId w:val="1"/>
        </w:numPr>
        <w:spacing w:after="0" w:afterAutospacing="0" w:before="0" w:beforeAutospacing="0" w:lineRule="auto"/>
        <w:ind w:left="720" w:hanging="360"/>
      </w:pPr>
      <w:hyperlink r:id="rId54">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B5">
      <w:pPr>
        <w:numPr>
          <w:ilvl w:val="0"/>
          <w:numId w:val="1"/>
        </w:numPr>
        <w:spacing w:after="240" w:before="0" w:beforeAutospacing="0" w:lineRule="auto"/>
        <w:ind w:left="720" w:hanging="360"/>
      </w:pPr>
      <w:hyperlink r:id="rId55">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rpw8l8rp2usl" w:id="31"/>
      <w:bookmarkEnd w:id="31"/>
      <w:r w:rsidDel="00000000" w:rsidR="00000000" w:rsidRPr="00000000">
        <w:rPr>
          <w:b w:val="1"/>
          <w:bCs w:val="1"/>
          <w:color w:val="000000"/>
          <w:sz w:val="26"/>
          <w:szCs w:val="26"/>
          <w:rtl w:val="0"/>
        </w:rPr>
        <w:t xml:space="preserve">Looking for New Porcupine Dryers?</w:t>
      </w:r>
    </w:p>
    <w:p w:rsidR="00000000" w:rsidDel="00000000" w:rsidP="00000000" w:rsidRDefault="00000000" w:rsidRPr="00000000" w14:paraId="000000B8">
      <w:pPr>
        <w:spacing w:after="240" w:before="240" w:lineRule="auto"/>
        <w:rPr/>
      </w:pPr>
      <w:r w:rsidDel="00000000" w:rsidR="00000000" w:rsidRPr="00000000">
        <w:rPr>
          <w:rtl w:val="0"/>
        </w:rPr>
        <w:t xml:space="preserve">IPP Group supplies new equipment through its Gale Process Solutions (GPS) subsidiary, which provides custom-built equipment with 12–16 week average delivery. IPP also offers re-glassed equipment through its UGE (Universal Glasteel Equipment) division.</w:t>
      </w:r>
    </w:p>
    <w:p w:rsidR="00000000" w:rsidDel="00000000" w:rsidP="00000000" w:rsidRDefault="00000000" w:rsidRPr="00000000" w14:paraId="000000B9">
      <w:pPr>
        <w:spacing w:after="240" w:before="240" w:lineRule="auto"/>
        <w:rPr>
          <w:color w:val="1155cc"/>
          <w:u w:val="single"/>
        </w:rPr>
      </w:pPr>
      <w:hyperlink r:id="rId56">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dnnfghi2l5bm" w:id="32"/>
      <w:bookmarkEnd w:id="32"/>
      <w:r w:rsidDel="00000000" w:rsidR="00000000" w:rsidRPr="00000000">
        <w:rPr>
          <w:b w:val="1"/>
          <w:bCs w:val="1"/>
          <w:sz w:val="34"/>
          <w:szCs w:val="34"/>
          <w:rtl w:val="0"/>
        </w:rPr>
        <w:t xml:space="preserve">Ready to Buy Porcupine Dryers?</w:t>
      </w:r>
    </w:p>
    <w:p w:rsidR="00000000" w:rsidDel="00000000" w:rsidP="00000000" w:rsidRDefault="00000000" w:rsidRPr="00000000" w14:paraId="000000BC">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BD">
      <w:pPr>
        <w:spacing w:after="240" w:before="240" w:lineRule="auto"/>
        <w:rPr>
          <w:color w:val="1155cc"/>
          <w:u w:val="single"/>
        </w:rPr>
      </w:pPr>
      <w:hyperlink r:id="rId57">
        <w:r w:rsidDel="00000000" w:rsidR="00000000" w:rsidRPr="00000000">
          <w:rPr>
            <w:color w:val="1155cc"/>
            <w:u w:val="single"/>
            <w:rtl w:val="0"/>
          </w:rPr>
          <w:t xml:space="preserve">Contact IPP Sales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46885" TargetMode="External"/><Relationship Id="rId42" Type="http://schemas.openxmlformats.org/officeDocument/2006/relationships/hyperlink" Target="https://ims.internationalprocessplants.com/inventory/equipment/detail/76672" TargetMode="External"/><Relationship Id="rId41" Type="http://schemas.openxmlformats.org/officeDocument/2006/relationships/hyperlink" Target="https://ims.internationalprocessplants.com/inventory/equipment/detail/246885" TargetMode="External"/><Relationship Id="rId44" Type="http://schemas.openxmlformats.org/officeDocument/2006/relationships/hyperlink" Target="https://ims.internationalprocessplants.com/inventory/equipment/detail/76672"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porcupine-dryer" TargetMode="External"/><Relationship Id="rId45" Type="http://schemas.openxmlformats.org/officeDocument/2006/relationships/hyperlink" Target="https://ims.internationalprocessplants.com/inventory/equipment/detail/766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46885"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78892" TargetMode="External"/><Relationship Id="rId49" Type="http://schemas.openxmlformats.org/officeDocument/2006/relationships/hyperlink" Target="https://ims.internationalprocessplants.com/inventory/equipment/detail/78892"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porcupine-dryer" TargetMode="External"/><Relationship Id="rId8" Type="http://schemas.openxmlformats.org/officeDocument/2006/relationships/hyperlink" Target="https://ims.internationalprocessplants.com/inventory/equipment/porcupine-dryer" TargetMode="External"/><Relationship Id="rId31" Type="http://schemas.openxmlformats.org/officeDocument/2006/relationships/hyperlink" Target="https://ims.internationalprocessplants.com/inventory/equipment/detail/76672"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78892" TargetMode="External"/><Relationship Id="rId32" Type="http://schemas.openxmlformats.org/officeDocument/2006/relationships/hyperlink" Target="https://ims.internationalprocessplants.com/inventory/equipment/detail/76672" TargetMode="External"/><Relationship Id="rId35" Type="http://schemas.openxmlformats.org/officeDocument/2006/relationships/hyperlink" Target="https://ims.internationalprocessplants.com/inventory/equipment/detail/78892"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porcupine-dryer" TargetMode="External"/><Relationship Id="rId36" Type="http://schemas.openxmlformats.org/officeDocument/2006/relationships/hyperlink" Target="https://ims.internationalprocessplants.com/inventory/equipment/detail/78892"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246885" TargetMode="External"/><Relationship Id="rId20" Type="http://schemas.openxmlformats.org/officeDocument/2006/relationships/hyperlink" Target="https://ims.internationalprocessplants.com/inventory/equipment/detail/246885" TargetMode="External"/><Relationship Id="rId22" Type="http://schemas.openxmlformats.org/officeDocument/2006/relationships/hyperlink" Target="https://ims.internationalprocessplants.com/inventory/equipment/detail/246885"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porcupine-dryer" TargetMode="External"/><Relationship Id="rId23" Type="http://schemas.openxmlformats.org/officeDocument/2006/relationships/hyperlink" Target="https://ims.internationalprocessplants.com/inventory/equipment/detail/246885"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46885" TargetMode="External"/><Relationship Id="rId28" Type="http://schemas.openxmlformats.org/officeDocument/2006/relationships/hyperlink" Target="https://ims.internationalprocessplants.com/inventory/equipment/detail/246885" TargetMode="External"/><Relationship Id="rId27" Type="http://schemas.openxmlformats.org/officeDocument/2006/relationships/hyperlink" Target="https://ims.internationalprocessplants.com/inventory/equipment/detail/246885" TargetMode="External"/><Relationship Id="rId29" Type="http://schemas.openxmlformats.org/officeDocument/2006/relationships/hyperlink" Target="https://ims.internationalprocessplants.com/inventory/equipment/detail/76672" TargetMode="External"/><Relationship Id="rId51" Type="http://schemas.openxmlformats.org/officeDocument/2006/relationships/hyperlink" Target="https://ims.internationalprocessplants.com/inventory/equipment/porcupine-dryer" TargetMode="External"/><Relationship Id="rId50" Type="http://schemas.openxmlformats.org/officeDocument/2006/relationships/hyperlink" Target="https://ims.internationalprocessplants.com/inventory/equipment/detail/78892" TargetMode="External"/><Relationship Id="rId53" Type="http://schemas.openxmlformats.org/officeDocument/2006/relationships/hyperlink" Target="https://markdowntotext.com/equipment/filter/" TargetMode="External"/><Relationship Id="rId52"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76672" TargetMode="External"/><Relationship Id="rId55" Type="http://schemas.openxmlformats.org/officeDocument/2006/relationships/hyperlink" Target="https://markdowntotext.com/equipment/heat-exchanger/shell-and-tube/" TargetMode="External"/><Relationship Id="rId10" Type="http://schemas.openxmlformats.org/officeDocument/2006/relationships/hyperlink" Target="https://ims.internationalprocessplants.com/inventory/equipment/detail/76672" TargetMode="External"/><Relationship Id="rId54" Type="http://schemas.openxmlformats.org/officeDocument/2006/relationships/hyperlink" Target="https://markdowntotext.com/equipment/centrifuge/" TargetMode="External"/><Relationship Id="rId13" Type="http://schemas.openxmlformats.org/officeDocument/2006/relationships/hyperlink" Target="https://ims.internationalprocessplants.com/inventory/equipment/detail/76672" TargetMode="External"/><Relationship Id="rId57" Type="http://schemas.openxmlformats.org/officeDocument/2006/relationships/hyperlink" Target="https://markdowntotext.com/contact/" TargetMode="External"/><Relationship Id="rId12" Type="http://schemas.openxmlformats.org/officeDocument/2006/relationships/hyperlink" Target="https://markdowntotext.com/contact/" TargetMode="External"/><Relationship Id="rId56" Type="http://schemas.openxmlformats.org/officeDocument/2006/relationships/hyperlink" Target="https://markdowntotext.com/contact/" TargetMode="External"/><Relationship Id="rId15" Type="http://schemas.openxmlformats.org/officeDocument/2006/relationships/hyperlink" Target="https://ims.internationalprocessplants.com/inventory/equipment/detail/78892" TargetMode="External"/><Relationship Id="rId59" Type="http://schemas.openxmlformats.org/officeDocument/2006/relationships/hyperlink" Target="https://ims.internationalprocessplants.com/inventory/equipment/porcupine-dryer" TargetMode="External"/><Relationship Id="rId14" Type="http://schemas.openxmlformats.org/officeDocument/2006/relationships/hyperlink" Target="https://ims.internationalprocessplants.com/inventory/equipment/detail/76672" TargetMode="External"/><Relationship Id="rId58" Type="http://schemas.openxmlformats.org/officeDocument/2006/relationships/hyperlink" Target="https://ims.internationalprocessplants.com/inventory/equipment/porcupine-dryer" TargetMode="External"/><Relationship Id="rId17" Type="http://schemas.openxmlformats.org/officeDocument/2006/relationships/hyperlink" Target="https://ims.internationalprocessplants.com/inventory/equipment/detail/78892" TargetMode="External"/><Relationship Id="rId16" Type="http://schemas.openxmlformats.org/officeDocument/2006/relationships/hyperlink" Target="https://markdowntotext.com/contact/" TargetMode="External"/><Relationship Id="rId19" Type="http://schemas.openxmlformats.org/officeDocument/2006/relationships/hyperlink" Target="https://ims.internationalprocessplants.com/inventory/equipment/porcupine-dryer" TargetMode="External"/><Relationship Id="rId18" Type="http://schemas.openxmlformats.org/officeDocument/2006/relationships/hyperlink" Target="https://ims.internationalprocessplants.com/inventory/equipment/detail/788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