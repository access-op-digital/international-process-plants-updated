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3qs8uctr2wb" w:id="0"/>
      <w:bookmarkEnd w:id="0"/>
      <w:r w:rsidDel="00000000" w:rsidR="00000000" w:rsidRPr="00000000">
        <w:rPr>
          <w:b w:val="1"/>
          <w:bCs w:val="1"/>
          <w:sz w:val="46"/>
          <w:szCs w:val="46"/>
          <w:rtl w:val="0"/>
        </w:rPr>
        <w:t xml:space="preserve">Buy Used Reactors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reactors through International Process Plants gives chemical, pharmaceutical, biotech, and specialty manufacturers access to batch-type agitated and body only reactors from Pfaudler, DeDietrich, UGE, Gale Process Solutions, and other OEM manufacturers. Capacities range from 2 L to 80,000 L in glass-lined, stainless steel, Hastelloy, and titanium construction. Purchasing used saves up to 50% of capital and 90% of lead time versus buying new. IPP has supplied process equipment worldwide since 1980.</w:t>
      </w:r>
    </w:p>
    <w:p w:rsidR="00000000" w:rsidDel="00000000" w:rsidP="00000000" w:rsidRDefault="00000000" w:rsidRPr="00000000" w14:paraId="00000003">
      <w:pPr>
        <w:spacing w:after="240" w:before="240" w:lineRule="auto"/>
        <w:rPr/>
      </w:pPr>
      <w:r w:rsidDel="00000000" w:rsidR="00000000" w:rsidRPr="00000000">
        <w:rPr>
          <w:rtl w:val="0"/>
        </w:rPr>
        <w:t xml:space="preserve">IPP stocks batch-type agitated reactors with complete agitation systems and batch type body only reactor shells. Materials of construction include glass-lined, stainless steel 316, 316L, 304, and 321, Hastelloy C-22, C-276, and C-4, and titanium. Volume capacity ranges from 2 L to 80,000 L (0.5 to 21,150 gallons). Pressure ratings range from 0.14 bar (2 psi) to 358.7 bar (5,200 psi).</w:t>
      </w:r>
    </w:p>
    <w:p w:rsidR="00000000" w:rsidDel="00000000" w:rsidP="00000000" w:rsidRDefault="00000000" w:rsidRPr="00000000" w14:paraId="00000004">
      <w:pPr>
        <w:spacing w:after="240" w:before="240" w:lineRule="auto"/>
        <w:rPr/>
      </w:pPr>
      <w:r w:rsidDel="00000000" w:rsidR="00000000" w:rsidRPr="00000000">
        <w:rPr>
          <w:rtl w:val="0"/>
        </w:rPr>
        <w:t xml:space="preserve">Condition options include good used, re-glassed, new, and surplus. IPP offers re-glassed and new glass-lined reactors through its Universal Glasteel Equipment (UGE) division and new stainless steel</w:t>
      </w:r>
      <w:ins w:author="Scott Phillips" w:id="0" w:date="2026-04-21T17:33:48Z">
        <w:r w:rsidDel="00000000" w:rsidR="00000000" w:rsidRPr="00000000">
          <w:rPr>
            <w:rtl w:val="0"/>
          </w:rPr>
          <w:t xml:space="preserve"> and high alloy</w:t>
        </w:r>
      </w:ins>
      <w:r w:rsidDel="00000000" w:rsidR="00000000" w:rsidRPr="00000000">
        <w:rPr>
          <w:rtl w:val="0"/>
        </w:rPr>
        <w:t xml:space="preserve"> reactors through Gale Process Solutions (GPS). All vessels are ASME-coded, National Board, CRN, CE-marked, or PED compliant, with sanitary and clean-in-place (CIP/SIP) options available. Purchasing used reactors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w:t>
      </w:r>
      <w:ins w:author="Scott Phillips" w:id="1" w:date="2026-04-21T17:35:38Z">
        <w:r w:rsidDel="00000000" w:rsidR="00000000" w:rsidRPr="00000000">
          <w:rPr>
            <w:rtl w:val="0"/>
          </w:rPr>
          <w:t xml:space="preserve">7</w:t>
        </w:r>
      </w:ins>
      <w:del w:author="Scott Phillips" w:id="1" w:date="2026-04-21T17:35:38Z">
        <w:r w:rsidDel="00000000" w:rsidR="00000000" w:rsidRPr="00000000">
          <w:rPr>
            <w:rtl w:val="0"/>
          </w:rPr>
          <w:delText xml:space="preserve">2</w:delText>
        </w:r>
      </w:del>
      <w:r w:rsidDel="00000000" w:rsidR="00000000" w:rsidRPr="00000000">
        <w:rPr>
          <w:rtl w:val="0"/>
        </w:rPr>
        <w:t xml:space="preserve"> Reactor Subtypes | 150+ OEM Manufacturers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4"/>
        </w:numPr>
        <w:spacing w:after="0" w:afterAutospacing="0" w:before="240" w:lineRule="auto"/>
        <w:ind w:left="720" w:hanging="360"/>
      </w:pPr>
      <w:hyperlink r:id="rId10">
        <w:r w:rsidDel="00000000" w:rsidR="00000000" w:rsidRPr="00000000">
          <w:rPr>
            <w:color w:val="1155cc"/>
            <w:u w:val="single"/>
            <w:rtl w:val="0"/>
          </w:rPr>
          <w:t xml:space="preserve">Batch-Type Agitated Reactors -- Complete reactor systems with agitation</w:t>
        </w:r>
      </w:hyperlink>
      <w:r w:rsidDel="00000000" w:rsidR="00000000" w:rsidRPr="00000000">
        <w:rPr>
          <w:rtl w:val="0"/>
        </w:rPr>
      </w:r>
    </w:p>
    <w:p w:rsidR="00000000" w:rsidDel="00000000" w:rsidP="00000000" w:rsidRDefault="00000000" w:rsidRPr="00000000" w14:paraId="00000009">
      <w:pPr>
        <w:numPr>
          <w:ilvl w:val="0"/>
          <w:numId w:val="4"/>
        </w:numPr>
        <w:spacing w:after="0" w:afterAutospacing="0" w:before="0" w:beforeAutospacing="0" w:lineRule="auto"/>
        <w:ind w:left="720" w:hanging="360"/>
      </w:pPr>
      <w:hyperlink r:id="rId11">
        <w:r w:rsidDel="00000000" w:rsidR="00000000" w:rsidRPr="00000000">
          <w:rPr>
            <w:color w:val="1155cc"/>
            <w:u w:val="single"/>
            <w:rtl w:val="0"/>
          </w:rPr>
          <w:t xml:space="preserve">Batch Type Body Only Reactors -- Reactor shells without agitation</w:t>
        </w:r>
      </w:hyperlink>
      <w:r w:rsidDel="00000000" w:rsidR="00000000" w:rsidRPr="00000000">
        <w:rPr>
          <w:rtl w:val="0"/>
        </w:rPr>
      </w:r>
    </w:p>
    <w:p w:rsidR="00000000" w:rsidDel="00000000" w:rsidP="00000000" w:rsidRDefault="00000000" w:rsidRPr="00000000" w14:paraId="0000000A">
      <w:pPr>
        <w:numPr>
          <w:ilvl w:val="0"/>
          <w:numId w:val="4"/>
        </w:numPr>
        <w:spacing w:after="240" w:before="0" w:beforeAutospacing="0" w:lineRule="auto"/>
        <w:ind w:left="720" w:hanging="360"/>
      </w:pPr>
      <w:hyperlink r:id="rId12">
        <w:r w:rsidDel="00000000" w:rsidR="00000000" w:rsidRPr="00000000">
          <w:rPr>
            <w:color w:val="1155cc"/>
            <w:u w:val="single"/>
            <w:rtl w:val="0"/>
          </w:rPr>
          <w:t xml:space="preserve">Glass-Lined Reactors -- Glass-lined units from Pfaudler, DeDietrich, UGE</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3vrt0ngk6by" w:id="1"/>
      <w:bookmarkEnd w:id="1"/>
      <w:r w:rsidDel="00000000" w:rsidR="00000000" w:rsidRPr="00000000">
        <w:rPr>
          <w:b w:val="1"/>
          <w:bCs w:val="1"/>
          <w:sz w:val="34"/>
          <w:szCs w:val="34"/>
          <w:rtl w:val="0"/>
        </w:rPr>
        <w:t xml:space="preserve">Browse Used Reactors by Type</w:t>
      </w:r>
    </w:p>
    <w:p w:rsidR="00000000" w:rsidDel="00000000" w:rsidP="00000000" w:rsidRDefault="00000000" w:rsidRPr="00000000" w14:paraId="0000000D">
      <w:pPr>
        <w:spacing w:after="240" w:before="240" w:lineRule="auto"/>
        <w:rPr/>
      </w:pPr>
      <w:r w:rsidDel="00000000" w:rsidR="00000000" w:rsidRPr="00000000">
        <w:rPr>
          <w:rtl w:val="0"/>
        </w:rPr>
        <w:t xml:space="preserve">IPP stocks </w:t>
      </w:r>
      <w:ins w:author="Scott Phillips" w:id="2" w:date="2026-04-21T17:35:59Z">
        <w:r w:rsidDel="00000000" w:rsidR="00000000" w:rsidRPr="00000000">
          <w:rPr>
            <w:rtl w:val="0"/>
          </w:rPr>
          <w:t xml:space="preserve"> seven </w:t>
        </w:r>
      </w:ins>
      <w:del w:author="Scott Phillips" w:id="2" w:date="2026-04-21T17:35:59Z">
        <w:r w:rsidDel="00000000" w:rsidR="00000000" w:rsidRPr="00000000">
          <w:rPr>
            <w:rtl w:val="0"/>
          </w:rPr>
          <w:delText xml:space="preserve">two </w:delText>
        </w:r>
      </w:del>
      <w:r w:rsidDel="00000000" w:rsidR="00000000" w:rsidRPr="00000000">
        <w:rPr>
          <w:rtl w:val="0"/>
        </w:rPr>
        <w:t xml:space="preserve">reactor subtypes: batch-type agitated systems with complete agitation</w:t>
      </w:r>
      <w:ins w:author="Scott Phillips" w:id="3" w:date="2026-04-21T17:36:35Z">
        <w:r w:rsidDel="00000000" w:rsidR="00000000" w:rsidRPr="00000000">
          <w:rPr>
            <w:rtl w:val="0"/>
          </w:rPr>
          <w:t xml:space="preserve">,</w:t>
        </w:r>
      </w:ins>
      <w:r w:rsidDel="00000000" w:rsidR="00000000" w:rsidRPr="00000000">
        <w:rPr>
          <w:rtl w:val="0"/>
        </w:rPr>
        <w:t xml:space="preserve"> </w:t>
      </w:r>
      <w:ins w:author="Scott Phillips" w:id="4" w:date="2026-04-21T17:36:41Z">
        <w:r w:rsidDel="00000000" w:rsidR="00000000" w:rsidRPr="00000000">
          <w:rPr>
            <w:rtl w:val="0"/>
          </w:rPr>
          <w:t xml:space="preserve"> </w:t>
        </w:r>
      </w:ins>
      <w:del w:author="Scott Phillips" w:id="4" w:date="2026-04-21T17:36:41Z">
        <w:r w:rsidDel="00000000" w:rsidR="00000000" w:rsidRPr="00000000">
          <w:rPr>
            <w:rtl w:val="0"/>
          </w:rPr>
          <w:delText xml:space="preserve">and </w:delText>
        </w:r>
      </w:del>
      <w:r w:rsidDel="00000000" w:rsidR="00000000" w:rsidRPr="00000000">
        <w:rPr>
          <w:rtl w:val="0"/>
        </w:rPr>
        <w:t xml:space="preserve">batch type body only shells</w:t>
      </w:r>
      <w:ins w:author="Scott Phillips" w:id="5" w:date="2026-04-21T17:37:06Z">
        <w:r w:rsidDel="00000000" w:rsidR="00000000" w:rsidRPr="00000000">
          <w:rPr>
            <w:rtl w:val="0"/>
          </w:rPr>
          <w:t xml:space="preserve">, fixed bed, fluid bed,tubular, hydrogenation and polymerization </w:t>
        </w:r>
      </w:ins>
      <w:r w:rsidDel="00000000" w:rsidR="00000000" w:rsidRPr="00000000">
        <w:rPr>
          <w:rtl w:val="0"/>
        </w:rPr>
        <w:t xml:space="preserve">. Choose the subtype that matches your process requirements.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mkjl3loei2f" w:id="2"/>
      <w:bookmarkEnd w:id="2"/>
      <w:r w:rsidDel="00000000" w:rsidR="00000000" w:rsidRPr="00000000">
        <w:rPr>
          <w:b w:val="1"/>
          <w:bCs w:val="1"/>
          <w:sz w:val="34"/>
          <w:szCs w:val="34"/>
          <w:rtl w:val="0"/>
        </w:rPr>
        <w:t xml:space="preserve">Buy Used Process Reactors by </w:t>
      </w:r>
      <w:commentRangeStart w:id="0"/>
      <w:r w:rsidDel="00000000" w:rsidR="00000000" w:rsidRPr="00000000">
        <w:rPr>
          <w:b w:val="1"/>
          <w:bCs w:val="1"/>
          <w:sz w:val="34"/>
          <w:szCs w:val="34"/>
          <w:rtl w:val="0"/>
        </w:rPr>
        <w:t xml:space="preserve">Subtype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IPP stocks reactors across two subtypes. The key purchase decision is whether you need a complete agitated system or a reactor shell only. Browse representative products from each subtype below.</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f8h2fz356hw" w:id="3"/>
      <w:bookmarkEnd w:id="3"/>
      <w:r w:rsidDel="00000000" w:rsidR="00000000" w:rsidRPr="00000000">
        <w:rPr>
          <w:b w:val="1"/>
          <w:bCs w:val="1"/>
          <w:color w:val="000000"/>
          <w:sz w:val="26"/>
          <w:szCs w:val="26"/>
          <w:rtl w:val="0"/>
        </w:rPr>
        <w:t xml:space="preserve">Buy Used Batch-Type Agitated Reactors for Sale</w:t>
      </w:r>
    </w:p>
    <w:p w:rsidR="00000000" w:rsidDel="00000000" w:rsidP="00000000" w:rsidRDefault="00000000" w:rsidRPr="00000000" w14:paraId="00000012">
      <w:pPr>
        <w:spacing w:after="240" w:before="240" w:lineRule="auto"/>
        <w:rPr/>
      </w:pPr>
      <w:r w:rsidDel="00000000" w:rsidR="00000000" w:rsidRPr="00000000">
        <w:rPr>
          <w:rtl w:val="0"/>
        </w:rPr>
        <w:t xml:space="preserve">Batch-type agitated reactors are complete systems that include the reactor vessel, agitation drive, impeller, shaft seal, and baffles. Available from Pfaudler, DeDietrich, Gale Process Solutions, UGE, and 150+ other manufacturers.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wmfxx67cg0r4" w:id="4"/>
      <w:bookmarkEnd w:id="4"/>
      <w:r w:rsidDel="00000000" w:rsidR="00000000" w:rsidRPr="00000000">
        <w:rPr>
          <w:b w:val="1"/>
          <w:bCs w:val="1"/>
          <w:color w:val="000000"/>
          <w:sz w:val="22"/>
          <w:szCs w:val="22"/>
          <w:rtl w:val="0"/>
        </w:rPr>
        <w:t xml:space="preserve">[Re-Glassed] Pfaudler RA Glass-Lined — 7,550 L (</w:t>
      </w:r>
      <w:hyperlink r:id="rId13">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Re-glassed Pfaudler RA glass-lined batch reactor. 7,550 L (2,000 gal) capacity with CBT impeller, H-baffle, and full vacuum capability.</w:t>
      </w:r>
    </w:p>
    <w:p w:rsidR="00000000" w:rsidDel="00000000" w:rsidP="00000000" w:rsidRDefault="00000000" w:rsidRPr="00000000" w14:paraId="00000015">
      <w:pPr>
        <w:numPr>
          <w:ilvl w:val="0"/>
          <w:numId w:val="2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16">
      <w:pPr>
        <w:numPr>
          <w:ilvl w:val="0"/>
          <w:numId w:val="2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Internal Full Vacuum: Full vacuum, mechanical seal</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Motor Power:11.2 kW (15 HP), CBT impeller</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1A">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pdzblwizz5x4" w:id="5"/>
      <w:bookmarkEnd w:id="5"/>
      <w:r w:rsidDel="00000000" w:rsidR="00000000" w:rsidRPr="00000000">
        <w:rPr>
          <w:b w:val="1"/>
          <w:bCs w:val="1"/>
          <w:color w:val="000000"/>
          <w:sz w:val="22"/>
          <w:szCs w:val="22"/>
          <w:rtl w:val="0"/>
        </w:rPr>
        <w:t xml:space="preserve">[Biotech] B. Braun + Diessel SS 316 — 2,100 L (</w:t>
      </w:r>
      <w:hyperlink r:id="rId17">
        <w:r w:rsidDel="00000000" w:rsidR="00000000" w:rsidRPr="00000000">
          <w:rPr>
            <w:b w:val="1"/>
            <w:bCs w:val="1"/>
            <w:color w:val="1155cc"/>
            <w:sz w:val="22"/>
            <w:szCs w:val="22"/>
            <w:u w:val="single"/>
            <w:rtl w:val="0"/>
          </w:rPr>
          <w:t xml:space="preserve">IPP# 239314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Used B. Braun + Diessel Biotech stainless steel 316 batch reactor for biopharmaceuticals. 2,100 L (555 gal) with mirror polish, CIP capability, and sanitary construction.</w:t>
      </w:r>
    </w:p>
    <w:p w:rsidR="00000000" w:rsidDel="00000000" w:rsidP="00000000" w:rsidRDefault="00000000" w:rsidRPr="00000000" w14:paraId="0000001D">
      <w:pPr>
        <w:numPr>
          <w:ilvl w:val="0"/>
          <w:numId w:val="17"/>
        </w:numPr>
        <w:spacing w:after="0" w:afterAutospacing="0" w:before="240" w:lineRule="auto"/>
        <w:ind w:left="720" w:hanging="360"/>
      </w:pPr>
      <w:r w:rsidDel="00000000" w:rsidR="00000000" w:rsidRPr="00000000">
        <w:rPr>
          <w:rtl w:val="0"/>
        </w:rPr>
        <w:t xml:space="preserve">Capacity (Design): 2,100 L (555 gal) capacity</w:t>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rtl w:val="0"/>
        </w:rPr>
        <w:t xml:space="preserve">Internal Pressure: 3 bar (43.5 psi), Internal Temperature: 150°C (302°F)</w:t>
      </w:r>
    </w:p>
    <w:p w:rsidR="00000000" w:rsidDel="00000000" w:rsidP="00000000" w:rsidRDefault="00000000" w:rsidRPr="00000000" w14:paraId="0000001F">
      <w:pPr>
        <w:numPr>
          <w:ilvl w:val="0"/>
          <w:numId w:val="17"/>
        </w:numPr>
        <w:spacing w:after="0" w:afterAutospacing="0" w:before="0" w:beforeAutospacing="0" w:lineRule="auto"/>
        <w:ind w:left="720" w:hanging="360"/>
      </w:pPr>
      <w:r w:rsidDel="00000000" w:rsidR="00000000" w:rsidRPr="00000000">
        <w:rPr>
          <w:rtl w:val="0"/>
        </w:rPr>
        <w:t xml:space="preserve">Sanitary, CIP capable, mirror polish</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tl w:val="0"/>
        </w:rPr>
        <w:t xml:space="preserve">Motor Power: 1.5 kW (2 HP), flat blade turbine</w:t>
      </w:r>
    </w:p>
    <w:p w:rsidR="00000000" w:rsidDel="00000000" w:rsidP="00000000" w:rsidRDefault="00000000" w:rsidRPr="00000000" w14:paraId="00000021">
      <w:pPr>
        <w:numPr>
          <w:ilvl w:val="0"/>
          <w:numId w:val="17"/>
        </w:numPr>
        <w:spacing w:after="240" w:before="0" w:beforeAutospacing="0" w:lineRule="auto"/>
        <w:ind w:left="720" w:hanging="360"/>
      </w:pPr>
      <w:r w:rsidDel="00000000" w:rsidR="00000000" w:rsidRPr="00000000">
        <w:rPr>
          <w:rtl w:val="0"/>
        </w:rPr>
        <w:t xml:space="preserve">Diameter: 1,000 mm (39.4 in) × 1,900 mm (74.8 in), Legs</w:t>
      </w:r>
    </w:p>
    <w:p w:rsidR="00000000" w:rsidDel="00000000" w:rsidP="00000000" w:rsidRDefault="00000000" w:rsidRPr="00000000" w14:paraId="00000022">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239314</w:t>
        </w:r>
      </w:hyperlink>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kky8aaiwvqlu" w:id="6"/>
      <w:bookmarkEnd w:id="6"/>
      <w:r w:rsidDel="00000000" w:rsidR="00000000" w:rsidRPr="00000000">
        <w:rPr>
          <w:b w:val="1"/>
          <w:bCs w:val="1"/>
          <w:color w:val="000000"/>
          <w:sz w:val="22"/>
          <w:szCs w:val="22"/>
          <w:rtl w:val="0"/>
        </w:rPr>
        <w:t xml:space="preserve">[New from UGE] UGE UA-300 Glass-Lined — 1,150 L (</w:t>
      </w:r>
      <w:hyperlink r:id="rId21">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New UGE UA-300 glass-lined batch reactor. 1,150 L (300 gal) capacity with Cryo-Lock agitation, beavertail baffle, and new glass condition.</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Internal Full Vacuum: Full vacuum, mechanical seal</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Motor Power: 3.7 kW (5 HP), Cryo-Lock</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Glass Fire Polish: New glass, beavertail baffle</w:t>
      </w:r>
    </w:p>
    <w:p w:rsidR="00000000" w:rsidDel="00000000" w:rsidP="00000000" w:rsidRDefault="00000000" w:rsidRPr="00000000" w14:paraId="0000002A">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hyperlink r:id="rId25">
        <w:r w:rsidDel="00000000" w:rsidR="00000000" w:rsidRPr="00000000">
          <w:rPr>
            <w:color w:val="1155cc"/>
            <w:u w:val="single"/>
            <w:rtl w:val="0"/>
          </w:rPr>
          <w:t xml:space="preserve">Browse All Batch-Type Agitated Reactors</w:t>
        </w:r>
      </w:hyperlink>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jpu64lnvfd9" w:id="7"/>
      <w:bookmarkEnd w:id="7"/>
      <w:r w:rsidDel="00000000" w:rsidR="00000000" w:rsidRPr="00000000">
        <w:rPr>
          <w:b w:val="1"/>
          <w:bCs w:val="1"/>
          <w:color w:val="000000"/>
          <w:sz w:val="26"/>
          <w:szCs w:val="26"/>
          <w:rtl w:val="0"/>
        </w:rPr>
        <w:t xml:space="preserve">Buy Used Batch Type Body Only Reactors for Sale</w:t>
      </w:r>
    </w:p>
    <w:p w:rsidR="00000000" w:rsidDel="00000000" w:rsidP="00000000" w:rsidRDefault="00000000" w:rsidRPr="00000000" w14:paraId="0000002D">
      <w:pPr>
        <w:spacing w:after="240" w:before="240" w:lineRule="auto"/>
        <w:rPr/>
      </w:pPr>
      <w:r w:rsidDel="00000000" w:rsidR="00000000" w:rsidRPr="00000000">
        <w:rPr>
          <w:rtl w:val="0"/>
        </w:rPr>
        <w:t xml:space="preserve">Batch type body only reactors are reactor shells — vessel, jacket, heads, and nozzles — sold without agitation components. Available primarily from Pfaudler, DeDietrich, and UGE. All units are glass-lined construction.</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kxh9xav671l" w:id="8"/>
      <w:bookmarkEnd w:id="8"/>
      <w:r w:rsidDel="00000000" w:rsidR="00000000" w:rsidRPr="00000000">
        <w:rPr>
          <w:b w:val="1"/>
          <w:bCs w:val="1"/>
          <w:color w:val="000000"/>
          <w:sz w:val="22"/>
          <w:szCs w:val="22"/>
          <w:rtl w:val="0"/>
        </w:rPr>
        <w:t xml:space="preserve">[Re-Glassed] DeDietrich SA Glass-Lined — 3,800 L (</w:t>
      </w:r>
      <w:hyperlink r:id="rId26">
        <w:r w:rsidDel="00000000" w:rsidR="00000000" w:rsidRPr="00000000">
          <w:rPr>
            <w:b w:val="1"/>
            <w:bCs w:val="1"/>
            <w:color w:val="1155cc"/>
            <w:sz w:val="22"/>
            <w:szCs w:val="22"/>
            <w:u w:val="single"/>
            <w:rtl w:val="0"/>
          </w:rPr>
          <w:t xml:space="preserve">IPP# 209304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Re-glassed DeDietrich SA glass-lined body only reactor. 3,800 L (1,000 gal) capacity with full fire polish and very clean glass condition.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Capacity (Design): 3,800 L (1,000 gal) capacity</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Internal Pressure: 6.9 bar (100 psi), Internal Temperature: 260°C (500°F)</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Diameter: 1,600 mm (63 in) × 1,850 mm (72.8 in)</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35">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209304</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7vu918gpdgbw" w:id="9"/>
      <w:bookmarkEnd w:id="9"/>
      <w:r w:rsidDel="00000000" w:rsidR="00000000" w:rsidRPr="00000000">
        <w:rPr>
          <w:b w:val="1"/>
          <w:bCs w:val="1"/>
          <w:color w:val="000000"/>
          <w:sz w:val="22"/>
          <w:szCs w:val="22"/>
          <w:rtl w:val="0"/>
        </w:rPr>
        <w:t xml:space="preserve">Pfaudler ELL Glass-Lined — 1,900 L (</w:t>
      </w:r>
      <w:hyperlink r:id="rId30">
        <w:r w:rsidDel="00000000" w:rsidR="00000000" w:rsidRPr="00000000">
          <w:rPr>
            <w:b w:val="1"/>
            <w:bCs w:val="1"/>
            <w:color w:val="1155cc"/>
            <w:sz w:val="22"/>
            <w:szCs w:val="22"/>
            <w:u w:val="single"/>
            <w:rtl w:val="0"/>
          </w:rPr>
          <w:t xml:space="preserve">IPP# 225357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Re-glassed Pfaudler ELL glass-lined body only reactor. 1,900 L (500 gal) capacity with full fire polish and very clean glass condition.</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Internal Pressure: 6.9 bar (100 psi), Internal Temperature: 176.7°C (350°F)</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Jacket: 8.3 bar (120 psi)</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Diameter: 1,500 mm (59.1 in) × 914 mm (36 in)</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rtl w:val="0"/>
        </w:rPr>
        <w:t xml:space="preserve">Glass Fire Polish: Full fire polish, very clean glass</w:t>
      </w:r>
    </w:p>
    <w:p w:rsidR="00000000" w:rsidDel="00000000" w:rsidP="00000000" w:rsidRDefault="00000000" w:rsidRPr="00000000" w14:paraId="0000003D">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225357</w:t>
        </w:r>
      </w:hyperlink>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punberx62qch" w:id="10"/>
      <w:bookmarkEnd w:id="10"/>
      <w:r w:rsidDel="00000000" w:rsidR="00000000" w:rsidRPr="00000000">
        <w:rPr>
          <w:b w:val="1"/>
          <w:bCs w:val="1"/>
          <w:color w:val="000000"/>
          <w:sz w:val="22"/>
          <w:szCs w:val="22"/>
          <w:rtl w:val="0"/>
        </w:rPr>
        <w:t xml:space="preserve">[New from UGE] UGE UA-300 Glass-Lined — 1,150 L (</w:t>
      </w:r>
      <w:hyperlink r:id="rId34">
        <w:r w:rsidDel="00000000" w:rsidR="00000000" w:rsidRPr="00000000">
          <w:rPr>
            <w:b w:val="1"/>
            <w:bCs w:val="1"/>
            <w:color w:val="1155cc"/>
            <w:sz w:val="22"/>
            <w:szCs w:val="22"/>
            <w:u w:val="single"/>
            <w:rtl w:val="0"/>
          </w:rPr>
          <w:t xml:space="preserve">IPP# 246494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New UGE UA-300 glass-lined body only reactor. 1,150 L (300 gal) capacity with 24" main cover and new glass condition.</w:t>
      </w:r>
    </w:p>
    <w:p w:rsidR="00000000" w:rsidDel="00000000" w:rsidP="00000000" w:rsidRDefault="00000000" w:rsidRPr="00000000" w14:paraId="00000040">
      <w:pPr>
        <w:numPr>
          <w:ilvl w:val="0"/>
          <w:numId w:val="25"/>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41">
      <w:pPr>
        <w:numPr>
          <w:ilvl w:val="0"/>
          <w:numId w:val="25"/>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Internal Full Vacuum: Full vacuum capable</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Diameter: 1,200 mm (47.2 in) × 1,200 mm (47.2 in), Legs</w:t>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rtl w:val="0"/>
        </w:rPr>
        <w:t xml:space="preserve">Condition: New glass condition</w:t>
      </w:r>
    </w:p>
    <w:p w:rsidR="00000000" w:rsidDel="00000000" w:rsidP="00000000" w:rsidRDefault="00000000" w:rsidRPr="00000000" w14:paraId="00000045">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246494</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38">
        <w:r w:rsidDel="00000000" w:rsidR="00000000" w:rsidRPr="00000000">
          <w:rPr>
            <w:color w:val="1155cc"/>
            <w:u w:val="single"/>
            <w:rtl w:val="0"/>
          </w:rPr>
          <w:t xml:space="preserve">Browse All Batch Type Body Only Reactors</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6vo302o604pb" w:id="11"/>
      <w:bookmarkEnd w:id="11"/>
      <w:r w:rsidDel="00000000" w:rsidR="00000000" w:rsidRPr="00000000">
        <w:rPr>
          <w:b w:val="1"/>
          <w:bCs w:val="1"/>
          <w:sz w:val="34"/>
          <w:szCs w:val="34"/>
          <w:rtl w:val="0"/>
        </w:rPr>
        <w:t xml:space="preserve">Batch-Type Agitated vs Body Only Reactors</w:t>
      </w:r>
    </w:p>
    <w:p w:rsidR="00000000" w:rsidDel="00000000" w:rsidP="00000000" w:rsidRDefault="00000000" w:rsidRPr="00000000" w14:paraId="00000049">
      <w:pPr>
        <w:spacing w:after="240" w:before="240" w:lineRule="auto"/>
        <w:rPr/>
      </w:pPr>
      <w:r w:rsidDel="00000000" w:rsidR="00000000" w:rsidRPr="00000000">
        <w:rPr>
          <w:rtl w:val="0"/>
        </w:rPr>
        <w:t xml:space="preserve">Understanding the difference between these two reactor subtypes is the key purchase decision when buying used reactors from IPP. Here is how they compare across key factors.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720"/>
        <w:gridCol w:w="3795"/>
        <w:tblGridChange w:id="0">
          <w:tblGrid>
            <w:gridCol w:w="1860"/>
            <w:gridCol w:w="3720"/>
            <w:gridCol w:w="3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Batch-Type Agitated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Batch Type Body Only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What Is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Vessel, jacket, heads, nozzles, agitation drive, impeller, shaft seal, baffles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Vessel, jacket, heads, nozzles only — no agitation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Larger inventory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Smaller, specialized inventory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Wetted Materials of 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Glass-lined, SS, Hastelloy, Titanium, Alloy 20, Monel, Inconel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Primarily glass-lined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Pfaudler, DeDietrich, GPS, UGE, and 150+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Pfaudler, DeDietrich, UGE, EHW Thale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Capacity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2 L to 80,000 L (0.5 to 21,150 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94.6 L to 3,800 L (25 to 1,000 gal)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Complete turnkey reactor installations requiring mixing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Replacement vessel shells or when buyer has existing drives and agitators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Agitation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Yes — drive, impeller, seal, baffles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No — vessel shell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Conditions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Used, new, re-glassed, unused, refurbished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Used, new, re-glassed, needs reglass, unused</w:t>
            </w:r>
          </w:p>
        </w:tc>
      </w:tr>
    </w:tbl>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2tyc95ir31f" w:id="12"/>
      <w:bookmarkEnd w:id="12"/>
      <w:r w:rsidDel="00000000" w:rsidR="00000000" w:rsidRPr="00000000">
        <w:rPr>
          <w:b w:val="1"/>
          <w:bCs w:val="1"/>
          <w:sz w:val="34"/>
          <w:szCs w:val="34"/>
          <w:rtl w:val="0"/>
        </w:rPr>
        <w:t xml:space="preserve">Buy Used Reactors for Sale by Manufacturer</w:t>
      </w:r>
    </w:p>
    <w:p w:rsidR="00000000" w:rsidDel="00000000" w:rsidP="00000000" w:rsidRDefault="00000000" w:rsidRPr="00000000" w14:paraId="00000067">
      <w:pPr>
        <w:spacing w:after="240" w:before="240" w:lineRule="auto"/>
        <w:rPr/>
      </w:pPr>
      <w:r w:rsidDel="00000000" w:rsidR="00000000" w:rsidRPr="00000000">
        <w:rPr>
          <w:rtl w:val="0"/>
        </w:rPr>
        <w:t xml:space="preserve">IPP stocks reactors from Pfaudler, DeDietrich, UGE,</w:t>
      </w:r>
      <w:ins w:author="Scott Phillips" w:id="6" w:date="2026-04-21T17:40:30Z">
        <w:r w:rsidDel="00000000" w:rsidR="00000000" w:rsidRPr="00000000">
          <w:rPr>
            <w:rtl w:val="0"/>
          </w:rPr>
          <w:t xml:space="preserve"> Gale Process Solutions</w:t>
        </w:r>
      </w:ins>
      <w:r w:rsidDel="00000000" w:rsidR="00000000" w:rsidRPr="00000000">
        <w:rPr>
          <w:rtl w:val="0"/>
        </w:rPr>
        <w:t xml:space="preserve"> and many additional OEMs. Buying from the original equipment manufacturer helps ensure compatibility with existing plant infrastructure and replacement parts.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ax56mbgcyj2" w:id="13"/>
      <w:bookmarkEnd w:id="13"/>
      <w:r w:rsidDel="00000000" w:rsidR="00000000" w:rsidRPr="00000000">
        <w:rPr>
          <w:b w:val="1"/>
          <w:bCs w:val="1"/>
          <w:color w:val="000000"/>
          <w:sz w:val="26"/>
          <w:szCs w:val="26"/>
          <w:rtl w:val="0"/>
        </w:rPr>
        <w:t xml:space="preserve">Buy Used Pfaudler Reactors for Sale</w:t>
      </w:r>
    </w:p>
    <w:p w:rsidR="00000000" w:rsidDel="00000000" w:rsidP="00000000" w:rsidRDefault="00000000" w:rsidRPr="00000000" w14:paraId="00000069">
      <w:pPr>
        <w:spacing w:after="240" w:before="240" w:lineRule="auto"/>
        <w:rPr/>
      </w:pPr>
      <w:r w:rsidDel="00000000" w:rsidR="00000000" w:rsidRPr="00000000">
        <w:rPr>
          <w:rtl w:val="0"/>
        </w:rPr>
        <w:t xml:space="preserve">Pfaudler is the deepest single-manufacturer position in IPP's reactor inventory. Available model families include E, RA, P, DK, DG, and DM series in used, re-glassed, and new conditions.</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sm2og4jm4vp6" w:id="14"/>
      <w:bookmarkEnd w:id="14"/>
      <w:r w:rsidDel="00000000" w:rsidR="00000000" w:rsidRPr="00000000">
        <w:rPr>
          <w:b w:val="1"/>
          <w:bCs w:val="1"/>
          <w:color w:val="000000"/>
          <w:sz w:val="22"/>
          <w:szCs w:val="22"/>
          <w:rtl w:val="0"/>
        </w:rPr>
        <w:t xml:space="preserve">[Pfaudler E Series] Pfaudler E Glass-Lined — 1,350 L (</w:t>
      </w:r>
      <w:hyperlink r:id="rId39">
        <w:r w:rsidDel="00000000" w:rsidR="00000000" w:rsidRPr="00000000">
          <w:rPr>
            <w:b w:val="1"/>
            <w:bCs w:val="1"/>
            <w:color w:val="1155cc"/>
            <w:sz w:val="22"/>
            <w:szCs w:val="22"/>
            <w:u w:val="single"/>
            <w:rtl w:val="0"/>
          </w:rPr>
          <w:t xml:space="preserve">IPP# 200833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Pfaudler E glass-lined batch reactor. 1,350 L (362.4 gal) capacity with retreat curve impeller, packing seal, and 5.5 kW (7.4 HP) motor.</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tl w:val="0"/>
        </w:rPr>
        <w:t xml:space="preserve">Capacity (Design): 1,350 L (362.4 gal) capacity</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Motor Power: 5.5 kW (7.4 HP), retreat curve impeller</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Agitation Seal Type: Packing seal</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200833</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820qyw18u7xs" w:id="15"/>
      <w:bookmarkEnd w:id="15"/>
      <w:r w:rsidDel="00000000" w:rsidR="00000000" w:rsidRPr="00000000">
        <w:rPr>
          <w:b w:val="1"/>
          <w:bCs w:val="1"/>
          <w:color w:val="000000"/>
          <w:sz w:val="22"/>
          <w:szCs w:val="22"/>
          <w:rtl w:val="0"/>
        </w:rPr>
        <w:t xml:space="preserve">Pfaudler RA Glass-Lined — 7,550 L (</w:t>
      </w:r>
      <w:hyperlink r:id="rId43">
        <w:r w:rsidDel="00000000" w:rsidR="00000000" w:rsidRPr="00000000">
          <w:rPr>
            <w:b w:val="1"/>
            <w:bCs w:val="1"/>
            <w:color w:val="1155cc"/>
            <w:sz w:val="22"/>
            <w:szCs w:val="22"/>
            <w:u w:val="single"/>
            <w:rtl w:val="0"/>
          </w:rPr>
          <w:t xml:space="preserve">IPP# 213289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Pfaudler glass-lined batch reactor. 7,550 L (2,000 gal) capacity with retreat curve impeller, mechanical seal, and 11.2 kW (15 HP) motor.</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Motor Power: 11.2 kW (15 HP), retreat curve impeller</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213289</w:t>
        </w:r>
      </w:hyperlink>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f91pm1w128tk" w:id="16"/>
      <w:bookmarkEnd w:id="16"/>
      <w:r w:rsidDel="00000000" w:rsidR="00000000" w:rsidRPr="00000000">
        <w:rPr>
          <w:b w:val="1"/>
          <w:bCs w:val="1"/>
          <w:color w:val="000000"/>
          <w:sz w:val="22"/>
          <w:szCs w:val="22"/>
          <w:rtl w:val="0"/>
        </w:rPr>
        <w:t xml:space="preserve">[Re-Glassed] Pfaudler RA Glass-Lined — 7,550 L (</w:t>
      </w:r>
      <w:hyperlink r:id="rId47">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Re-glassed Pfaudler RA glass-lined batch reactor. 7,550 L (2,000 gal) capacity with CBT impeller, mechanical seal, and 11.2 kW (15 HP) motor.</w:t>
      </w:r>
    </w:p>
    <w:p w:rsidR="00000000" w:rsidDel="00000000" w:rsidP="00000000" w:rsidRDefault="00000000" w:rsidRPr="00000000" w14:paraId="0000007C">
      <w:pPr>
        <w:numPr>
          <w:ilvl w:val="0"/>
          <w:numId w:val="13"/>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Motor Power: 11.2 kW (15 HP), CBT impeller</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80">
      <w:pPr>
        <w:numPr>
          <w:ilvl w:val="0"/>
          <w:numId w:val="1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1">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82">
      <w:pPr>
        <w:spacing w:after="240" w:before="240" w:lineRule="auto"/>
        <w:rPr>
          <w:color w:val="1155cc"/>
          <w:u w:val="single"/>
        </w:rPr>
      </w:pPr>
      <w:hyperlink r:id="rId51">
        <w:r w:rsidDel="00000000" w:rsidR="00000000" w:rsidRPr="00000000">
          <w:rPr>
            <w:color w:val="1155cc"/>
            <w:u w:val="single"/>
            <w:rtl w:val="0"/>
          </w:rPr>
          <w:t xml:space="preserve">Browse All Pfaudler Reactors in Stock</w:t>
        </w:r>
      </w:hyperlink>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uruoijs5r1ku" w:id="17"/>
      <w:bookmarkEnd w:id="17"/>
      <w:r w:rsidDel="00000000" w:rsidR="00000000" w:rsidRPr="00000000">
        <w:rPr>
          <w:b w:val="1"/>
          <w:bCs w:val="1"/>
          <w:color w:val="000000"/>
          <w:sz w:val="26"/>
          <w:szCs w:val="26"/>
          <w:rtl w:val="0"/>
        </w:rPr>
        <w:t xml:space="preserve">Buy Used DeDietrich Reactors for Sale</w:t>
      </w:r>
    </w:p>
    <w:p w:rsidR="00000000" w:rsidDel="00000000" w:rsidP="00000000" w:rsidRDefault="00000000" w:rsidRPr="00000000" w14:paraId="00000084">
      <w:pPr>
        <w:spacing w:after="240" w:before="240" w:lineRule="auto"/>
        <w:rPr/>
      </w:pPr>
      <w:r w:rsidDel="00000000" w:rsidR="00000000" w:rsidRPr="00000000">
        <w:rPr>
          <w:rtl w:val="0"/>
        </w:rPr>
        <w:t xml:space="preserve">DeDietrich is the second deepest OEM position in IPP's reactor inventory. Available model families include STA, SA, CTJ, and CSA series in used, re-glassed, and new conditions.</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8qsi5xjiel4r" w:id="18"/>
      <w:bookmarkEnd w:id="18"/>
      <w:r w:rsidDel="00000000" w:rsidR="00000000" w:rsidRPr="00000000">
        <w:rPr>
          <w:b w:val="1"/>
          <w:bCs w:val="1"/>
          <w:color w:val="000000"/>
          <w:sz w:val="22"/>
          <w:szCs w:val="22"/>
          <w:rtl w:val="0"/>
        </w:rPr>
        <w:t xml:space="preserve">[Re-Glassed] DeDietrich Glass-Lined — 378.5 L (</w:t>
      </w:r>
      <w:hyperlink r:id="rId52">
        <w:r w:rsidDel="00000000" w:rsidR="00000000" w:rsidRPr="00000000">
          <w:rPr>
            <w:b w:val="1"/>
            <w:bCs w:val="1"/>
            <w:color w:val="1155cc"/>
            <w:sz w:val="22"/>
            <w:szCs w:val="22"/>
            <w:u w:val="single"/>
            <w:rtl w:val="0"/>
          </w:rPr>
          <w:t xml:space="preserve">IPP# 245527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Re-glassed DeDietrich glass-lined batch reactor. 378.5 L (100 gal) capacity with retreat curve impeller, mechanical seal, and 3.7 kW (5 HP) motor.</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Capacity (Design): 378.5 L (100 gal) capacity</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Internal Pressure: 10.3 bar (150 psi), Internal Temperature: 260°C (500°F)</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C">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245527</w:t>
        </w:r>
      </w:hyperlink>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gt7v3ta22w9r" w:id="19"/>
      <w:bookmarkEnd w:id="19"/>
      <w:r w:rsidDel="00000000" w:rsidR="00000000" w:rsidRPr="00000000">
        <w:rPr>
          <w:b w:val="1"/>
          <w:bCs w:val="1"/>
          <w:color w:val="000000"/>
          <w:sz w:val="22"/>
          <w:szCs w:val="22"/>
          <w:rtl w:val="0"/>
        </w:rPr>
        <w:t xml:space="preserve">DeDietrich CTJ Glass-Lined — 1,900 L (</w:t>
      </w:r>
      <w:hyperlink r:id="rId56">
        <w:r w:rsidDel="00000000" w:rsidR="00000000" w:rsidRPr="00000000">
          <w:rPr>
            <w:b w:val="1"/>
            <w:bCs w:val="1"/>
            <w:color w:val="1155cc"/>
            <w:sz w:val="22"/>
            <w:szCs w:val="22"/>
            <w:u w:val="single"/>
            <w:rtl w:val="0"/>
          </w:rPr>
          <w:t xml:space="preserve">IPP# 247008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Re-glassed DeDietrich CTJ glass-lined batch reactor. 1,900 L (500 gal) capacity with retreat curve impeller, double mechanical seal, and 3.7 kW (5 HP) motor.</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Internal Pressure: 5.2 bar (75 psi), Internal Temperature: 260°C (500°F)</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4">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247008</w:t>
        </w:r>
      </w:hyperlink>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sr6om8jqkma5" w:id="20"/>
      <w:bookmarkEnd w:id="20"/>
      <w:r w:rsidDel="00000000" w:rsidR="00000000" w:rsidRPr="00000000">
        <w:rPr>
          <w:b w:val="1"/>
          <w:bCs w:val="1"/>
          <w:color w:val="000000"/>
          <w:sz w:val="22"/>
          <w:szCs w:val="22"/>
          <w:rtl w:val="0"/>
        </w:rPr>
        <w:t xml:space="preserve">DeDietrich STA Glass-Lined — 875 L (</w:t>
      </w:r>
      <w:hyperlink r:id="rId60">
        <w:r w:rsidDel="00000000" w:rsidR="00000000" w:rsidRPr="00000000">
          <w:rPr>
            <w:b w:val="1"/>
            <w:bCs w:val="1"/>
            <w:color w:val="1155cc"/>
            <w:sz w:val="22"/>
            <w:szCs w:val="22"/>
            <w:u w:val="single"/>
            <w:rtl w:val="0"/>
          </w:rPr>
          <w:t xml:space="preserve">IPP# 100612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Used DeDietrich STA glass-lined batch reactor. 875 L (231.2 gal) capacity with 2.2 kW (3 HP) motor and packing seal.</w:t>
      </w:r>
    </w:p>
    <w:p w:rsidR="00000000" w:rsidDel="00000000" w:rsidP="00000000" w:rsidRDefault="00000000" w:rsidRPr="00000000" w14:paraId="00000097">
      <w:pPr>
        <w:numPr>
          <w:ilvl w:val="0"/>
          <w:numId w:val="14"/>
        </w:numPr>
        <w:spacing w:after="0" w:afterAutospacing="0" w:before="240" w:lineRule="auto"/>
        <w:ind w:left="720" w:hanging="360"/>
      </w:pPr>
      <w:r w:rsidDel="00000000" w:rsidR="00000000" w:rsidRPr="00000000">
        <w:rPr>
          <w:rtl w:val="0"/>
        </w:rPr>
        <w:t xml:space="preserve">Capacity (Design): 875 L (231.2 gal) capacity</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rtl w:val="0"/>
        </w:rPr>
        <w:t xml:space="preserve">Internal Pressure: 2 bar (29 psi)</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Motor Power: 2.2 kW (3 HP) motor</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Agitation Seal Type: Packing seal</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100612</w:t>
        </w:r>
      </w:hyperlink>
      <w:r w:rsidDel="00000000" w:rsidR="00000000" w:rsidRPr="00000000">
        <w:rPr>
          <w:rtl w:val="0"/>
        </w:rPr>
      </w:r>
    </w:p>
    <w:p w:rsidR="00000000" w:rsidDel="00000000" w:rsidP="00000000" w:rsidRDefault="00000000" w:rsidRPr="00000000" w14:paraId="0000009D">
      <w:pPr>
        <w:spacing w:after="240" w:before="240" w:lineRule="auto"/>
        <w:rPr>
          <w:color w:val="1155cc"/>
          <w:u w:val="single"/>
        </w:rPr>
      </w:pPr>
      <w:hyperlink r:id="rId64">
        <w:r w:rsidDel="00000000" w:rsidR="00000000" w:rsidRPr="00000000">
          <w:rPr>
            <w:color w:val="1155cc"/>
            <w:u w:val="single"/>
            <w:rtl w:val="0"/>
          </w:rPr>
          <w:t xml:space="preserve">Browse All DeDietrich Reactors in Stock</w:t>
        </w:r>
      </w:hyperlink>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q2nypabk51k" w:id="21"/>
      <w:bookmarkEnd w:id="21"/>
      <w:r w:rsidDel="00000000" w:rsidR="00000000" w:rsidRPr="00000000">
        <w:rPr>
          <w:b w:val="1"/>
          <w:bCs w:val="1"/>
          <w:color w:val="000000"/>
          <w:sz w:val="26"/>
          <w:szCs w:val="26"/>
          <w:rtl w:val="0"/>
        </w:rPr>
        <w:t xml:space="preserve">Buy New UGE Reactors for Sale</w:t>
      </w:r>
    </w:p>
    <w:p w:rsidR="00000000" w:rsidDel="00000000" w:rsidP="00000000" w:rsidRDefault="00000000" w:rsidRPr="00000000" w14:paraId="0000009F">
      <w:pPr>
        <w:spacing w:after="240" w:before="240" w:lineRule="auto"/>
        <w:rPr/>
      </w:pPr>
      <w:r w:rsidDel="00000000" w:rsidR="00000000" w:rsidRPr="00000000">
        <w:rPr>
          <w:rtl w:val="0"/>
        </w:rPr>
        <w:t xml:space="preserve">UGE (Universal Glasteel Equipment) is IPP's glass-lined equipment subsidiary, founded in 1995. Available model families include UA-300 and UA-500 series with new glass and full warranty.</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6adazx1gpqmm" w:id="22"/>
      <w:bookmarkEnd w:id="22"/>
      <w:r w:rsidDel="00000000" w:rsidR="00000000" w:rsidRPr="00000000">
        <w:rPr>
          <w:b w:val="1"/>
          <w:bCs w:val="1"/>
          <w:color w:val="000000"/>
          <w:sz w:val="22"/>
          <w:szCs w:val="22"/>
          <w:rtl w:val="0"/>
        </w:rPr>
        <w:t xml:space="preserve">[New from UGE] UGE UA-300 Glass-Lined — 1,150 L (</w:t>
      </w:r>
      <w:hyperlink r:id="rId65">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New UGE UA-300 glass-lined batch reactor. 1,150 L (300 gal) capacity with flat blade turbine impeller, mechanical seal, and 3.7 kW (5 HP) motor.</w:t>
      </w:r>
    </w:p>
    <w:p w:rsidR="00000000" w:rsidDel="00000000" w:rsidP="00000000" w:rsidRDefault="00000000" w:rsidRPr="00000000" w14:paraId="000000A2">
      <w:pPr>
        <w:numPr>
          <w:ilvl w:val="0"/>
          <w:numId w:val="24"/>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Motor Power: 3.7 kW (5 HP), flat blade turbine</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A6">
      <w:pPr>
        <w:numPr>
          <w:ilvl w:val="0"/>
          <w:numId w:val="24"/>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7">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jrhnwmt58ipp" w:id="23"/>
      <w:bookmarkEnd w:id="23"/>
      <w:r w:rsidDel="00000000" w:rsidR="00000000" w:rsidRPr="00000000">
        <w:rPr>
          <w:b w:val="1"/>
          <w:bCs w:val="1"/>
          <w:color w:val="000000"/>
          <w:sz w:val="22"/>
          <w:szCs w:val="22"/>
          <w:rtl w:val="0"/>
        </w:rPr>
        <w:t xml:space="preserve">[New from UGE] UGE UA-500 Glass-Lined — 1,900 L (</w:t>
      </w:r>
      <w:hyperlink r:id="rId69">
        <w:r w:rsidDel="00000000" w:rsidR="00000000" w:rsidRPr="00000000">
          <w:rPr>
            <w:b w:val="1"/>
            <w:bCs w:val="1"/>
            <w:color w:val="1155cc"/>
            <w:sz w:val="22"/>
            <w:szCs w:val="22"/>
            <w:u w:val="single"/>
            <w:rtl w:val="0"/>
          </w:rPr>
          <w:t xml:space="preserve">IPP# 246486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New UGE UA-500 glass-lined batch reactor. 1,900 L (500 gal) capacity with flat blade turbine impeller, double mechanical seal, and 5.6 kW (7.5 HP) motor.</w:t>
      </w:r>
    </w:p>
    <w:p w:rsidR="00000000" w:rsidDel="00000000" w:rsidP="00000000" w:rsidRDefault="00000000" w:rsidRPr="00000000" w14:paraId="000000AA">
      <w:pPr>
        <w:numPr>
          <w:ilvl w:val="0"/>
          <w:numId w:val="10"/>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AB">
      <w:pPr>
        <w:numPr>
          <w:ilvl w:val="0"/>
          <w:numId w:val="10"/>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Motor Power: 5.6 kW (7.5 HP), flat blade turbine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Agitation Seal Type: Double mechanical seal</w:t>
      </w:r>
      <w:r w:rsidDel="00000000" w:rsidR="00000000" w:rsidRPr="00000000">
        <w:rPr>
          <w:rtl w:val="0"/>
        </w:rPr>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F">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246486</w:t>
        </w:r>
      </w:hyperlink>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rcpakjih2cdx" w:id="24"/>
      <w:bookmarkEnd w:id="24"/>
      <w:r w:rsidDel="00000000" w:rsidR="00000000" w:rsidRPr="00000000">
        <w:rPr>
          <w:b w:val="1"/>
          <w:bCs w:val="1"/>
          <w:color w:val="000000"/>
          <w:sz w:val="22"/>
          <w:szCs w:val="22"/>
          <w:rtl w:val="0"/>
        </w:rPr>
        <w:t xml:space="preserve">[New from UGE] UGE UA-500 Glass-Lined — 1,900 L (</w:t>
      </w:r>
      <w:hyperlink r:id="rId73">
        <w:r w:rsidDel="00000000" w:rsidR="00000000" w:rsidRPr="00000000">
          <w:rPr>
            <w:b w:val="1"/>
            <w:bCs w:val="1"/>
            <w:color w:val="1155cc"/>
            <w:sz w:val="22"/>
            <w:szCs w:val="22"/>
            <w:u w:val="single"/>
            <w:rtl w:val="0"/>
          </w:rPr>
          <w:t xml:space="preserve">IPP# 246487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New UGE UA-500 glass-lined batch reactor. 1,900 L (500 gal) capacity with flat blade turbine impeller, double mechanical seal, and 5.6 kW (7.5 HP) motor.</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rtl w:val="0"/>
        </w:rPr>
        <w:t xml:space="preserve">Capacity (Design): 1,900 L (500 gal) capacity</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Motor Power: 5.6 kW (7.5 HP), flat blade turbine</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tl w:val="0"/>
        </w:rPr>
        <w:t xml:space="preserve">Agitation Seal Type: Double mechanical seal</w:t>
      </w:r>
    </w:p>
    <w:p w:rsidR="00000000" w:rsidDel="00000000" w:rsidP="00000000" w:rsidRDefault="00000000" w:rsidRPr="00000000" w14:paraId="000000B6">
      <w:pPr>
        <w:numPr>
          <w:ilvl w:val="0"/>
          <w:numId w:val="15"/>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B7">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246487</w:t>
        </w:r>
      </w:hyperlink>
      <w:r w:rsidDel="00000000" w:rsidR="00000000" w:rsidRPr="00000000">
        <w:rPr>
          <w:rtl w:val="0"/>
        </w:rPr>
      </w:r>
    </w:p>
    <w:p w:rsidR="00000000" w:rsidDel="00000000" w:rsidP="00000000" w:rsidRDefault="00000000" w:rsidRPr="00000000" w14:paraId="000000B8">
      <w:pPr>
        <w:spacing w:after="240" w:before="240" w:lineRule="auto"/>
        <w:rPr>
          <w:color w:val="1155cc"/>
          <w:u w:val="single"/>
        </w:rPr>
      </w:pPr>
      <w:hyperlink r:id="rId77">
        <w:r w:rsidDel="00000000" w:rsidR="00000000" w:rsidRPr="00000000">
          <w:rPr>
            <w:color w:val="1155cc"/>
            <w:u w:val="single"/>
            <w:rtl w:val="0"/>
          </w:rPr>
          <w:t xml:space="preserve">Browse All UGE Reactors in Stock</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wvyfqb54ohj" w:id="25"/>
      <w:bookmarkEnd w:id="25"/>
      <w:r w:rsidDel="00000000" w:rsidR="00000000" w:rsidRPr="00000000">
        <w:rPr>
          <w:b w:val="1"/>
          <w:bCs w:val="1"/>
          <w:sz w:val="34"/>
          <w:szCs w:val="34"/>
          <w:rtl w:val="0"/>
        </w:rPr>
        <w:t xml:space="preserve">Buy Used Reactors for Sale by Condition</w:t>
      </w:r>
    </w:p>
    <w:p w:rsidR="00000000" w:rsidDel="00000000" w:rsidP="00000000" w:rsidRDefault="00000000" w:rsidRPr="00000000" w14:paraId="000000BB">
      <w:pPr>
        <w:spacing w:after="240" w:before="240" w:lineRule="auto"/>
        <w:rPr/>
      </w:pPr>
      <w:r w:rsidDel="00000000" w:rsidR="00000000" w:rsidRPr="00000000">
        <w:rPr>
          <w:rtl w:val="0"/>
        </w:rPr>
        <w:t xml:space="preserve">IPP stocks reactors in multiple condition grades — used, re-glassed, new, and surplus. Condition determines price, lead time, and remaining service life. Browse representative products by condition below.</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5jrsweoupg6q" w:id="26"/>
      <w:bookmarkEnd w:id="26"/>
      <w:r w:rsidDel="00000000" w:rsidR="00000000" w:rsidRPr="00000000">
        <w:rPr>
          <w:b w:val="1"/>
          <w:bCs w:val="1"/>
          <w:color w:val="000000"/>
          <w:sz w:val="26"/>
          <w:szCs w:val="26"/>
          <w:rtl w:val="0"/>
        </w:rPr>
        <w:t xml:space="preserve">Buy Used Condition Reactors for Sale</w:t>
      </w:r>
    </w:p>
    <w:p w:rsidR="00000000" w:rsidDel="00000000" w:rsidP="00000000" w:rsidRDefault="00000000" w:rsidRPr="00000000" w14:paraId="000000BD">
      <w:pPr>
        <w:spacing w:after="240" w:before="240" w:lineRule="auto"/>
        <w:rPr/>
      </w:pPr>
      <w:r w:rsidDel="00000000" w:rsidR="00000000" w:rsidRPr="00000000">
        <w:rPr>
          <w:rtl w:val="0"/>
        </w:rPr>
        <w:t xml:space="preserve">Used condition is the deepest inventory position. Used reactors are available in glass-lined, stainless steel, Hastelloy, and specialty alloy construction from Pfaudler, DeDietrich, and many other manufacturers.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x8prv0io3u91" w:id="27"/>
      <w:bookmarkEnd w:id="27"/>
      <w:r w:rsidDel="00000000" w:rsidR="00000000" w:rsidRPr="00000000">
        <w:rPr>
          <w:b w:val="1"/>
          <w:bCs w:val="1"/>
          <w:color w:val="000000"/>
          <w:sz w:val="22"/>
          <w:szCs w:val="22"/>
          <w:rtl w:val="0"/>
        </w:rPr>
        <w:t xml:space="preserve">[Used] Pfaudler E Glass-Lined — 1,350 L (</w:t>
      </w:r>
      <w:hyperlink r:id="rId78">
        <w:r w:rsidDel="00000000" w:rsidR="00000000" w:rsidRPr="00000000">
          <w:rPr>
            <w:b w:val="1"/>
            <w:bCs w:val="1"/>
            <w:color w:val="1155cc"/>
            <w:sz w:val="22"/>
            <w:szCs w:val="22"/>
            <w:u w:val="single"/>
            <w:rtl w:val="0"/>
          </w:rPr>
          <w:t xml:space="preserve">IPP# 200833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Used Pfaudler E glass-lined batch reactor. 1,350 L (362.4 gal) capacity with retreat curve impeller, packing seal, and 5.5 kW (7.4 HP) motor.</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rtl w:val="0"/>
        </w:rPr>
        <w:t xml:space="preserve">Capacity (Design): 1,350 L (362.4 gal) capacity</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Motor Power: 5.5 kW (7.4 HP), retreat curve impeller</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tl w:val="0"/>
        </w:rPr>
        <w:t xml:space="preserve">Manufacturer: Pfaudler manufacturer</w:t>
      </w:r>
    </w:p>
    <w:p w:rsidR="00000000" w:rsidDel="00000000" w:rsidP="00000000" w:rsidRDefault="00000000" w:rsidRPr="00000000" w14:paraId="000000C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200833</w:t>
        </w:r>
      </w:hyperlink>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xd37nkmyixz8" w:id="28"/>
      <w:bookmarkEnd w:id="28"/>
      <w:r w:rsidDel="00000000" w:rsidR="00000000" w:rsidRPr="00000000">
        <w:rPr>
          <w:b w:val="1"/>
          <w:bCs w:val="1"/>
          <w:color w:val="000000"/>
          <w:sz w:val="22"/>
          <w:szCs w:val="22"/>
          <w:rtl w:val="0"/>
        </w:rPr>
        <w:t xml:space="preserve">Alloy 20 Reactor — 11,350 L (</w:t>
      </w:r>
      <w:hyperlink r:id="rId82">
        <w:r w:rsidDel="00000000" w:rsidR="00000000" w:rsidRPr="00000000">
          <w:rPr>
            <w:b w:val="1"/>
            <w:bCs w:val="1"/>
            <w:color w:val="1155cc"/>
            <w:sz w:val="22"/>
            <w:szCs w:val="22"/>
            <w:u w:val="single"/>
            <w:rtl w:val="0"/>
          </w:rPr>
          <w:t xml:space="preserve">IPP# 204766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Used Alloy 20 batch reactor. 11,350 L (3,000 gal) capacity with 18.6 kW (25 HP) motor. Suited for aggressive chemical environments.</w:t>
      </w:r>
    </w:p>
    <w:p w:rsidR="00000000" w:rsidDel="00000000" w:rsidP="00000000" w:rsidRDefault="00000000" w:rsidRPr="00000000" w14:paraId="000000C8">
      <w:pPr>
        <w:numPr>
          <w:ilvl w:val="0"/>
          <w:numId w:val="27"/>
        </w:numPr>
        <w:spacing w:after="0" w:afterAutospacing="0" w:before="240" w:lineRule="auto"/>
        <w:ind w:left="720" w:hanging="360"/>
      </w:pPr>
      <w:r w:rsidDel="00000000" w:rsidR="00000000" w:rsidRPr="00000000">
        <w:rPr>
          <w:rtl w:val="0"/>
        </w:rPr>
        <w:t xml:space="preserve">Capacity (Design): 11,350 L (3,000 gal) capacity</w:t>
      </w:r>
    </w:p>
    <w:p w:rsidR="00000000" w:rsidDel="00000000" w:rsidP="00000000" w:rsidRDefault="00000000" w:rsidRPr="00000000" w14:paraId="000000C9">
      <w:pPr>
        <w:numPr>
          <w:ilvl w:val="0"/>
          <w:numId w:val="27"/>
        </w:numPr>
        <w:spacing w:after="0" w:afterAutospacing="0" w:before="0" w:beforeAutospacing="0" w:lineRule="auto"/>
        <w:ind w:left="720" w:hanging="360"/>
      </w:pPr>
      <w:r w:rsidDel="00000000" w:rsidR="00000000" w:rsidRPr="00000000">
        <w:rPr>
          <w:rtl w:val="0"/>
        </w:rPr>
        <w:t xml:space="preserve">Internal Pressure: 5.9 bar (85 psi), Internal Temperature: 100°C (212°F)</w:t>
      </w:r>
    </w:p>
    <w:p w:rsidR="00000000" w:rsidDel="00000000" w:rsidP="00000000" w:rsidRDefault="00000000" w:rsidRPr="00000000" w14:paraId="000000CA">
      <w:pPr>
        <w:numPr>
          <w:ilvl w:val="0"/>
          <w:numId w:val="27"/>
        </w:numPr>
        <w:spacing w:after="0" w:afterAutospacing="0" w:before="0" w:beforeAutospacing="0" w:lineRule="auto"/>
        <w:ind w:left="720" w:hanging="360"/>
      </w:pPr>
      <w:r w:rsidDel="00000000" w:rsidR="00000000" w:rsidRPr="00000000">
        <w:rPr>
          <w:rtl w:val="0"/>
        </w:rPr>
        <w:t xml:space="preserve">Motor Power: 18.6 kW (25 HP) motor</w:t>
      </w:r>
    </w:p>
    <w:p w:rsidR="00000000" w:rsidDel="00000000" w:rsidP="00000000" w:rsidRDefault="00000000" w:rsidRPr="00000000" w14:paraId="000000CB">
      <w:pPr>
        <w:numPr>
          <w:ilvl w:val="0"/>
          <w:numId w:val="27"/>
        </w:numPr>
        <w:spacing w:after="0" w:afterAutospacing="0" w:before="0" w:beforeAutospacing="0" w:lineRule="auto"/>
        <w:ind w:left="720" w:hanging="360"/>
      </w:pPr>
      <w:r w:rsidDel="00000000" w:rsidR="00000000" w:rsidRPr="00000000">
        <w:rPr>
          <w:rtl w:val="0"/>
        </w:rPr>
        <w:t xml:space="preserve">Material: Alloy 20 construction</w:t>
      </w:r>
    </w:p>
    <w:p w:rsidR="00000000" w:rsidDel="00000000" w:rsidP="00000000" w:rsidRDefault="00000000" w:rsidRPr="00000000" w14:paraId="000000CC">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D">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204766</w:t>
        </w:r>
      </w:hyperlink>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a5rmtkou2qna" w:id="29"/>
      <w:bookmarkEnd w:id="29"/>
      <w:r w:rsidDel="00000000" w:rsidR="00000000" w:rsidRPr="00000000">
        <w:rPr>
          <w:b w:val="1"/>
          <w:bCs w:val="1"/>
          <w:color w:val="000000"/>
          <w:sz w:val="22"/>
          <w:szCs w:val="22"/>
          <w:rtl w:val="0"/>
        </w:rPr>
        <w:t xml:space="preserve">Taylor Reid SS 321 — 3,500 L (</w:t>
      </w:r>
      <w:hyperlink r:id="rId86">
        <w:r w:rsidDel="00000000" w:rsidR="00000000" w:rsidRPr="00000000">
          <w:rPr>
            <w:b w:val="1"/>
            <w:bCs w:val="1"/>
            <w:color w:val="1155cc"/>
            <w:sz w:val="22"/>
            <w:szCs w:val="22"/>
            <w:u w:val="single"/>
            <w:rtl w:val="0"/>
          </w:rPr>
          <w:t xml:space="preserve">IPP# 100392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Used Taylor Reid stainless steel 321 batch reactor. 3,500 L (925 gal) capacity rated for 25.9 bar (375 psi) and 315.6°C (600°F).</w:t>
      </w:r>
    </w:p>
    <w:p w:rsidR="00000000" w:rsidDel="00000000" w:rsidP="00000000" w:rsidRDefault="00000000" w:rsidRPr="00000000" w14:paraId="000000D0">
      <w:pPr>
        <w:numPr>
          <w:ilvl w:val="0"/>
          <w:numId w:val="16"/>
        </w:numPr>
        <w:spacing w:after="0" w:afterAutospacing="0" w:before="240" w:lineRule="auto"/>
        <w:ind w:left="720" w:hanging="360"/>
      </w:pPr>
      <w:r w:rsidDel="00000000" w:rsidR="00000000" w:rsidRPr="00000000">
        <w:rPr>
          <w:rtl w:val="0"/>
        </w:rPr>
        <w:t xml:space="preserve">Capacity (Design): 3,500 L (925 gal) capacity</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Internal Pressure: 25.9 bar (375 psi), Internal Temperature: 315.6°C (600°F)</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rtl w:val="0"/>
        </w:rPr>
        <w:t xml:space="preserve">Manufacturer: Taylor Reid &amp; Co Ltd</w:t>
      </w:r>
    </w:p>
    <w:p w:rsidR="00000000" w:rsidDel="00000000" w:rsidP="00000000" w:rsidRDefault="00000000" w:rsidRPr="00000000" w14:paraId="000000D4">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D5">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100392</w:t>
        </w:r>
      </w:hyperlink>
      <w:r w:rsidDel="00000000" w:rsidR="00000000" w:rsidRPr="00000000">
        <w:rPr>
          <w:rtl w:val="0"/>
        </w:rPr>
      </w:r>
    </w:p>
    <w:p w:rsidR="00000000" w:rsidDel="00000000" w:rsidP="00000000" w:rsidRDefault="00000000" w:rsidRPr="00000000" w14:paraId="000000D6">
      <w:pPr>
        <w:spacing w:after="240" w:before="240" w:lineRule="auto"/>
        <w:rPr>
          <w:color w:val="1155cc"/>
          <w:u w:val="single"/>
        </w:rPr>
      </w:pPr>
      <w:hyperlink r:id="rId90">
        <w:r w:rsidDel="00000000" w:rsidR="00000000" w:rsidRPr="00000000">
          <w:rPr>
            <w:color w:val="1155cc"/>
            <w:u w:val="single"/>
            <w:rtl w:val="0"/>
          </w:rPr>
          <w:t xml:space="preserve">Browse All Used Reactors in Stock</w:t>
        </w:r>
      </w:hyperlink>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n0elf7h747x7" w:id="30"/>
      <w:bookmarkEnd w:id="30"/>
      <w:r w:rsidDel="00000000" w:rsidR="00000000" w:rsidRPr="00000000">
        <w:rPr>
          <w:b w:val="1"/>
          <w:bCs w:val="1"/>
          <w:color w:val="000000"/>
          <w:sz w:val="26"/>
          <w:szCs w:val="26"/>
          <w:rtl w:val="0"/>
        </w:rPr>
        <w:t xml:space="preserve">Buy Re-Glassed Reactors for Sale</w:t>
      </w:r>
    </w:p>
    <w:p w:rsidR="00000000" w:rsidDel="00000000" w:rsidP="00000000" w:rsidRDefault="00000000" w:rsidRPr="00000000" w14:paraId="000000D8">
      <w:pPr>
        <w:spacing w:after="240" w:before="240" w:lineRule="auto"/>
        <w:rPr/>
      </w:pPr>
      <w:r w:rsidDel="00000000" w:rsidR="00000000" w:rsidRPr="00000000">
        <w:rPr>
          <w:rtl w:val="0"/>
        </w:rPr>
        <w:t xml:space="preserve">Re-glassed reactors have received new borosilicate glass linings through IPP's UGE division. Available from Pfaudler, DeDietrich, EWK, and other glass-lined equipment manufacturers.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2wqjhiukuxa8" w:id="31"/>
      <w:bookmarkEnd w:id="31"/>
      <w:r w:rsidDel="00000000" w:rsidR="00000000" w:rsidRPr="00000000">
        <w:rPr>
          <w:b w:val="1"/>
          <w:bCs w:val="1"/>
          <w:color w:val="000000"/>
          <w:sz w:val="22"/>
          <w:szCs w:val="22"/>
          <w:rtl w:val="0"/>
        </w:rPr>
        <w:t xml:space="preserve">[Re-Glassed] Pfaudler RA Glass-Lined — 7,550 L (</w:t>
      </w:r>
      <w:hyperlink r:id="rId91">
        <w:r w:rsidDel="00000000" w:rsidR="00000000" w:rsidRPr="00000000">
          <w:rPr>
            <w:b w:val="1"/>
            <w:bCs w:val="1"/>
            <w:color w:val="1155cc"/>
            <w:sz w:val="22"/>
            <w:szCs w:val="22"/>
            <w:u w:val="single"/>
            <w:rtl w:val="0"/>
          </w:rPr>
          <w:t xml:space="preserve">IPP# 218617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Re-glassed Pfaudler RA glass-lined batch reactor. 7,550 L (2,000 gal) capacity with CBT impeller, mechanical seal, and 11.2 kW (15 HP) motor.</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Capacity (Design): 7,550 L (2,000 gal) capacity</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Motor Power: 11.2 kW (15 HP), CBT impeller</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rtl w:val="0"/>
        </w:rPr>
        <w:t xml:space="preserve">Manufacturer: Pfaudler manufacturer</w:t>
      </w:r>
    </w:p>
    <w:p w:rsidR="00000000" w:rsidDel="00000000" w:rsidP="00000000" w:rsidRDefault="00000000" w:rsidRPr="00000000" w14:paraId="000000E0">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218617</w:t>
        </w:r>
      </w:hyperlink>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iqn3xbvszarm" w:id="32"/>
      <w:bookmarkEnd w:id="32"/>
      <w:r w:rsidDel="00000000" w:rsidR="00000000" w:rsidRPr="00000000">
        <w:rPr>
          <w:b w:val="1"/>
          <w:bCs w:val="1"/>
          <w:color w:val="000000"/>
          <w:sz w:val="22"/>
          <w:szCs w:val="22"/>
          <w:rtl w:val="0"/>
        </w:rPr>
        <w:t xml:space="preserve">DeDietrich Glass-Lined — 378.5 L (</w:t>
      </w:r>
      <w:hyperlink r:id="rId95">
        <w:r w:rsidDel="00000000" w:rsidR="00000000" w:rsidRPr="00000000">
          <w:rPr>
            <w:b w:val="1"/>
            <w:bCs w:val="1"/>
            <w:color w:val="1155cc"/>
            <w:sz w:val="22"/>
            <w:szCs w:val="22"/>
            <w:u w:val="single"/>
            <w:rtl w:val="0"/>
          </w:rPr>
          <w:t xml:space="preserve">IPP# 245527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Re-glassed DeDietrich glass-lined batch reactor. 378.5 L (100 gal) capacity with retreat curve impeller, mechanical seal, and 3.7 kW (5 HP) motor.</w:t>
      </w:r>
    </w:p>
    <w:p w:rsidR="00000000" w:rsidDel="00000000" w:rsidP="00000000" w:rsidRDefault="00000000" w:rsidRPr="00000000" w14:paraId="000000E3">
      <w:pPr>
        <w:numPr>
          <w:ilvl w:val="0"/>
          <w:numId w:val="20"/>
        </w:numPr>
        <w:spacing w:after="0" w:afterAutospacing="0" w:before="240" w:lineRule="auto"/>
        <w:ind w:left="720" w:hanging="360"/>
      </w:pPr>
      <w:r w:rsidDel="00000000" w:rsidR="00000000" w:rsidRPr="00000000">
        <w:rPr>
          <w:rtl w:val="0"/>
        </w:rPr>
        <w:t xml:space="preserve">Capacity (Design): 378.5 L (100 gal) capacity</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rtl w:val="0"/>
        </w:rPr>
        <w:t xml:space="preserve">Internal Pressure: 10.3 bar (150 psi), Internal Temperature: 260°C (500°F)</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Motor Power: 3.7 kW (5 HP), retreat curve impeller</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Agitation Seal Type: Mechanical seal</w:t>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Manufacturer: DeDietrich manufacturer</w:t>
      </w:r>
    </w:p>
    <w:p w:rsidR="00000000" w:rsidDel="00000000" w:rsidP="00000000" w:rsidRDefault="00000000" w:rsidRPr="00000000" w14:paraId="000000E8">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245527</w:t>
        </w:r>
      </w:hyperlink>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3c5j6uhi95n2" w:id="33"/>
      <w:bookmarkEnd w:id="33"/>
      <w:r w:rsidDel="00000000" w:rsidR="00000000" w:rsidRPr="00000000">
        <w:rPr>
          <w:b w:val="1"/>
          <w:bCs w:val="1"/>
          <w:color w:val="000000"/>
          <w:sz w:val="22"/>
          <w:szCs w:val="22"/>
          <w:rtl w:val="0"/>
        </w:rPr>
        <w:t xml:space="preserve">EWK AE Glass-Lined — 2,500 L (</w:t>
      </w:r>
      <w:hyperlink r:id="rId99">
        <w:r w:rsidDel="00000000" w:rsidR="00000000" w:rsidRPr="00000000">
          <w:rPr>
            <w:b w:val="1"/>
            <w:bCs w:val="1"/>
            <w:color w:val="1155cc"/>
            <w:sz w:val="22"/>
            <w:szCs w:val="22"/>
            <w:u w:val="single"/>
            <w:rtl w:val="0"/>
          </w:rPr>
          <w:t xml:space="preserve">IPP# 204425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Re-glassed EWK Eisenwerke Kaiserslautern AE glass-lined batch reactor. 2,500 L (660 gal) capacity with 6.6 kW (8.9 HP) motor.</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Capacity (Design): 2,500 L (660 gal) capacity</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Internal Pressure: 6 bar (87 psi), Internal Temperature: 200°C (392°F)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Motor Power: 6.6 kW (8.9 HP) motor</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rtl w:val="0"/>
        </w:rPr>
        <w:t xml:space="preserve">Manufacturer: EWK Eisenwerke Kaiserslautern manufacturer</w:t>
      </w:r>
    </w:p>
    <w:p w:rsidR="00000000" w:rsidDel="00000000" w:rsidP="00000000" w:rsidRDefault="00000000" w:rsidRPr="00000000" w14:paraId="000000F0">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204425</w:t>
        </w:r>
      </w:hyperlink>
      <w:r w:rsidDel="00000000" w:rsidR="00000000" w:rsidRPr="00000000">
        <w:rPr>
          <w:rtl w:val="0"/>
        </w:rPr>
      </w:r>
    </w:p>
    <w:p w:rsidR="00000000" w:rsidDel="00000000" w:rsidP="00000000" w:rsidRDefault="00000000" w:rsidRPr="00000000" w14:paraId="000000F1">
      <w:pPr>
        <w:spacing w:after="240" w:before="240" w:lineRule="auto"/>
        <w:rPr>
          <w:color w:val="1155cc"/>
          <w:u w:val="single"/>
        </w:rPr>
      </w:pPr>
      <w:hyperlink r:id="rId103">
        <w:r w:rsidDel="00000000" w:rsidR="00000000" w:rsidRPr="00000000">
          <w:rPr>
            <w:color w:val="1155cc"/>
            <w:u w:val="single"/>
            <w:rtl w:val="0"/>
          </w:rPr>
          <w:t xml:space="preserve">Browse All Re-Glassed Reactors in Stock</w:t>
        </w:r>
      </w:hyperlink>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50w22luzayv3" w:id="34"/>
      <w:bookmarkEnd w:id="34"/>
      <w:r w:rsidDel="00000000" w:rsidR="00000000" w:rsidRPr="00000000">
        <w:rPr>
          <w:b w:val="1"/>
          <w:bCs w:val="1"/>
          <w:color w:val="000000"/>
          <w:sz w:val="26"/>
          <w:szCs w:val="26"/>
          <w:rtl w:val="0"/>
        </w:rPr>
        <w:t xml:space="preserve">Buy New Reactors for Sale</w:t>
      </w:r>
    </w:p>
    <w:p w:rsidR="00000000" w:rsidDel="00000000" w:rsidP="00000000" w:rsidRDefault="00000000" w:rsidRPr="00000000" w14:paraId="000000F3">
      <w:pPr>
        <w:spacing w:after="240" w:before="240" w:lineRule="auto"/>
        <w:rPr/>
      </w:pPr>
      <w:r w:rsidDel="00000000" w:rsidR="00000000" w:rsidRPr="00000000">
        <w:rPr>
          <w:rtl w:val="0"/>
        </w:rPr>
        <w:t xml:space="preserve">IPP supplies new reactors through Gale Process Solutions (GPS) for stainless steel and Universal Glasteel Equipment (UGE) for glass-lined construction. GPS provides custom fabricated equipment with 12–16 week average delivery.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yqi0nxtfqsam" w:id="35"/>
      <w:bookmarkEnd w:id="35"/>
      <w:r w:rsidDel="00000000" w:rsidR="00000000" w:rsidRPr="00000000">
        <w:rPr>
          <w:b w:val="1"/>
          <w:bCs w:val="1"/>
          <w:color w:val="000000"/>
          <w:sz w:val="22"/>
          <w:szCs w:val="22"/>
          <w:rtl w:val="0"/>
        </w:rPr>
        <w:t xml:space="preserve">[New from GPS] GPS SS 316L — 15,150 L (</w:t>
      </w:r>
      <w:hyperlink r:id="rId104">
        <w:r w:rsidDel="00000000" w:rsidR="00000000" w:rsidRPr="00000000">
          <w:rPr>
            <w:b w:val="1"/>
            <w:bCs w:val="1"/>
            <w:color w:val="1155cc"/>
            <w:sz w:val="22"/>
            <w:szCs w:val="22"/>
            <w:u w:val="single"/>
            <w:rtl w:val="0"/>
          </w:rPr>
          <w:t xml:space="preserve">IPP# 230382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New Gale Process Solutions stainless steel 316L batch reactor. 15,150 L (4,000 gal) capacity with 22.4 kW (30 HP) motor.</w:t>
      </w:r>
    </w:p>
    <w:p w:rsidR="00000000" w:rsidDel="00000000" w:rsidP="00000000" w:rsidRDefault="00000000" w:rsidRPr="00000000" w14:paraId="000000F6">
      <w:pPr>
        <w:numPr>
          <w:ilvl w:val="0"/>
          <w:numId w:val="26"/>
        </w:numPr>
        <w:spacing w:after="0" w:afterAutospacing="0" w:before="240" w:lineRule="auto"/>
        <w:ind w:left="720" w:hanging="360"/>
      </w:pPr>
      <w:r w:rsidDel="00000000" w:rsidR="00000000" w:rsidRPr="00000000">
        <w:rPr>
          <w:rtl w:val="0"/>
        </w:rPr>
        <w:t xml:space="preserve">Capacity (Design): 15,150 L (4,000 gal) capacity</w:t>
      </w:r>
    </w:p>
    <w:p w:rsidR="00000000" w:rsidDel="00000000" w:rsidP="00000000" w:rsidRDefault="00000000" w:rsidRPr="00000000" w14:paraId="000000F7">
      <w:pPr>
        <w:numPr>
          <w:ilvl w:val="0"/>
          <w:numId w:val="26"/>
        </w:numPr>
        <w:spacing w:after="0" w:afterAutospacing="0" w:before="0" w:beforeAutospacing="0" w:lineRule="auto"/>
        <w:ind w:left="720" w:hanging="360"/>
      </w:pPr>
      <w:r w:rsidDel="00000000" w:rsidR="00000000" w:rsidRPr="00000000">
        <w:rPr>
          <w:rtl w:val="0"/>
        </w:rPr>
        <w:t xml:space="preserve">Internal Pressure: 10 bar (145 psi), Internal Temperature: 150°C (302°F)</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rtl w:val="0"/>
        </w:rPr>
        <w:t xml:space="preserve">Motor Power: 22.4 kW (30 HP) motor</w:t>
      </w:r>
    </w:p>
    <w:p w:rsidR="00000000" w:rsidDel="00000000" w:rsidP="00000000" w:rsidRDefault="00000000" w:rsidRPr="00000000" w14:paraId="000000F9">
      <w:pPr>
        <w:numPr>
          <w:ilvl w:val="0"/>
          <w:numId w:val="26"/>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FA">
      <w:pPr>
        <w:numPr>
          <w:ilvl w:val="0"/>
          <w:numId w:val="26"/>
        </w:numPr>
        <w:spacing w:after="240" w:before="0" w:beforeAutospacing="0" w:lineRule="auto"/>
        <w:ind w:left="720" w:hanging="360"/>
      </w:pPr>
      <w:r w:rsidDel="00000000" w:rsidR="00000000" w:rsidRPr="00000000">
        <w:rPr>
          <w:rtl w:val="0"/>
        </w:rPr>
        <w:t xml:space="preserve">Manufacturer: Gale Process Solutions manufacturer</w:t>
      </w:r>
    </w:p>
    <w:p w:rsidR="00000000" w:rsidDel="00000000" w:rsidP="00000000" w:rsidRDefault="00000000" w:rsidRPr="00000000" w14:paraId="000000FB">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230382</w:t>
        </w:r>
      </w:hyperlink>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mk9166m6dvss" w:id="36"/>
      <w:bookmarkEnd w:id="36"/>
      <w:r w:rsidDel="00000000" w:rsidR="00000000" w:rsidRPr="00000000">
        <w:rPr>
          <w:b w:val="1"/>
          <w:bCs w:val="1"/>
          <w:color w:val="000000"/>
          <w:sz w:val="22"/>
          <w:szCs w:val="22"/>
          <w:rtl w:val="0"/>
        </w:rPr>
        <w:t xml:space="preserve">[New from UGE] UGE UA-300 Glass-Lined — 1,150 L (</w:t>
      </w:r>
      <w:hyperlink r:id="rId108">
        <w:r w:rsidDel="00000000" w:rsidR="00000000" w:rsidRPr="00000000">
          <w:rPr>
            <w:b w:val="1"/>
            <w:bCs w:val="1"/>
            <w:color w:val="1155cc"/>
            <w:sz w:val="22"/>
            <w:szCs w:val="22"/>
            <w:u w:val="single"/>
            <w:rtl w:val="0"/>
          </w:rPr>
          <w:t xml:space="preserve">IPP# 246485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New UGE UA-300 glass-lined batch reactor. 1,150 L (300 gal) capacity with flat blade turbine impeller, mechanical seal, and 3.7 kW (5 HP) motor.</w:t>
      </w:r>
    </w:p>
    <w:p w:rsidR="00000000" w:rsidDel="00000000" w:rsidP="00000000" w:rsidRDefault="00000000" w:rsidRPr="00000000" w14:paraId="000000FE">
      <w:pPr>
        <w:numPr>
          <w:ilvl w:val="0"/>
          <w:numId w:val="21"/>
        </w:numPr>
        <w:spacing w:after="0" w:afterAutospacing="0" w:before="240" w:lineRule="auto"/>
        <w:ind w:left="720" w:hanging="360"/>
      </w:pPr>
      <w:r w:rsidDel="00000000" w:rsidR="00000000" w:rsidRPr="00000000">
        <w:rPr>
          <w:rtl w:val="0"/>
        </w:rPr>
        <w:t xml:space="preserve">Capacity (Design): 1,150 L (300 gal) capacity</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rtl w:val="0"/>
        </w:rPr>
        <w:t xml:space="preserve">Internal Pressure: 6.9 bar (100 psi), Internal Temperature: 232.2°C (450°F)</w:t>
      </w:r>
    </w:p>
    <w:p w:rsidR="00000000" w:rsidDel="00000000" w:rsidP="00000000" w:rsidRDefault="00000000" w:rsidRPr="00000000" w14:paraId="00000100">
      <w:pPr>
        <w:numPr>
          <w:ilvl w:val="0"/>
          <w:numId w:val="21"/>
        </w:numPr>
        <w:spacing w:after="0" w:afterAutospacing="0" w:before="0" w:beforeAutospacing="0" w:lineRule="auto"/>
        <w:ind w:left="720" w:hanging="360"/>
      </w:pPr>
      <w:r w:rsidDel="00000000" w:rsidR="00000000" w:rsidRPr="00000000">
        <w:rPr>
          <w:rtl w:val="0"/>
        </w:rPr>
        <w:t xml:space="preserve">Motor Power: 3.7 kW (5 HP), flat blade turbine</w:t>
      </w:r>
    </w:p>
    <w:p w:rsidR="00000000" w:rsidDel="00000000" w:rsidP="00000000" w:rsidRDefault="00000000" w:rsidRPr="00000000" w14:paraId="00000101">
      <w:pPr>
        <w:numPr>
          <w:ilvl w:val="0"/>
          <w:numId w:val="21"/>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2">
      <w:pPr>
        <w:numPr>
          <w:ilvl w:val="0"/>
          <w:numId w:val="21"/>
        </w:numPr>
        <w:spacing w:after="240" w:before="0" w:beforeAutospacing="0" w:lineRule="auto"/>
        <w:ind w:left="720" w:hanging="360"/>
      </w:pPr>
      <w:r w:rsidDel="00000000" w:rsidR="00000000" w:rsidRPr="00000000">
        <w:rPr>
          <w:rtl w:val="0"/>
        </w:rPr>
        <w:t xml:space="preserve">Manufacturer: UGE manufacturer</w:t>
      </w:r>
    </w:p>
    <w:p w:rsidR="00000000" w:rsidDel="00000000" w:rsidP="00000000" w:rsidRDefault="00000000" w:rsidRPr="00000000" w14:paraId="00000103">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246485</w:t>
        </w:r>
      </w:hyperlink>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2xk801ntnmij" w:id="37"/>
      <w:bookmarkEnd w:id="37"/>
      <w:r w:rsidDel="00000000" w:rsidR="00000000" w:rsidRPr="00000000">
        <w:rPr>
          <w:b w:val="1"/>
          <w:bCs w:val="1"/>
          <w:color w:val="000000"/>
          <w:sz w:val="22"/>
          <w:szCs w:val="22"/>
          <w:rtl w:val="0"/>
        </w:rPr>
        <w:t xml:space="preserve">[New from DeDietrich] DeDietrich CSA Glass-Lined — 2,850 L (</w:t>
      </w:r>
      <w:hyperlink r:id="rId112">
        <w:r w:rsidDel="00000000" w:rsidR="00000000" w:rsidRPr="00000000">
          <w:rPr>
            <w:b w:val="1"/>
            <w:bCs w:val="1"/>
            <w:color w:val="1155cc"/>
            <w:sz w:val="22"/>
            <w:szCs w:val="22"/>
            <w:u w:val="single"/>
            <w:rtl w:val="0"/>
          </w:rPr>
          <w:t xml:space="preserve">IPP# 210982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New DeDietrich CSA glass-lined batch reactor. 2,850 L (750 gal) capacity rated for 6.9 bar (100 psi) and 260°C (500°F).</w:t>
      </w:r>
    </w:p>
    <w:p w:rsidR="00000000" w:rsidDel="00000000" w:rsidP="00000000" w:rsidRDefault="00000000" w:rsidRPr="00000000" w14:paraId="00000106">
      <w:pPr>
        <w:numPr>
          <w:ilvl w:val="0"/>
          <w:numId w:val="12"/>
        </w:numPr>
        <w:spacing w:after="0" w:afterAutospacing="0" w:before="240" w:lineRule="auto"/>
        <w:ind w:left="720" w:hanging="360"/>
      </w:pPr>
      <w:r w:rsidDel="00000000" w:rsidR="00000000" w:rsidRPr="00000000">
        <w:rPr>
          <w:rtl w:val="0"/>
        </w:rPr>
        <w:t xml:space="preserve">Capacity (Design): 2,850 L (750 gal) capacity</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Internal Pressure: 6.9 bar (100 psi), Internal Temperature: 260°C (500°F)</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tl w:val="0"/>
        </w:rPr>
        <w:t xml:space="preserve">Model: CSA model</w:t>
      </w:r>
    </w:p>
    <w:p w:rsidR="00000000" w:rsidDel="00000000" w:rsidP="00000000" w:rsidRDefault="00000000" w:rsidRPr="00000000" w14:paraId="0000010A">
      <w:pPr>
        <w:numPr>
          <w:ilvl w:val="0"/>
          <w:numId w:val="12"/>
        </w:numPr>
        <w:spacing w:after="240" w:before="0" w:beforeAutospacing="0" w:lineRule="auto"/>
        <w:ind w:left="720" w:hanging="360"/>
      </w:pPr>
      <w:r w:rsidDel="00000000" w:rsidR="00000000" w:rsidRPr="00000000">
        <w:rPr>
          <w:rtl w:val="0"/>
        </w:rPr>
        <w:t xml:space="preserve">Manufacturer: DeDietrich manufacturer</w:t>
      </w:r>
    </w:p>
    <w:p w:rsidR="00000000" w:rsidDel="00000000" w:rsidP="00000000" w:rsidRDefault="00000000" w:rsidRPr="00000000" w14:paraId="0000010B">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210982</w:t>
        </w:r>
      </w:hyperlink>
      <w:r w:rsidDel="00000000" w:rsidR="00000000" w:rsidRPr="00000000">
        <w:rPr>
          <w:rtl w:val="0"/>
        </w:rPr>
      </w:r>
    </w:p>
    <w:p w:rsidR="00000000" w:rsidDel="00000000" w:rsidP="00000000" w:rsidRDefault="00000000" w:rsidRPr="00000000" w14:paraId="0000010C">
      <w:pPr>
        <w:spacing w:after="240" w:before="240" w:lineRule="auto"/>
        <w:rPr>
          <w:color w:val="1155cc"/>
          <w:u w:val="single"/>
        </w:rPr>
      </w:pPr>
      <w:hyperlink r:id="rId116">
        <w:r w:rsidDel="00000000" w:rsidR="00000000" w:rsidRPr="00000000">
          <w:rPr>
            <w:color w:val="1155cc"/>
            <w:u w:val="single"/>
            <w:rtl w:val="0"/>
          </w:rPr>
          <w:t xml:space="preserve">Browse All New Reactors in Stock</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pccci6p3adkh" w:id="38"/>
      <w:bookmarkEnd w:id="38"/>
      <w:r w:rsidDel="00000000" w:rsidR="00000000" w:rsidRPr="00000000">
        <w:rPr>
          <w:b w:val="1"/>
          <w:bCs w:val="1"/>
          <w:sz w:val="34"/>
          <w:szCs w:val="34"/>
          <w:rtl w:val="0"/>
        </w:rPr>
        <w:t xml:space="preserve">Advantages of Buying Used Reactors from IPP</w:t>
      </w:r>
    </w:p>
    <w:p w:rsidR="00000000" w:rsidDel="00000000" w:rsidP="00000000" w:rsidRDefault="00000000" w:rsidRPr="00000000" w14:paraId="0000010F">
      <w:pPr>
        <w:spacing w:after="240" w:before="240" w:lineRule="auto"/>
        <w:rPr/>
      </w:pPr>
      <w:r w:rsidDel="00000000" w:rsidR="00000000" w:rsidRPr="00000000">
        <w:rPr>
          <w:rtl w:val="0"/>
        </w:rPr>
        <w:t xml:space="preserve">International Process Plants combines over 46 years of process equipment expertise, nearly 150 colleagues across 15 countries, an inventory of 15,000 high-quality used equipment pieces, and 150+ reactors ready for your process.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5qyfsywifyhd" w:id="39"/>
      <w:bookmarkEnd w:id="3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1">
      <w:pPr>
        <w:spacing w:after="240" w:before="240" w:lineRule="auto"/>
        <w:rPr/>
      </w:pPr>
      <w:r w:rsidDel="00000000" w:rsidR="00000000" w:rsidRPr="00000000">
        <w:rPr>
          <w:rtl w:val="0"/>
        </w:rPr>
        <w:t xml:space="preserve">Purchasing used reactors from IPP can save up to 50% of capital and 90% of lead time versus buying new. With reactors across two subtypes, IPP offers a wide selection to match your budget and specifications.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t9pr11od7stq" w:id="40"/>
      <w:bookmarkEnd w:id="4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3">
      <w:pPr>
        <w:spacing w:after="240" w:before="240" w:lineRule="auto"/>
        <w:rPr/>
      </w:pPr>
      <w:r w:rsidDel="00000000" w:rsidR="00000000" w:rsidRPr="00000000">
        <w:rPr>
          <w:rtl w:val="0"/>
        </w:rPr>
        <w:t xml:space="preserve">In-stock reactors from IPP are ready to ship. IPP's GPS subsidiary also provides custom fabricated new equipment with varying lead times.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ohmrzwcviuik" w:id="41"/>
      <w:bookmarkEnd w:id="4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15">
      <w:pPr>
        <w:spacing w:after="240" w:before="240" w:lineRule="auto"/>
        <w:rPr/>
      </w:pPr>
      <w:r w:rsidDel="00000000" w:rsidR="00000000" w:rsidRPr="00000000">
        <w:rPr>
          <w:rtl w:val="0"/>
        </w:rPr>
        <w:t xml:space="preserve">IPP stocks reactors from Pfaudler, DeDietrich, UGE, Gale Process Solutions, and many additional manufacturers. Every unit is an original OEM product with traceable provenance.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46ixjxj2ve85" w:id="42"/>
      <w:bookmarkEnd w:id="42"/>
      <w:r w:rsidDel="00000000" w:rsidR="00000000" w:rsidRPr="00000000">
        <w:rPr>
          <w:b w:val="1"/>
          <w:bCs w:val="1"/>
          <w:color w:val="000000"/>
          <w:sz w:val="26"/>
          <w:szCs w:val="26"/>
          <w:rtl w:val="0"/>
        </w:rPr>
        <w:t xml:space="preserve">Re-Glassed to Factory Spec</w:t>
      </w:r>
    </w:p>
    <w:p w:rsidR="00000000" w:rsidDel="00000000" w:rsidP="00000000" w:rsidRDefault="00000000" w:rsidRPr="00000000" w14:paraId="00000117">
      <w:pPr>
        <w:spacing w:after="240" w:before="240" w:lineRule="auto"/>
        <w:rPr/>
      </w:pPr>
      <w:r w:rsidDel="00000000" w:rsidR="00000000" w:rsidRPr="00000000">
        <w:rPr>
          <w:rtl w:val="0"/>
        </w:rPr>
        <w:t xml:space="preserve">IPP offers re-glassed reactors through its UGE (Universal Glasteel Equipment) division, founded in 1995, which stocks 700+ vessels and 2,700+ parts. Re-glassed reactors receive new glass linings on existing vessels.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dmakcxssxt1x" w:id="43"/>
      <w:bookmarkEnd w:id="4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19">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nbxviujyvrc0" w:id="44"/>
      <w:bookmarkEnd w:id="4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1B">
      <w:pPr>
        <w:spacing w:after="240" w:before="240" w:lineRule="auto"/>
        <w:rPr/>
      </w:pPr>
      <w:r w:rsidDel="00000000" w:rsidR="00000000" w:rsidRPr="00000000">
        <w:rPr>
          <w:rtl w:val="0"/>
        </w:rPr>
        <w:t xml:space="preserve">Materials include glass-lined, stainless steel, Hastelloy, and titanium, volume capacity from 2 L to 80,000 L, and pressure ratings from 0.14 to 358.7 bar (2 to 5,200 psi). Vessels are ASME, CE/PED, and National Board coded.</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gts5kx5tb6l" w:id="45"/>
      <w:bookmarkEnd w:id="45"/>
      <w:r w:rsidDel="00000000" w:rsidR="00000000" w:rsidRPr="00000000">
        <w:rPr>
          <w:b w:val="1"/>
          <w:bCs w:val="1"/>
          <w:sz w:val="34"/>
          <w:szCs w:val="34"/>
          <w:rtl w:val="0"/>
        </w:rPr>
        <w:t xml:space="preserve">How Purchasing a Used Reactor Works</w:t>
      </w:r>
    </w:p>
    <w:p w:rsidR="00000000" w:rsidDel="00000000" w:rsidP="00000000" w:rsidRDefault="00000000" w:rsidRPr="00000000" w14:paraId="0000011E">
      <w:pPr>
        <w:spacing w:after="240" w:before="240" w:lineRule="auto"/>
        <w:rPr/>
      </w:pPr>
      <w:r w:rsidDel="00000000" w:rsidR="00000000" w:rsidRPr="00000000">
        <w:rPr>
          <w:rtl w:val="0"/>
        </w:rPr>
        <w:t xml:space="preserve">The process of buying a used reactor from IPP follows five steps, from specification to delivery.</w:t>
      </w:r>
    </w:p>
    <w:p w:rsidR="00000000" w:rsidDel="00000000" w:rsidP="00000000" w:rsidRDefault="00000000" w:rsidRPr="00000000" w14:paraId="0000011F">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reactor specifications: capacity, material of construction, pressure rating, temperature, and whether you need agitated or body only, or browse our searchable inventory.</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capacity, pressure rating, temperature, dimensions, agitator specifications (if applicable), seal type, and condition report with photographs.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reactor with an IPP team member at one of our global locations.</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re-glassing through its UGE division (700+ vessels, 2,700+ parts in stock). Contact IPP for details on additional refurbishment services.</w:t>
      </w:r>
    </w:p>
    <w:p w:rsidR="00000000" w:rsidDel="00000000" w:rsidP="00000000" w:rsidRDefault="00000000" w:rsidRPr="00000000" w14:paraId="00000123">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 Contact IPP for shipping details.</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chod25a1d8v4" w:id="46"/>
      <w:bookmarkEnd w:id="46"/>
      <w:r w:rsidDel="00000000" w:rsidR="00000000" w:rsidRPr="00000000">
        <w:rPr>
          <w:b w:val="1"/>
          <w:bCs w:val="1"/>
          <w:sz w:val="34"/>
          <w:szCs w:val="34"/>
          <w:rtl w:val="0"/>
        </w:rPr>
        <w:t xml:space="preserve">Need a Reactor? Ask an IPP Expert.</w:t>
      </w:r>
    </w:p>
    <w:p w:rsidR="00000000" w:rsidDel="00000000" w:rsidP="00000000" w:rsidRDefault="00000000" w:rsidRPr="00000000" w14:paraId="00000126">
      <w:pPr>
        <w:spacing w:after="240" w:before="240" w:lineRule="auto"/>
        <w:rPr/>
      </w:pPr>
      <w:r w:rsidDel="00000000" w:rsidR="00000000" w:rsidRPr="00000000">
        <w:rPr>
          <w:rtl w:val="0"/>
        </w:rPr>
        <w:t xml:space="preserve">Tell us your capacity, material, pressure, and temperature requirements. Our team will match your specifications against reactors currently in stock and provide a detailed quote.</w:t>
      </w:r>
    </w:p>
    <w:p w:rsidR="00000000" w:rsidDel="00000000" w:rsidP="00000000" w:rsidRDefault="00000000" w:rsidRPr="00000000" w14:paraId="00000127">
      <w:pPr>
        <w:spacing w:after="240" w:before="240" w:lineRule="auto"/>
        <w:rPr>
          <w:color w:val="1155cc"/>
          <w:u w:val="single"/>
        </w:rPr>
      </w:pPr>
      <w:hyperlink r:id="rId11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sq4326pu72k6" w:id="47"/>
      <w:bookmarkEnd w:id="47"/>
      <w:r w:rsidDel="00000000" w:rsidR="00000000" w:rsidRPr="00000000">
        <w:rPr>
          <w:b w:val="1"/>
          <w:bCs w:val="1"/>
          <w:sz w:val="34"/>
          <w:szCs w:val="34"/>
          <w:rtl w:val="0"/>
        </w:rPr>
        <w:t xml:space="preserve">Industries That Buy Used Reactors</w:t>
      </w:r>
    </w:p>
    <w:p w:rsidR="00000000" w:rsidDel="00000000" w:rsidP="00000000" w:rsidRDefault="00000000" w:rsidRPr="00000000" w14:paraId="0000012A">
      <w:pPr>
        <w:spacing w:after="240" w:before="240" w:lineRule="auto"/>
        <w:rPr/>
      </w:pPr>
      <w:r w:rsidDel="00000000" w:rsidR="00000000" w:rsidRPr="00000000">
        <w:rPr>
          <w:rtl w:val="0"/>
        </w:rPr>
        <w:t xml:space="preserve">IPP supplies used reactors to manufacturers across multiple process industries worldwide.</w:t>
      </w:r>
    </w:p>
    <w:p w:rsidR="00000000" w:rsidDel="00000000" w:rsidP="00000000" w:rsidRDefault="00000000" w:rsidRPr="00000000" w14:paraId="0000012B">
      <w:pPr>
        <w:numPr>
          <w:ilvl w:val="0"/>
          <w:numId w:val="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31">
      <w:pPr>
        <w:numPr>
          <w:ilvl w:val="0"/>
          <w:numId w:val="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34">
      <w:pPr>
        <w:numPr>
          <w:ilvl w:val="0"/>
          <w:numId w:val="2"/>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2d7hxclkr9nr" w:id="48"/>
      <w:bookmarkEnd w:id="48"/>
      <w:r w:rsidDel="00000000" w:rsidR="00000000" w:rsidRPr="00000000">
        <w:rPr>
          <w:b w:val="1"/>
          <w:bCs w:val="1"/>
          <w:sz w:val="34"/>
          <w:szCs w:val="34"/>
          <w:rtl w:val="0"/>
        </w:rPr>
        <w:t xml:space="preserve">Available Materials of Construction</w:t>
      </w:r>
    </w:p>
    <w:p w:rsidR="00000000" w:rsidDel="00000000" w:rsidP="00000000" w:rsidRDefault="00000000" w:rsidRPr="00000000" w14:paraId="00000137">
      <w:pPr>
        <w:spacing w:after="240" w:before="240" w:lineRule="auto"/>
        <w:rPr/>
      </w:pPr>
      <w:r w:rsidDel="00000000" w:rsidR="00000000" w:rsidRPr="00000000">
        <w:rPr>
          <w:rtl w:val="0"/>
        </w:rPr>
        <w:t xml:space="preserve">IPP stocks reactors across a wide range of materials of construction. The material distribution across the combined reactor inventory is shown below.</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ne7i6ckwkfih" w:id="49"/>
      <w:bookmarkEnd w:id="49"/>
      <w:r w:rsidDel="00000000" w:rsidR="00000000" w:rsidRPr="00000000">
        <w:rPr>
          <w:b w:val="1"/>
          <w:bCs w:val="1"/>
          <w:color w:val="000000"/>
          <w:sz w:val="26"/>
          <w:szCs w:val="26"/>
          <w:rtl w:val="0"/>
        </w:rPr>
        <w:t xml:space="preserve">Glass-Lined</w:t>
      </w:r>
    </w:p>
    <w:p w:rsidR="00000000" w:rsidDel="00000000" w:rsidP="00000000" w:rsidRDefault="00000000" w:rsidRPr="00000000" w14:paraId="00000139">
      <w:pPr>
        <w:spacing w:after="240" w:before="240" w:lineRule="auto"/>
        <w:rPr/>
      </w:pPr>
      <w:r w:rsidDel="00000000" w:rsidR="00000000" w:rsidRPr="00000000">
        <w:rPr>
          <w:rtl w:val="0"/>
        </w:rPr>
        <w:t xml:space="preserve">Glass-lined reactors represent the largest share of inventory. Available from Pfaudler, DeDietrich, UGE, and other manufacturers. Provides corrosion resistance for pharmaceutical, chemical, and specialty processes.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23fa9xysd3yd" w:id="50"/>
      <w:bookmarkEnd w:id="50"/>
      <w:r w:rsidDel="00000000" w:rsidR="00000000" w:rsidRPr="00000000">
        <w:rPr>
          <w:b w:val="1"/>
          <w:bCs w:val="1"/>
          <w:color w:val="000000"/>
          <w:sz w:val="26"/>
          <w:szCs w:val="26"/>
          <w:rtl w:val="0"/>
        </w:rPr>
        <w:t xml:space="preserve">Stainless Steel</w:t>
      </w:r>
    </w:p>
    <w:p w:rsidR="00000000" w:rsidDel="00000000" w:rsidP="00000000" w:rsidRDefault="00000000" w:rsidRPr="00000000" w14:paraId="0000013B">
      <w:pPr>
        <w:spacing w:after="240" w:before="240" w:lineRule="auto"/>
        <w:rPr/>
      </w:pPr>
      <w:r w:rsidDel="00000000" w:rsidR="00000000" w:rsidRPr="00000000">
        <w:rPr>
          <w:rtl w:val="0"/>
        </w:rPr>
        <w:t xml:space="preserve">Stainless steel reactors available across grades SS 316, SS 316L, SS 304, SS 321, SS Austenitic, and SS 317. Suited for pharmaceutical, food/beverage, biotech, and chemical processing.</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8hgq7q732uwx" w:id="51"/>
      <w:bookmarkEnd w:id="51"/>
      <w:r w:rsidDel="00000000" w:rsidR="00000000" w:rsidRPr="00000000">
        <w:rPr>
          <w:b w:val="1"/>
          <w:bCs w:val="1"/>
          <w:color w:val="000000"/>
          <w:sz w:val="26"/>
          <w:szCs w:val="26"/>
          <w:rtl w:val="0"/>
        </w:rPr>
        <w:t xml:space="preserve">Hastelloy, Titanium &amp; Specialty Alloys</w:t>
      </w:r>
    </w:p>
    <w:p w:rsidR="00000000" w:rsidDel="00000000" w:rsidP="00000000" w:rsidRDefault="00000000" w:rsidRPr="00000000" w14:paraId="0000013D">
      <w:pPr>
        <w:spacing w:after="240" w:before="240" w:lineRule="auto"/>
        <w:rPr/>
      </w:pPr>
      <w:r w:rsidDel="00000000" w:rsidR="00000000" w:rsidRPr="00000000">
        <w:rPr>
          <w:rtl w:val="0"/>
        </w:rPr>
        <w:t xml:space="preserve">Specialty alloy reactors in stock including Hastelloy C-22, C-276, C-4, titanium, Alloy 20, Nickel, Inconel, Monel, and Duplex 2205. For aggressive reaction environments where standard materials are insufficient.</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7nj0djgi0arr" w:id="52"/>
      <w:bookmarkEnd w:id="52"/>
      <w:r w:rsidDel="00000000" w:rsidR="00000000" w:rsidRPr="00000000">
        <w:rPr>
          <w:b w:val="1"/>
          <w:bCs w:val="1"/>
          <w:sz w:val="34"/>
          <w:szCs w:val="34"/>
          <w:rtl w:val="0"/>
        </w:rPr>
        <w:t xml:space="preserve">Buying Used Reactors vs Buying New</w:t>
      </w:r>
    </w:p>
    <w:p w:rsidR="00000000" w:rsidDel="00000000" w:rsidP="00000000" w:rsidRDefault="00000000" w:rsidRPr="00000000" w14:paraId="00000140">
      <w:pPr>
        <w:spacing w:after="240" w:before="240" w:lineRule="auto"/>
        <w:rPr/>
      </w:pPr>
      <w:r w:rsidDel="00000000" w:rsidR="00000000" w:rsidRPr="00000000">
        <w:rPr>
          <w:rtl w:val="0"/>
        </w:rPr>
        <w:t xml:space="preserve">Purchasing used reactors from IPP can save up to 50% of capital and 90% of lead time versus buying new. Here is how used and new reactors compare across key factors.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4281.277955271566"/>
        <w:gridCol w:w="3070.1597444089457"/>
        <w:tblGridChange w:id="0">
          <w:tblGrid>
            <w:gridCol w:w="2008.5623003194887"/>
            <w:gridCol w:w="4281.277955271566"/>
            <w:gridCol w:w="3070.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pPr>
            <w:r w:rsidDel="00000000" w:rsidR="00000000" w:rsidRPr="00000000">
              <w:rPr>
                <w:b w:val="1"/>
                <w:bCs w:val="1"/>
                <w:rtl w:val="0"/>
              </w:rPr>
              <w:t xml:space="preserve">Used Reactor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pPr>
            <w:r w:rsidDel="00000000" w:rsidR="00000000" w:rsidRPr="00000000">
              <w:rPr>
                <w:b w:val="1"/>
                <w:bCs w:val="1"/>
                <w:rtl w:val="0"/>
              </w:rPr>
              <w:t xml:space="preserve">New Reactor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2 L to 80,000 L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Glass-lined, SS, Hastelloy, Titanium, and specialty alloys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Glass-lined, SS, Hastelloy, Titanium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0.14 to 358.7 bar (from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Subtypes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Agitated and body only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Any configuration as 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Refurbishment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Re-glassing via UGE division (700+ vessels, 2,700+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New build from scratch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ASME, National Board, CRN, CE/PED coded vessels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Coded to buyer specification</w:t>
            </w:r>
          </w:p>
        </w:tc>
      </w:tr>
    </w:tbl>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ppu1qtsb8cov" w:id="53"/>
      <w:bookmarkEnd w:id="53"/>
      <w:r w:rsidDel="00000000" w:rsidR="00000000" w:rsidRPr="00000000">
        <w:rPr>
          <w:b w:val="1"/>
          <w:bCs w:val="1"/>
          <w:sz w:val="34"/>
          <w:szCs w:val="34"/>
          <w:rtl w:val="0"/>
        </w:rPr>
        <w:t xml:space="preserve">Frequently Asked Questions About Buying Used Reactors</w:t>
      </w:r>
    </w:p>
    <w:p w:rsidR="00000000" w:rsidDel="00000000" w:rsidP="00000000" w:rsidRDefault="00000000" w:rsidRPr="00000000" w14:paraId="0000015E">
      <w:pPr>
        <w:spacing w:after="240" w:before="240" w:lineRule="auto"/>
        <w:rPr/>
      </w:pPr>
      <w:r w:rsidDel="00000000" w:rsidR="00000000" w:rsidRPr="00000000">
        <w:rPr>
          <w:rtl w:val="0"/>
        </w:rPr>
        <w:t xml:space="preserve">Answers to the most common questions from procurement and project teams evaluating used batch reactors from IPP.</w:t>
      </w:r>
    </w:p>
    <w:p w:rsidR="00000000" w:rsidDel="00000000" w:rsidP="00000000" w:rsidRDefault="00000000" w:rsidRPr="00000000" w14:paraId="0000015F">
      <w:pPr>
        <w:spacing w:after="240" w:before="240" w:lineRule="auto"/>
        <w:rPr>
          <w:color w:val="1155cc"/>
          <w:u w:val="single"/>
        </w:rPr>
      </w:pPr>
      <w:r w:rsidDel="00000000" w:rsidR="00000000" w:rsidRPr="00000000">
        <w:rPr>
          <w:b w:val="1"/>
          <w:bCs w:val="1"/>
          <w:rtl w:val="0"/>
        </w:rPr>
        <w:t xml:space="preserve">Q: What types of reactors does IPP stock?</w:t>
        <w:br w:type="textWrapping"/>
      </w:r>
      <w:r w:rsidDel="00000000" w:rsidR="00000000" w:rsidRPr="00000000">
        <w:rPr>
          <w:rtl w:val="0"/>
        </w:rPr>
        <w:t xml:space="preserve">A: IPP stocks </w:t>
      </w:r>
      <w:commentRangeStart w:id="1"/>
      <w:r w:rsidDel="00000000" w:rsidR="00000000" w:rsidRPr="00000000">
        <w:rPr>
          <w:rtl w:val="0"/>
        </w:rPr>
        <w:t xml:space="preserve">t</w:t>
      </w:r>
      <w:commentRangeEnd w:id="1"/>
      <w:r w:rsidDel="00000000" w:rsidR="00000000" w:rsidRPr="00000000">
        <w:commentReference w:id="1"/>
      </w:r>
      <w:r w:rsidDel="00000000" w:rsidR="00000000" w:rsidRPr="00000000">
        <w:rPr>
          <w:rtl w:val="0"/>
        </w:rPr>
        <w:t xml:space="preserve">wo main reactor subtypes: batch-type agitated reactors and batch type body only reactors. Agitated reactors are complete systems with drives, impellers, and seals. Body only reactors are reactor shells without agitation components. Both subtypes are available in multiple materials of construction and condition grades. Browse by subtype:</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Batch-Type Agitated</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Batch Type Body Only</w:t>
        </w:r>
      </w:hyperlink>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Q: How much can I save purchasing used reactors versus new?</w:t>
        <w:br w:type="textWrapping"/>
      </w:r>
      <w:r w:rsidDel="00000000" w:rsidR="00000000" w:rsidRPr="00000000">
        <w:rPr>
          <w:rtl w:val="0"/>
        </w:rPr>
        <w:t xml:space="preserve">A: Purchasing used reactors from IPP can save up to 50% of capital and 90% of lead time versus buying new. The exact savings depend on manufacturer, capacity, material of construction, and condition. IPP provides detailed quotes with full specification matching on request. Contact IPP for pricing on specific units from the current reactor inventory.</w:t>
      </w:r>
    </w:p>
    <w:p w:rsidR="00000000" w:rsidDel="00000000" w:rsidP="00000000" w:rsidRDefault="00000000" w:rsidRPr="00000000" w14:paraId="00000161">
      <w:pPr>
        <w:spacing w:after="240" w:before="240" w:lineRule="auto"/>
        <w:rPr/>
      </w:pPr>
      <w:commentRangeStart w:id="2"/>
      <w:r w:rsidDel="00000000" w:rsidR="00000000" w:rsidRPr="00000000">
        <w:rPr>
          <w:b w:val="1"/>
          <w:bCs w:val="1"/>
          <w:rtl w:val="0"/>
        </w:rPr>
        <w:t xml:space="preserve">Q: Does IPP sell new reactors as well as used?</w:t>
        <w:br w:type="textWrapping"/>
      </w:r>
      <w:r w:rsidDel="00000000" w:rsidR="00000000" w:rsidRPr="00000000">
        <w:rPr>
          <w:rtl w:val="0"/>
        </w:rPr>
        <w:t xml:space="preserve">A: Yes. IPP stocks new reactors from its Gale Process Solutions (GPS) and Universal Glasteel Equipment (UGE) subsidiaries. GPS provides custom fabricated stainless steel equipment with varying delivery times depending on project complexity. UGE provides new and re-glassed glass-lined reactors. Contact IPP for details on new equipment options.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Q: How long does it take to receive a used reactor from IPP?</w:t>
        <w:br w:type="textWrapping"/>
      </w:r>
      <w:r w:rsidDel="00000000" w:rsidR="00000000" w:rsidRPr="00000000">
        <w:rPr>
          <w:rtl w:val="0"/>
        </w:rPr>
        <w:t xml:space="preserve">A: In-stock reactors are ready to ship. Reactors requiring re-glassing or other workship </w:t>
      </w:r>
      <w:commentRangeStart w:id="3"/>
      <w:r w:rsidDel="00000000" w:rsidR="00000000" w:rsidRPr="00000000">
        <w:rPr>
          <w:rtl w:val="0"/>
        </w:rPr>
        <w:t xml:space="preserve">on</w:t>
      </w:r>
      <w:commentRangeEnd w:id="3"/>
      <w:r w:rsidDel="00000000" w:rsidR="00000000" w:rsidRPr="00000000">
        <w:commentReference w:id="3"/>
      </w:r>
      <w:r w:rsidDel="00000000" w:rsidR="00000000" w:rsidRPr="00000000">
        <w:rPr>
          <w:rtl w:val="0"/>
        </w:rPr>
        <w:t xml:space="preserve"> a timeline that depends on scope. IPP's GPS subsidiary provides new custom fabricated equipment with 12–16 week average delivery. IPP ships from offices in 15 countries worldwide.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 Can IPP refurbish or re-glass a reactor?</w:t>
        <w:br w:type="textWrapping"/>
      </w:r>
      <w:r w:rsidDel="00000000" w:rsidR="00000000" w:rsidRPr="00000000">
        <w:rPr>
          <w:rtl w:val="0"/>
        </w:rPr>
        <w:t xml:space="preserve">A: IPP offers re-glassing services through its UGE (Universal Glasteel Equipment) division, founded in 1995, which stocks 700+ vessels and 2,700+ parts. Re-glassed reactors receive new glass linings on existing vessels. Contact IPP to discuss refurbishment options for specific reactors.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Q: What is the difference between agitated and body only reactors?</w:t>
        <w:br w:type="textWrapping"/>
      </w:r>
      <w:r w:rsidDel="00000000" w:rsidR="00000000" w:rsidRPr="00000000">
        <w:rPr>
          <w:rtl w:val="0"/>
        </w:rPr>
        <w:t xml:space="preserve">A: Batch-type agitated reactors are complete systems that include the reactor vessel, agitation drive, impeller, shaft seal, and baffles. Batch type body only reactors are reactor shells — vessel, jacket, heads, and nozzles — sold without agitation components. Body only reactors are suited for buyers who already have drives and agitators or need replacement vessels for existing installations. IPP stocks agitated reactors and body only reactors.</w:t>
      </w:r>
    </w:p>
    <w:p w:rsidR="00000000" w:rsidDel="00000000" w:rsidP="00000000" w:rsidRDefault="00000000" w:rsidRPr="00000000" w14:paraId="00000165">
      <w:pPr>
        <w:spacing w:after="240" w:before="240" w:lineRule="auto"/>
        <w:rPr>
          <w:color w:val="1155cc"/>
          <w:u w:val="single"/>
        </w:rPr>
      </w:pPr>
      <w:r w:rsidDel="00000000" w:rsidR="00000000" w:rsidRPr="00000000">
        <w:rPr>
          <w:b w:val="1"/>
          <w:bCs w:val="1"/>
          <w:rtl w:val="0"/>
        </w:rPr>
        <w:t xml:space="preserve">Q: What manufacturers make batch-type agitated reactors?</w:t>
        <w:br w:type="textWrapping"/>
      </w:r>
      <w:r w:rsidDel="00000000" w:rsidR="00000000" w:rsidRPr="00000000">
        <w:rPr>
          <w:rtl w:val="0"/>
        </w:rPr>
        <w:t xml:space="preserve">A: IPP stocks batch-type agitated reactors from 150+ manufacturers. The largest inventory positions are Pfaudler and DeDietrich, with additional manufacturers including Gale Process Solutions, UGE, Mechanicca Sarda, B. Braun + Diessel Biotech, Schwelm, and many others.</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Browse all agitated reactors</w:t>
        </w:r>
      </w:hyperlink>
      <w:r w:rsidDel="00000000" w:rsidR="00000000" w:rsidRPr="00000000">
        <w:rPr>
          <w:rtl w:val="0"/>
        </w:rPr>
      </w:r>
    </w:p>
    <w:p w:rsidR="00000000" w:rsidDel="00000000" w:rsidP="00000000" w:rsidRDefault="00000000" w:rsidRPr="00000000" w14:paraId="00000166">
      <w:pPr>
        <w:spacing w:after="240" w:before="240" w:lineRule="auto"/>
        <w:rPr>
          <w:color w:val="1155cc"/>
          <w:u w:val="single"/>
        </w:rPr>
      </w:pPr>
      <w:r w:rsidDel="00000000" w:rsidR="00000000" w:rsidRPr="00000000">
        <w:rPr>
          <w:b w:val="1"/>
          <w:bCs w:val="1"/>
          <w:rtl w:val="0"/>
        </w:rPr>
        <w:t xml:space="preserve">Q: What manufacturers make body only reactors?</w:t>
        <w:br w:type="textWrapping"/>
      </w:r>
      <w:r w:rsidDel="00000000" w:rsidR="00000000" w:rsidRPr="00000000">
        <w:rPr>
          <w:rtl w:val="0"/>
        </w:rPr>
        <w:t xml:space="preserve">A: Body only reactors are available from a smaller set of specialized manufacturers. Pfaudler, DeDietrich, and UGE are the primary manufacturers, with EHW Thale, Schwelm, and others also represented.</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Browse all body only reactors</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Q: Can I buy a body only reactor and add my own agitation?</w:t>
        <w:br w:type="textWrapping"/>
      </w:r>
      <w:r w:rsidDel="00000000" w:rsidR="00000000" w:rsidRPr="00000000">
        <w:rPr>
          <w:rtl w:val="0"/>
        </w:rPr>
        <w:t xml:space="preserve">A: Body only reactors are sold as reactor shells with vessel, jacket, heads, and nozzles. The nozzle schedules on body only reactors typically include openings sized for agitator installation. Buyers commonly pair body only shells with their own existing drives or purchase agitation components separately. Contact IPP for details on specific body only reactor nozzle schedules and agitation compatibility.</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reactors in glass-lined, stainless steel across multiple grades including SS 316, SS 316L, SS 304, SS 321, and austenitic, Hastelloy C-22, C-276, and C-4, titanium, and specialty alloys including Alloy 20, Nickel, Inconel, Monel, and Duplex 2205. Glass-lined is the most common material. Browse the subtype pages for material-specific filtering.</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Q: What capacity range is available for used reactors?</w:t>
        <w:br w:type="textWrapping"/>
      </w:r>
      <w:r w:rsidDel="00000000" w:rsidR="00000000" w:rsidRPr="00000000">
        <w:rPr>
          <w:rtl w:val="0"/>
        </w:rPr>
        <w:t xml:space="preserve">A: IPP stocks reactors with capacities from 2 L (0.5 gal) for pilot-scale and laboratory applications up to 80,000 L (21,150 gal) for large production-scale operations. The largest reactor in stock is a Mechanicca Sarda SS 316L at 80,000 L (21,150 gal). Body only reactors range from 94.6 L to 3,800 L (25 to 1,004 gallons). Contact IPP with your capacity requirements for specific matching.</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Q: What pressure ratings are available?</w:t>
        <w:br w:type="textWrapping"/>
      </w:r>
      <w:r w:rsidDel="00000000" w:rsidR="00000000" w:rsidRPr="00000000">
        <w:rPr>
          <w:rtl w:val="0"/>
        </w:rPr>
        <w:t xml:space="preserve">A: Internal pressure ratings range from 0.14 to 358.7 bar (2.03 to 5,202 psi) across the combined reactor inventory. Full vacuum capability is available on a majority of reactors. Vessels are available coded to ASME, National Board, CRN, CE, and PED standards. Contact IPP with your process pressure requirements for specific matching.</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Q: What condition grades are available for used reactors?</w:t>
        <w:br w:type="textWrapping"/>
      </w:r>
      <w:r w:rsidDel="00000000" w:rsidR="00000000" w:rsidRPr="00000000">
        <w:rPr>
          <w:rtl w:val="0"/>
        </w:rPr>
        <w:t xml:space="preserve">A: IPP stocks reactors in multiple conditions: good used, re-glassed, new, unused/surplus, needs reglass, and refurbished/rebuilt. Re-glassed reactors have received new borosilicate glass linings through IPP's UGE division. Body only reactors are commonly available in re-glassed and used conditions. Contact IPP for condition-specific pricing.</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Q: Are reactors available with CE/PED certification alongside ASME?</w:t>
        <w:br w:type="textWrapping"/>
      </w:r>
      <w:r w:rsidDel="00000000" w:rsidR="00000000" w:rsidRPr="00000000">
        <w:rPr>
          <w:rtl w:val="0"/>
        </w:rPr>
        <w:t xml:space="preserve">A: IPP stocks reactors coded to ASME, National Board, CRN, CE-marked, and PED compliant standards. With offices across Europe and North America, IPP supplies reactors meeting both ASME and CE/PED requirements for global installations. Contact IPP with your specific certification requirements.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tdhdne5x195f" w:id="54"/>
      <w:bookmarkEnd w:id="54"/>
      <w:r w:rsidDel="00000000" w:rsidR="00000000" w:rsidRPr="00000000">
        <w:rPr>
          <w:b w:val="1"/>
          <w:bCs w:val="1"/>
          <w:color w:val="000000"/>
          <w:sz w:val="26"/>
          <w:szCs w:val="26"/>
          <w:rtl w:val="0"/>
        </w:rPr>
        <w:t xml:space="preserve">Looking for New Reactors?</w:t>
      </w:r>
    </w:p>
    <w:p w:rsidR="00000000" w:rsidDel="00000000" w:rsidP="00000000" w:rsidRDefault="00000000" w:rsidRPr="00000000" w14:paraId="0000016F">
      <w:pPr>
        <w:spacing w:after="240" w:before="240" w:lineRule="auto"/>
        <w:rPr/>
      </w:pPr>
      <w:r w:rsidDel="00000000" w:rsidR="00000000" w:rsidRPr="00000000">
        <w:rPr>
          <w:rtl w:val="0"/>
        </w:rPr>
        <w:t xml:space="preserve">IPP Group supplies new reactors through its Gale Process Solutions (GPS) subsidiary, which provides custom fabricated stainless steel</w:t>
      </w:r>
      <w:ins w:author="Scott Phillips" w:id="7" w:date="2026-04-21T17:44:39Z">
        <w:r w:rsidDel="00000000" w:rsidR="00000000" w:rsidRPr="00000000">
          <w:rPr>
            <w:rtl w:val="0"/>
          </w:rPr>
          <w:t xml:space="preserve"> and high alloy</w:t>
        </w:r>
      </w:ins>
      <w:r w:rsidDel="00000000" w:rsidR="00000000" w:rsidRPr="00000000">
        <w:rPr>
          <w:rtl w:val="0"/>
        </w:rPr>
        <w:t xml:space="preserve"> equipment with 12–16 week average delivery. IPP also offers new and re-glassed reactors through its UGE (Universal Glasteel Equipment) division. If you cannot find what you need in our used inventory, we can build or re-glass to your specifications.</w:t>
      </w:r>
    </w:p>
    <w:p w:rsidR="00000000" w:rsidDel="00000000" w:rsidP="00000000" w:rsidRDefault="00000000" w:rsidRPr="00000000" w14:paraId="00000170">
      <w:pPr>
        <w:spacing w:after="240" w:before="240" w:lineRule="auto"/>
        <w:rPr>
          <w:color w:val="1155cc"/>
          <w:u w:val="single"/>
        </w:rPr>
      </w:pPr>
      <w:hyperlink r:id="rId12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womm15ap8rjw" w:id="55"/>
      <w:bookmarkEnd w:id="55"/>
      <w:r w:rsidDel="00000000" w:rsidR="00000000" w:rsidRPr="00000000">
        <w:rPr>
          <w:b w:val="1"/>
          <w:bCs w:val="1"/>
          <w:sz w:val="34"/>
          <w:szCs w:val="34"/>
          <w:rtl w:val="0"/>
        </w:rPr>
        <w:t xml:space="preserve">Ready to Buy a Used Reactor?</w:t>
      </w:r>
    </w:p>
    <w:p w:rsidR="00000000" w:rsidDel="00000000" w:rsidP="00000000" w:rsidRDefault="00000000" w:rsidRPr="00000000" w14:paraId="00000173">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74">
      <w:pPr>
        <w:spacing w:after="240" w:before="240" w:lineRule="auto"/>
        <w:rPr/>
      </w:pPr>
      <w:hyperlink r:id="rId127">
        <w:r w:rsidDel="00000000" w:rsidR="00000000" w:rsidRPr="00000000">
          <w:rPr>
            <w:color w:val="1155cc"/>
            <w:u w:val="single"/>
            <w:rtl w:val="0"/>
          </w:rPr>
          <w:t xml:space="preserve">Talk to Our Team</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Search Reactor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2" w:date="2026-04-21T17:42:49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Stainless Steel and High Alloy for GPS and New Glass Lined from UGE</w:t>
      </w:r>
    </w:p>
  </w:comment>
  <w:comment w:author="Scott Phillips" w:id="1" w:date="2026-04-21T17:41:5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 to the above comments.</w:t>
      </w:r>
    </w:p>
  </w:comment>
  <w:comment w:author="Scott Phillips" w:id="3" w:date="2026-04-21T17:44:09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workship, rather "custom builds"</w:t>
      </w:r>
    </w:p>
  </w:comment>
  <w:comment w:author="Scott Phillips" w:id="0" w:date="2026-04-21T17:39:58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the remaining subtypes from above to the subtype 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200833" TargetMode="External"/><Relationship Id="rId41" Type="http://schemas.openxmlformats.org/officeDocument/2006/relationships/hyperlink" Target="https://ims.internationalprocessplants.com/inventory/equipment/detail/200833"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213289" TargetMode="External"/><Relationship Id="rId46" Type="http://schemas.openxmlformats.org/officeDocument/2006/relationships/hyperlink" Target="https://ims.internationalprocessplants.com/inventory/equipment/detail/213289" TargetMode="External"/><Relationship Id="rId45" Type="http://schemas.openxmlformats.org/officeDocument/2006/relationships/hyperlink" Target="https://ims.internationalprocessplants.com/inventory/equipment/detail/213289" TargetMode="External"/><Relationship Id="rId107" Type="http://schemas.openxmlformats.org/officeDocument/2006/relationships/hyperlink" Target="https://ims.internationalprocessplants.com/inventory/equipment/detail/230382" TargetMode="External"/><Relationship Id="rId106" Type="http://schemas.openxmlformats.org/officeDocument/2006/relationships/hyperlink" Target="https://ims.internationalprocessplants.com/inventory/equipment/detail/230382"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ms.internationalprocessplants.com/inventory/equipment/detail/230382"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ms.internationalprocessplants.com/inventory/equipment/detail/246485"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detail/218617" TargetMode="External"/><Relationship Id="rId49" Type="http://schemas.openxmlformats.org/officeDocument/2006/relationships/hyperlink" Target="https://ims.internationalprocessplants.com/inventory/equipment/detail/218617" TargetMode="External"/><Relationship Id="rId103" Type="http://schemas.openxmlformats.org/officeDocument/2006/relationships/hyperlink" Target="https://ims.internationalprocessplants.com/inventory/equipment/reactor/batch-type-agitated" TargetMode="External"/><Relationship Id="rId102" Type="http://schemas.openxmlformats.org/officeDocument/2006/relationships/hyperlink" Target="https://ims.internationalprocessplants.com/inventory/equipment/detail/204425" TargetMode="External"/><Relationship Id="rId101" Type="http://schemas.openxmlformats.org/officeDocument/2006/relationships/hyperlink" Target="https://ims.internationalprocessplants.com/inventory/equipment/detail/204425"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225357" TargetMode="External"/><Relationship Id="rId33" Type="http://schemas.openxmlformats.org/officeDocument/2006/relationships/hyperlink" Target="https://ims.internationalprocessplants.com/inventory/equipment/detail/225357" TargetMode="External"/><Relationship Id="rId32" Type="http://schemas.openxmlformats.org/officeDocument/2006/relationships/hyperlink" Target="https://ims.internationalprocessplants.com/inventory/equipment/detail/225357" TargetMode="External"/><Relationship Id="rId35" Type="http://schemas.openxmlformats.org/officeDocument/2006/relationships/hyperlink" Target="https://internationalprocessplants.com/contact/" TargetMode="External"/><Relationship Id="rId34" Type="http://schemas.openxmlformats.org/officeDocument/2006/relationships/hyperlink" Target="https://ims.internationalprocessplants.com/inventory/equipment/detail/246494" TargetMode="External"/><Relationship Id="rId37" Type="http://schemas.openxmlformats.org/officeDocument/2006/relationships/hyperlink" Target="https://ims.internationalprocessplants.com/inventory/equipment/detail/246494" TargetMode="External"/><Relationship Id="rId36" Type="http://schemas.openxmlformats.org/officeDocument/2006/relationships/hyperlink" Target="https://ims.internationalprocessplants.com/inventory/equipment/detail/246494" TargetMode="External"/><Relationship Id="rId39" Type="http://schemas.openxmlformats.org/officeDocument/2006/relationships/hyperlink" Target="https://ims.internationalprocessplants.com/inventory/equipment/detail/200833" TargetMode="External"/><Relationship Id="rId38" Type="http://schemas.openxmlformats.org/officeDocument/2006/relationships/hyperlink" Target="https://markdowntotext.com/batch-type-body-only/" TargetMode="External"/><Relationship Id="rId20" Type="http://schemas.openxmlformats.org/officeDocument/2006/relationships/hyperlink" Target="https://ims.internationalprocessplants.com/inventory/equipment/detail/239314"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246485" TargetMode="External"/><Relationship Id="rId24" Type="http://schemas.openxmlformats.org/officeDocument/2006/relationships/hyperlink" Target="https://ims.internationalprocessplants.com/inventory/equipment/detail/246485" TargetMode="External"/><Relationship Id="rId23" Type="http://schemas.openxmlformats.org/officeDocument/2006/relationships/hyperlink" Target="https://ims.internationalprocessplants.com/inventory/equipment/detail/246485" TargetMode="External"/><Relationship Id="rId129" Type="http://schemas.openxmlformats.org/officeDocument/2006/relationships/hyperlink" Target="https://ims.internationalprocessplants.com/inventory/equipment/reactor/batch-type-agitated" TargetMode="External"/><Relationship Id="rId128" Type="http://schemas.openxmlformats.org/officeDocument/2006/relationships/hyperlink" Target="https://ims.internationalprocessplants.com/inventory/equipment/reactor/batch-type-agitated" TargetMode="External"/><Relationship Id="rId127" Type="http://schemas.openxmlformats.org/officeDocument/2006/relationships/hyperlink" Target="https://internationalprocessplants.com/contact/" TargetMode="External"/><Relationship Id="rId126" Type="http://schemas.openxmlformats.org/officeDocument/2006/relationships/hyperlink" Target="https://internationalprocessplants.com/contact/" TargetMode="External"/><Relationship Id="rId26" Type="http://schemas.openxmlformats.org/officeDocument/2006/relationships/hyperlink" Target="https://ims.internationalprocessplants.com/inventory/equipment/detail/209304" TargetMode="External"/><Relationship Id="rId121" Type="http://schemas.openxmlformats.org/officeDocument/2006/relationships/hyperlink" Target="https://markdowntotext.com/batch-type-body-only/" TargetMode="External"/><Relationship Id="rId25" Type="http://schemas.openxmlformats.org/officeDocument/2006/relationships/hyperlink" Target="https://markdowntotext.com/batch-type-agitated/" TargetMode="External"/><Relationship Id="rId120" Type="http://schemas.openxmlformats.org/officeDocument/2006/relationships/hyperlink" Target="https://markdowntotext.com/batch-type-body-only/" TargetMode="External"/><Relationship Id="rId28" Type="http://schemas.openxmlformats.org/officeDocument/2006/relationships/hyperlink" Target="https://ims.internationalprocessplants.com/inventory/equipment/detail/209304" TargetMode="External"/><Relationship Id="rId27" Type="http://schemas.openxmlformats.org/officeDocument/2006/relationships/hyperlink" Target="https://internationalprocessplants.com/contact/" TargetMode="External"/><Relationship Id="rId125" Type="http://schemas.openxmlformats.org/officeDocument/2006/relationships/hyperlink" Target="https://markdowntotext.com/batch-type-body-only/" TargetMode="External"/><Relationship Id="rId29" Type="http://schemas.openxmlformats.org/officeDocument/2006/relationships/hyperlink" Target="https://ims.internationalprocessplants.com/inventory/equipment/detail/209304" TargetMode="External"/><Relationship Id="rId124" Type="http://schemas.openxmlformats.org/officeDocument/2006/relationships/hyperlink" Target="https://markdowntotext.com/batch-type-body-only/" TargetMode="External"/><Relationship Id="rId123" Type="http://schemas.openxmlformats.org/officeDocument/2006/relationships/hyperlink" Target="https://markdowntotext.com/batch-type-agitated/" TargetMode="External"/><Relationship Id="rId122" Type="http://schemas.openxmlformats.org/officeDocument/2006/relationships/hyperlink" Target="https://markdowntotext.com/batch-type-agitated/" TargetMode="External"/><Relationship Id="rId95" Type="http://schemas.openxmlformats.org/officeDocument/2006/relationships/hyperlink" Target="https://ims.internationalprocessplants.com/inventory/equipment/detail/245527" TargetMode="External"/><Relationship Id="rId94" Type="http://schemas.openxmlformats.org/officeDocument/2006/relationships/hyperlink" Target="https://ims.internationalprocessplants.com/inventory/equipment/detail/218617" TargetMode="External"/><Relationship Id="rId97" Type="http://schemas.openxmlformats.org/officeDocument/2006/relationships/hyperlink" Target="https://ims.internationalprocessplants.com/inventory/equipment/detail/245527"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pp-wheat.vercel.app/equipment/reactor/batch-type-body-only/" TargetMode="External"/><Relationship Id="rId99" Type="http://schemas.openxmlformats.org/officeDocument/2006/relationships/hyperlink" Target="https://ims.internationalprocessplants.com/inventory/equipment/detail/204425" TargetMode="External"/><Relationship Id="rId10" Type="http://schemas.openxmlformats.org/officeDocument/2006/relationships/hyperlink" Target="https://ipp-wheat.vercel.app/equipment/reactor/batch-type-agitated/" TargetMode="External"/><Relationship Id="rId98" Type="http://schemas.openxmlformats.org/officeDocument/2006/relationships/hyperlink" Target="https://ims.internationalprocessplants.com/inventory/equipment/detail/245527" TargetMode="External"/><Relationship Id="rId13" Type="http://schemas.openxmlformats.org/officeDocument/2006/relationships/hyperlink" Target="https://ims.internationalprocessplants.com/inventory/equipment/detail/218617" TargetMode="External"/><Relationship Id="rId12" Type="http://schemas.openxmlformats.org/officeDocument/2006/relationships/hyperlink" Target="https://ims.internationalprocessplants.com/inventory/equipment/reactor/batch-type-agitated" TargetMode="External"/><Relationship Id="rId91" Type="http://schemas.openxmlformats.org/officeDocument/2006/relationships/hyperlink" Target="https://ims.internationalprocessplants.com/inventory/equipment/detail/218617" TargetMode="External"/><Relationship Id="rId90" Type="http://schemas.openxmlformats.org/officeDocument/2006/relationships/hyperlink" Target="https://ims.internationalprocessplants.com/inventory/equipment/reactor/batch-type-agitated" TargetMode="External"/><Relationship Id="rId93" Type="http://schemas.openxmlformats.org/officeDocument/2006/relationships/hyperlink" Target="https://ims.internationalprocessplants.com/inventory/equipment/detail/218617" TargetMode="External"/><Relationship Id="rId92" Type="http://schemas.openxmlformats.org/officeDocument/2006/relationships/hyperlink" Target="https://internationalprocessplants.com/contact/" TargetMode="External"/><Relationship Id="rId118" Type="http://schemas.openxmlformats.org/officeDocument/2006/relationships/hyperlink" Target="https://markdowntotext.com/batch-type-agitated/" TargetMode="External"/><Relationship Id="rId117" Type="http://schemas.openxmlformats.org/officeDocument/2006/relationships/hyperlink" Target="https://share.hsforms.com/13ks1A-gSQg-cskssf0Q48w4khb4?quoteobjid=&amp;interest__message__question=I%20am%20interested%20in%20the%20following%20Stock%20Numbers:" TargetMode="External"/><Relationship Id="rId116" Type="http://schemas.openxmlformats.org/officeDocument/2006/relationships/hyperlink" Target="https://ims.internationalprocessplants.com/inventory/equipment/reactor/batch-type-agitated" TargetMode="External"/><Relationship Id="rId115" Type="http://schemas.openxmlformats.org/officeDocument/2006/relationships/hyperlink" Target="https://ims.internationalprocessplants.com/inventory/equipment/detail/210982" TargetMode="External"/><Relationship Id="rId119" Type="http://schemas.openxmlformats.org/officeDocument/2006/relationships/hyperlink" Target="https://markdowntotext.com/batch-type-agitated/" TargetMode="External"/><Relationship Id="rId15" Type="http://schemas.openxmlformats.org/officeDocument/2006/relationships/hyperlink" Target="https://ims.internationalprocessplants.com/inventory/equipment/detail/218617" TargetMode="External"/><Relationship Id="rId110" Type="http://schemas.openxmlformats.org/officeDocument/2006/relationships/hyperlink" Target="https://ims.internationalprocessplants.com/inventory/equipment/detail/246485"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239314" TargetMode="External"/><Relationship Id="rId16" Type="http://schemas.openxmlformats.org/officeDocument/2006/relationships/hyperlink" Target="https://ims.internationalprocessplants.com/inventory/equipment/detail/218617" TargetMode="External"/><Relationship Id="rId19" Type="http://schemas.openxmlformats.org/officeDocument/2006/relationships/hyperlink" Target="https://ims.internationalprocessplants.com/inventory/equipment/detail/239314" TargetMode="External"/><Relationship Id="rId114" Type="http://schemas.openxmlformats.org/officeDocument/2006/relationships/hyperlink" Target="https://ims.internationalprocessplants.com/inventory/equipment/detail/210982"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internationalprocessplants.com/contact/" TargetMode="External"/><Relationship Id="rId112" Type="http://schemas.openxmlformats.org/officeDocument/2006/relationships/hyperlink" Target="https://ims.internationalprocessplants.com/inventory/equipment/detail/210982" TargetMode="External"/><Relationship Id="rId111" Type="http://schemas.openxmlformats.org/officeDocument/2006/relationships/hyperlink" Target="https://ims.internationalprocessplants.com/inventory/equipment/detail/246485" TargetMode="External"/><Relationship Id="rId84" Type="http://schemas.openxmlformats.org/officeDocument/2006/relationships/hyperlink" Target="https://ims.internationalprocessplants.com/inventory/equipment/detail/204766"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etail/100392" TargetMode="External"/><Relationship Id="rId85" Type="http://schemas.openxmlformats.org/officeDocument/2006/relationships/hyperlink" Target="https://ims.internationalprocessplants.com/inventory/equipment/detail/204766" TargetMode="External"/><Relationship Id="rId88" Type="http://schemas.openxmlformats.org/officeDocument/2006/relationships/hyperlink" Target="https://ims.internationalprocessplants.com/inventory/equipment/detail/100392"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100392" TargetMode="External"/><Relationship Id="rId80" Type="http://schemas.openxmlformats.org/officeDocument/2006/relationships/hyperlink" Target="https://ims.internationalprocessplants.com/inventory/equipment/detail/200833" TargetMode="External"/><Relationship Id="rId82" Type="http://schemas.openxmlformats.org/officeDocument/2006/relationships/hyperlink" Target="https://ims.internationalprocessplants.com/inventory/equipment/detail/204766" TargetMode="External"/><Relationship Id="rId81" Type="http://schemas.openxmlformats.org/officeDocument/2006/relationships/hyperlink" Target="https://ims.internationalprocessplants.com/inventory/equipment/detail/20083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reactor/batch-type-agita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ternationalprocessplants.com/contact/" TargetMode="External"/><Relationship Id="rId8" Type="http://schemas.openxmlformats.org/officeDocument/2006/relationships/hyperlink" Target="https://ims.internationalprocessplants.com/inventory/equipment/reactor/batch-type-agitated" TargetMode="External"/><Relationship Id="rId73" Type="http://schemas.openxmlformats.org/officeDocument/2006/relationships/hyperlink" Target="https://ims.internationalprocessplants.com/inventory/equipment/detail/246487" TargetMode="External"/><Relationship Id="rId72" Type="http://schemas.openxmlformats.org/officeDocument/2006/relationships/hyperlink" Target="https://ims.internationalprocessplants.com/inventory/equipment/detail/246486" TargetMode="External"/><Relationship Id="rId75" Type="http://schemas.openxmlformats.org/officeDocument/2006/relationships/hyperlink" Target="https://ims.internationalprocessplants.com/inventory/equipment/detail/246487"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reactor/batch-type-agitated" TargetMode="External"/><Relationship Id="rId76" Type="http://schemas.openxmlformats.org/officeDocument/2006/relationships/hyperlink" Target="https://ims.internationalprocessplants.com/inventory/equipment/detail/246487"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200833" TargetMode="External"/><Relationship Id="rId71" Type="http://schemas.openxmlformats.org/officeDocument/2006/relationships/hyperlink" Target="https://ims.internationalprocessplants.com/inventory/equipment/detail/246486"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100612"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reactor/batch-type-agitated" TargetMode="External"/><Relationship Id="rId63" Type="http://schemas.openxmlformats.org/officeDocument/2006/relationships/hyperlink" Target="https://ims.internationalprocessplants.com/inventory/equipment/detail/100612"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246485" TargetMode="External"/><Relationship Id="rId68" Type="http://schemas.openxmlformats.org/officeDocument/2006/relationships/hyperlink" Target="https://ims.internationalprocessplants.com/inventory/equipment/detail/246485" TargetMode="External"/><Relationship Id="rId67" Type="http://schemas.openxmlformats.org/officeDocument/2006/relationships/hyperlink" Target="https://ims.internationalprocessplants.com/inventory/equipment/detail/246485" TargetMode="External"/><Relationship Id="rId60" Type="http://schemas.openxmlformats.org/officeDocument/2006/relationships/hyperlink" Target="https://ims.internationalprocessplants.com/inventory/equipment/detail/100612" TargetMode="External"/><Relationship Id="rId69" Type="http://schemas.openxmlformats.org/officeDocument/2006/relationships/hyperlink" Target="https://ims.internationalprocessplants.com/inventory/equipment/detail/246486" TargetMode="External"/><Relationship Id="rId51" Type="http://schemas.openxmlformats.org/officeDocument/2006/relationships/hyperlink" Target="https://ims.internationalprocessplants.com/inventory/equipment/reactor/batch-type-agitated" TargetMode="External"/><Relationship Id="rId50" Type="http://schemas.openxmlformats.org/officeDocument/2006/relationships/hyperlink" Target="https://ims.internationalprocessplants.com/inventory/equipment/detail/218617"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245527" TargetMode="External"/><Relationship Id="rId55" Type="http://schemas.openxmlformats.org/officeDocument/2006/relationships/hyperlink" Target="https://ims.internationalprocessplants.com/inventory/equipment/detail/245527" TargetMode="External"/><Relationship Id="rId54" Type="http://schemas.openxmlformats.org/officeDocument/2006/relationships/hyperlink" Target="https://ims.internationalprocessplants.com/inventory/equipment/detail/245527"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47008" TargetMode="External"/><Relationship Id="rId59" Type="http://schemas.openxmlformats.org/officeDocument/2006/relationships/hyperlink" Target="https://ims.internationalprocessplants.com/inventory/equipment/detail/247008" TargetMode="External"/><Relationship Id="rId58" Type="http://schemas.openxmlformats.org/officeDocument/2006/relationships/hyperlink" Target="https://ims.internationalprocessplants.com/inventory/equipment/detail/247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