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39kslf3o7rg" w:id="0"/>
      <w:bookmarkEnd w:id="0"/>
      <w:r w:rsidDel="00000000" w:rsidR="00000000" w:rsidRPr="00000000">
        <w:rPr>
          <w:b w:val="1"/>
          <w:bCs w:val="1"/>
          <w:sz w:val="46"/>
          <w:szCs w:val="46"/>
          <w:rtl w:val="0"/>
        </w:rPr>
        <w:t xml:space="preserve">Buy Used Heat Exchangers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heat exchangers through International Process Plants gives chemical, pharmaceutical, petrochemical, and food processing manufacturers access to efficient thermal transfer systems for heating, cooling, and energy recovery from VICARB, Doyle and Roth, Atlas Industrial, Graham, Pfaudler, and other OEM manufacturers. Buying used can save up to 50% of capital and 90% of lead time versus buying new.</w:t>
      </w:r>
    </w:p>
    <w:p w:rsidR="00000000" w:rsidDel="00000000" w:rsidP="00000000" w:rsidRDefault="00000000" w:rsidRPr="00000000" w14:paraId="00000003">
      <w:pPr>
        <w:spacing w:after="240" w:before="240" w:lineRule="auto"/>
        <w:rPr/>
      </w:pPr>
      <w:r w:rsidDel="00000000" w:rsidR="00000000" w:rsidRPr="00000000">
        <w:rPr>
          <w:rtl w:val="0"/>
        </w:rPr>
        <w:t xml:space="preserve">IPP stocks shell and tube heat exchangers in stainless steel 316, 304, 316L, and 321, carbon steel, graphite, titanium, tantalum, Hastelloy C-276, Inconel, glass-lined, and duplex construction. Heat transfer surface areas range from 0.37 m² (4 ft²) to 1,050 m² (11,300 ft²). Shell and tube pressures range up to 179.3 bar (2,600 psi). Operating temperatures range up to 662 °C (1,224 °F).</w:t>
      </w:r>
    </w:p>
    <w:p w:rsidR="00000000" w:rsidDel="00000000" w:rsidP="00000000" w:rsidRDefault="00000000" w:rsidRPr="00000000" w14:paraId="00000004">
      <w:pPr>
        <w:spacing w:after="240" w:before="240" w:lineRule="auto"/>
        <w:rPr/>
      </w:pPr>
      <w:r w:rsidDel="00000000" w:rsidR="00000000" w:rsidRPr="00000000">
        <w:rPr>
          <w:rtl w:val="0"/>
        </w:rPr>
        <w:t xml:space="preserve">Orientations include horizontal, vertical, and inclined configurations. Condition options include good used, unused surplus, refurbished/rebuilt, and new. </w:t>
      </w:r>
      <w:del w:author="Scott Phillips" w:id="0" w:date="2026-04-22T15:01:34Z">
        <w:r w:rsidDel="00000000" w:rsidR="00000000" w:rsidRPr="00000000">
          <w:rPr>
            <w:rtl w:val="0"/>
          </w:rPr>
          <w:delText xml:space="preserve">All </w:delText>
        </w:r>
      </w:del>
      <w:r w:rsidDel="00000000" w:rsidR="00000000" w:rsidRPr="00000000">
        <w:rPr>
          <w:rtl w:val="0"/>
        </w:rPr>
        <w:t xml:space="preserve">heat exchangers feature ASME </w:t>
      </w:r>
      <w:ins w:author="Scott Phillips" w:id="1" w:date="2026-04-22T15:02:07Z">
        <w:r w:rsidDel="00000000" w:rsidR="00000000" w:rsidRPr="00000000">
          <w:rPr>
            <w:rtl w:val="0"/>
          </w:rPr>
          <w:t xml:space="preserve">,</w:t>
        </w:r>
      </w:ins>
      <w:del w:author="Scott Phillips" w:id="1" w:date="2026-04-22T15:02:07Z">
        <w:r w:rsidDel="00000000" w:rsidR="00000000" w:rsidRPr="00000000">
          <w:rPr>
            <w:rtl w:val="0"/>
          </w:rPr>
          <w:delText xml:space="preserve">and</w:delText>
        </w:r>
      </w:del>
      <w:r w:rsidDel="00000000" w:rsidR="00000000" w:rsidRPr="00000000">
        <w:rPr>
          <w:rtl w:val="0"/>
        </w:rPr>
        <w:t xml:space="preserve"> TEMA-rated designs</w:t>
      </w:r>
      <w:ins w:author="Scott Phillips" w:id="2" w:date="2026-04-22T15:02:14Z">
        <w:r w:rsidDel="00000000" w:rsidR="00000000" w:rsidRPr="00000000">
          <w:rPr>
            <w:rtl w:val="0"/>
          </w:rPr>
          <w:t xml:space="preserve"> and others</w:t>
        </w:r>
      </w:ins>
      <w:r w:rsidDel="00000000" w:rsidR="00000000" w:rsidRPr="00000000">
        <w:rPr>
          <w:rtl w:val="0"/>
        </w:rPr>
        <w:t xml:space="preserve"> for compliance and reliability. Buying used heat exchangers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46+ Years of Experience | 30+ Material Options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4"/>
        </w:numPr>
        <w:spacing w:after="0" w:afterAutospacing="0" w:before="240" w:lineRule="auto"/>
        <w:ind w:left="720" w:hanging="360"/>
      </w:pPr>
      <w:hyperlink r:id="rId9">
        <w:r w:rsidDel="00000000" w:rsidR="00000000" w:rsidRPr="00000000">
          <w:rPr>
            <w:color w:val="1155cc"/>
            <w:u w:val="single"/>
            <w:rtl w:val="0"/>
          </w:rPr>
          <w:t xml:space="preserve">Stainless Steel -- SS 316, 304, 316L, 321 &amp; more</w:t>
        </w:r>
      </w:hyperlink>
      <w:r w:rsidDel="00000000" w:rsidR="00000000" w:rsidRPr="00000000">
        <w:rPr>
          <w:rtl w:val="0"/>
        </w:rPr>
      </w:r>
    </w:p>
    <w:p w:rsidR="00000000" w:rsidDel="00000000" w:rsidP="00000000" w:rsidRDefault="00000000" w:rsidRPr="00000000" w14:paraId="00000009">
      <w:pPr>
        <w:numPr>
          <w:ilvl w:val="0"/>
          <w:numId w:val="4"/>
        </w:numPr>
        <w:spacing w:after="0" w:afterAutospacing="0" w:before="0" w:beforeAutospacing="0" w:lineRule="auto"/>
        <w:ind w:left="720" w:hanging="360"/>
      </w:pPr>
      <w:hyperlink r:id="rId10">
        <w:r w:rsidDel="00000000" w:rsidR="00000000" w:rsidRPr="00000000">
          <w:rPr>
            <w:color w:val="1155cc"/>
            <w:u w:val="single"/>
            <w:rtl w:val="0"/>
          </w:rPr>
          <w:t xml:space="preserve">Carbon Steel -- Up to 1,050 m² &amp; 179.3 bar</w:t>
        </w:r>
      </w:hyperlink>
      <w:r w:rsidDel="00000000" w:rsidR="00000000" w:rsidRPr="00000000">
        <w:rPr>
          <w:rtl w:val="0"/>
        </w:rPr>
      </w:r>
    </w:p>
    <w:p w:rsidR="00000000" w:rsidDel="00000000" w:rsidP="00000000" w:rsidRDefault="00000000" w:rsidRPr="00000000" w14:paraId="0000000A">
      <w:pPr>
        <w:numPr>
          <w:ilvl w:val="0"/>
          <w:numId w:val="4"/>
        </w:numPr>
        <w:spacing w:after="240" w:before="0" w:beforeAutospacing="0" w:lineRule="auto"/>
        <w:ind w:left="720" w:hanging="360"/>
      </w:pPr>
      <w:hyperlink r:id="rId11">
        <w:r w:rsidDel="00000000" w:rsidR="00000000" w:rsidRPr="00000000">
          <w:rPr>
            <w:color w:val="1155cc"/>
            <w:u w:val="single"/>
            <w:rtl w:val="0"/>
          </w:rPr>
          <w:t xml:space="preserve">Specialty Alloys -- Titanium, Graphite, Hastelloy &amp; more</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ga6b8ave235z" w:id="1"/>
      <w:bookmarkEnd w:id="1"/>
      <w:r w:rsidDel="00000000" w:rsidR="00000000" w:rsidRPr="00000000">
        <w:rPr>
          <w:b w:val="1"/>
          <w:bCs w:val="1"/>
          <w:sz w:val="34"/>
          <w:szCs w:val="34"/>
          <w:rtl w:val="0"/>
        </w:rPr>
        <w:t xml:space="preserve">Buy Used Heat Exchangers by Material</w:t>
      </w:r>
    </w:p>
    <w:p w:rsidR="00000000" w:rsidDel="00000000" w:rsidP="00000000" w:rsidRDefault="00000000" w:rsidRPr="00000000" w14:paraId="0000000D">
      <w:pPr>
        <w:spacing w:after="240" w:before="240" w:lineRule="auto"/>
        <w:rPr/>
      </w:pPr>
      <w:r w:rsidDel="00000000" w:rsidR="00000000" w:rsidRPr="00000000">
        <w:rPr>
          <w:rtl w:val="0"/>
        </w:rPr>
        <w:t xml:space="preserve">IPP stocks shell and tube heat exchangers in stainless steel, carbon steel, graphite, titanium, tantalum, Hastelloy, and other specialty alloys. Choose the material that matches your process chemistry and corrosion requirements.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6tdlcys4ai3q" w:id="2"/>
      <w:bookmarkEnd w:id="2"/>
      <w:r w:rsidDel="00000000" w:rsidR="00000000" w:rsidRPr="00000000">
        <w:rPr>
          <w:b w:val="1"/>
          <w:bCs w:val="1"/>
          <w:color w:val="000000"/>
          <w:sz w:val="26"/>
          <w:szCs w:val="26"/>
          <w:rtl w:val="0"/>
        </w:rPr>
        <w:t xml:space="preserve">Buy Used Stainless Steel Heat Exchangers for Sale</w:t>
      </w:r>
    </w:p>
    <w:p w:rsidR="00000000" w:rsidDel="00000000" w:rsidP="00000000" w:rsidRDefault="00000000" w:rsidRPr="00000000" w14:paraId="0000000F">
      <w:pPr>
        <w:spacing w:after="240" w:before="240" w:lineRule="auto"/>
        <w:rPr/>
      </w:pPr>
      <w:r w:rsidDel="00000000" w:rsidR="00000000" w:rsidRPr="00000000">
        <w:rPr>
          <w:rtl w:val="0"/>
        </w:rPr>
        <w:t xml:space="preserve">IPP stocks stainless steel shell and tube heat exchangers across multiple grades including SS 316, SS 304, SS Austenitic, SS 316L, and SS 321. Stainless steel provides sanitary and corrosion-resistant performance for chemical, pharmaceutical, and food processing applications.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fzuykf8xeyiu" w:id="3"/>
      <w:bookmarkEnd w:id="3"/>
      <w:r w:rsidDel="00000000" w:rsidR="00000000" w:rsidRPr="00000000">
        <w:rPr>
          <w:b w:val="1"/>
          <w:bCs w:val="1"/>
          <w:color w:val="000000"/>
          <w:sz w:val="22"/>
          <w:szCs w:val="22"/>
          <w:rtl w:val="0"/>
        </w:rPr>
        <w:t xml:space="preserve">[Largest SS 316] Daekyung SS 316 — 790 m² (</w:t>
      </w:r>
      <w:hyperlink r:id="rId12">
        <w:r w:rsidDel="00000000" w:rsidR="00000000" w:rsidRPr="00000000">
          <w:rPr>
            <w:b w:val="1"/>
            <w:bCs w:val="1"/>
            <w:color w:val="1155cc"/>
            <w:sz w:val="22"/>
            <w:szCs w:val="22"/>
            <w:u w:val="single"/>
            <w:rtl w:val="0"/>
          </w:rPr>
          <w:t xml:space="preserve">IPP# 222143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Unused Daekyung Machinery stainless steel 316 clad shell and tube heat exchanger. 790 m² (8,500 ft²) surface area with vacuum capability and 8-pass tube-side design.</w:t>
      </w:r>
    </w:p>
    <w:p w:rsidR="00000000" w:rsidDel="00000000" w:rsidP="00000000" w:rsidRDefault="00000000" w:rsidRPr="00000000" w14:paraId="00000012">
      <w:pPr>
        <w:numPr>
          <w:ilvl w:val="0"/>
          <w:numId w:val="33"/>
        </w:numPr>
        <w:spacing w:after="0" w:afterAutospacing="0" w:before="240" w:lineRule="auto"/>
        <w:ind w:left="720" w:hanging="360"/>
      </w:pPr>
      <w:r w:rsidDel="00000000" w:rsidR="00000000" w:rsidRPr="00000000">
        <w:rPr>
          <w:rtl w:val="0"/>
        </w:rPr>
        <w:t xml:space="preserve">Heat Transfer Surface Area: 790 m² (8,500 ft²) surface area</w:t>
      </w:r>
    </w:p>
    <w:p w:rsidR="00000000" w:rsidDel="00000000" w:rsidP="00000000" w:rsidRDefault="00000000" w:rsidRPr="00000000" w14:paraId="00000013">
      <w:pPr>
        <w:numPr>
          <w:ilvl w:val="0"/>
          <w:numId w:val="33"/>
        </w:numPr>
        <w:spacing w:after="0" w:afterAutospacing="0" w:before="0" w:beforeAutospacing="0" w:lineRule="auto"/>
        <w:ind w:left="720" w:hanging="360"/>
      </w:pPr>
      <w:r w:rsidDel="00000000" w:rsidR="00000000" w:rsidRPr="00000000">
        <w:rPr>
          <w:rtl w:val="0"/>
        </w:rPr>
        <w:t xml:space="preserve">Shell Pressure: 29.3 bar (425 psi) shell &amp; tube</w:t>
      </w:r>
    </w:p>
    <w:p w:rsidR="00000000" w:rsidDel="00000000" w:rsidP="00000000" w:rsidRDefault="00000000" w:rsidRPr="00000000" w14:paraId="00000014">
      <w:pPr>
        <w:numPr>
          <w:ilvl w:val="0"/>
          <w:numId w:val="33"/>
        </w:numPr>
        <w:spacing w:after="0" w:afterAutospacing="0" w:before="0" w:beforeAutospacing="0" w:lineRule="auto"/>
        <w:ind w:left="720" w:hanging="360"/>
      </w:pPr>
      <w:r w:rsidDel="00000000" w:rsidR="00000000" w:rsidRPr="00000000">
        <w:rPr>
          <w:rtl w:val="0"/>
        </w:rPr>
        <w:t xml:space="preserve">Tube Temperature: Up to 398.9°C (750 °F)</w:t>
      </w:r>
    </w:p>
    <w:p w:rsidR="00000000" w:rsidDel="00000000" w:rsidP="00000000" w:rsidRDefault="00000000" w:rsidRPr="00000000" w14:paraId="00000015">
      <w:pPr>
        <w:numPr>
          <w:ilvl w:val="0"/>
          <w:numId w:val="33"/>
        </w:numPr>
        <w:spacing w:after="0" w:afterAutospacing="0" w:before="0" w:beforeAutospacing="0" w:lineRule="auto"/>
        <w:ind w:left="720" w:hanging="360"/>
      </w:pPr>
      <w:r w:rsidDel="00000000" w:rsidR="00000000" w:rsidRPr="00000000">
        <w:rPr>
          <w:rtl w:val="0"/>
        </w:rPr>
        <w:t xml:space="preserve">Tube Number: 1,398 tubes, Tube-side Passes: 8-pass design</w:t>
      </w:r>
    </w:p>
    <w:p w:rsidR="00000000" w:rsidDel="00000000" w:rsidP="00000000" w:rsidRDefault="00000000" w:rsidRPr="00000000" w14:paraId="00000016">
      <w:pPr>
        <w:numPr>
          <w:ilvl w:val="0"/>
          <w:numId w:val="33"/>
        </w:numPr>
        <w:spacing w:after="240" w:before="0" w:beforeAutospacing="0" w:lineRule="auto"/>
        <w:ind w:left="720" w:hanging="360"/>
      </w:pPr>
      <w:r w:rsidDel="00000000" w:rsidR="00000000" w:rsidRPr="00000000">
        <w:rPr>
          <w:rtl w:val="0"/>
        </w:rPr>
        <w:t xml:space="preserve">Orientation: Horizontal, vacuum capable</w:t>
      </w:r>
    </w:p>
    <w:p w:rsidR="00000000" w:rsidDel="00000000" w:rsidP="00000000" w:rsidRDefault="00000000" w:rsidRPr="00000000" w14:paraId="00000017">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222143</w:t>
        </w:r>
      </w:hyperlink>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iex9hhyyc82k" w:id="4"/>
      <w:bookmarkEnd w:id="4"/>
      <w:r w:rsidDel="00000000" w:rsidR="00000000" w:rsidRPr="00000000">
        <w:rPr>
          <w:b w:val="1"/>
          <w:bCs w:val="1"/>
          <w:color w:val="000000"/>
          <w:sz w:val="22"/>
          <w:szCs w:val="22"/>
          <w:rtl w:val="0"/>
        </w:rPr>
        <w:t xml:space="preserve">Cust-O-Fab SS 316 — 556 m² (</w:t>
      </w:r>
      <w:hyperlink r:id="rId16">
        <w:r w:rsidDel="00000000" w:rsidR="00000000" w:rsidRPr="00000000">
          <w:rPr>
            <w:b w:val="1"/>
            <w:bCs w:val="1"/>
            <w:color w:val="1155cc"/>
            <w:sz w:val="22"/>
            <w:szCs w:val="22"/>
            <w:u w:val="single"/>
            <w:rtl w:val="0"/>
          </w:rPr>
          <w:t xml:space="preserve">IPP# 207854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Used Cust-O-Fab stainless steel 316 shell and tube heat exchanger. 556 m² (6,000 ft²) surface area with 1,248 tubes.</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Heat Transfer Surface Area: 556 m² (6,000 ft²) surface area</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Shell Pressure: 5.2 bar (75 psi) shell &amp; tube</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Shell Temperature: Up to 232.2 °C (450 °F)</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Tube Number: 1,248 tubes, Tubesheet Material: SS 316 tubesheet</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OrientationL Horizontal orientation</w:t>
      </w:r>
    </w:p>
    <w:p w:rsidR="00000000" w:rsidDel="00000000" w:rsidP="00000000" w:rsidRDefault="00000000" w:rsidRPr="00000000" w14:paraId="0000001F">
      <w:pPr>
        <w:spacing w:after="240" w:before="240" w:lineRule="auto"/>
        <w:rPr>
          <w:color w:val="1155cc"/>
          <w:u w:val="single"/>
        </w:rPr>
      </w:pPr>
      <w:hyperlink r:id="rId17">
        <w:r w:rsidDel="00000000" w:rsidR="00000000" w:rsidRPr="00000000">
          <w:rPr>
            <w:color w:val="1155cc"/>
            <w:u w:val="single"/>
            <w:rtl w:val="0"/>
          </w:rPr>
          <w:t xml:space="preserve">Request Specs</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View IPP# 207854</w:t>
        </w:r>
      </w:hyperlink>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rpyjb4urd9kq" w:id="5"/>
      <w:bookmarkEnd w:id="5"/>
      <w:r w:rsidDel="00000000" w:rsidR="00000000" w:rsidRPr="00000000">
        <w:rPr>
          <w:b w:val="1"/>
          <w:bCs w:val="1"/>
          <w:color w:val="000000"/>
          <w:sz w:val="22"/>
          <w:szCs w:val="22"/>
          <w:rtl w:val="0"/>
        </w:rPr>
        <w:t xml:space="preserve">[Largest SS 304] Harris Thermal SS 304 — 876 m² (</w:t>
      </w:r>
      <w:hyperlink r:id="rId20">
        <w:r w:rsidDel="00000000" w:rsidR="00000000" w:rsidRPr="00000000">
          <w:rPr>
            <w:b w:val="1"/>
            <w:bCs w:val="1"/>
            <w:color w:val="1155cc"/>
            <w:sz w:val="22"/>
            <w:szCs w:val="22"/>
            <w:u w:val="single"/>
            <w:rtl w:val="0"/>
          </w:rPr>
          <w:t xml:space="preserve">IPP# 218221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Used Harris Thermal stainless steel 304 shell and tube heat exchanger. 876 m² (9,400 ft²) surface area — the largest SS 304 unit in IPP inventory.</w:t>
      </w:r>
    </w:p>
    <w:p w:rsidR="00000000" w:rsidDel="00000000" w:rsidP="00000000" w:rsidRDefault="00000000" w:rsidRPr="00000000" w14:paraId="00000022">
      <w:pPr>
        <w:numPr>
          <w:ilvl w:val="0"/>
          <w:numId w:val="14"/>
        </w:numPr>
        <w:spacing w:after="0" w:afterAutospacing="0" w:before="240" w:lineRule="auto"/>
        <w:ind w:left="720" w:hanging="360"/>
      </w:pPr>
      <w:r w:rsidDel="00000000" w:rsidR="00000000" w:rsidRPr="00000000">
        <w:rPr>
          <w:rtl w:val="0"/>
        </w:rPr>
        <w:t xml:space="preserve">Heat Transfer Surface Area: 876 m² (9,400 ft²) surface area</w:t>
      </w:r>
    </w:p>
    <w:p w:rsidR="00000000" w:rsidDel="00000000" w:rsidP="00000000" w:rsidRDefault="00000000" w:rsidRPr="00000000" w14:paraId="00000023">
      <w:pPr>
        <w:numPr>
          <w:ilvl w:val="0"/>
          <w:numId w:val="14"/>
        </w:numPr>
        <w:spacing w:after="0" w:afterAutospacing="0" w:before="0" w:beforeAutospacing="0" w:lineRule="auto"/>
        <w:ind w:left="720" w:hanging="360"/>
      </w:pPr>
      <w:r w:rsidDel="00000000" w:rsidR="00000000" w:rsidRPr="00000000">
        <w:rPr>
          <w:rtl w:val="0"/>
        </w:rPr>
        <w:t xml:space="preserve">Material: Stainless Steel 304 construction</w:t>
      </w:r>
    </w:p>
    <w:p w:rsidR="00000000" w:rsidDel="00000000" w:rsidP="00000000" w:rsidRDefault="00000000" w:rsidRPr="00000000" w14:paraId="00000024">
      <w:pPr>
        <w:numPr>
          <w:ilvl w:val="0"/>
          <w:numId w:val="14"/>
        </w:numPr>
        <w:spacing w:after="0" w:afterAutospacing="0" w:before="0" w:beforeAutospacing="0" w:lineRule="auto"/>
        <w:ind w:left="720" w:hanging="360"/>
      </w:pPr>
      <w:r w:rsidDel="00000000" w:rsidR="00000000" w:rsidRPr="00000000">
        <w:rPr>
          <w:rtl w:val="0"/>
        </w:rPr>
        <w:t xml:space="preserve">Manufacturer: Harris Thermal manufacturer</w:t>
      </w:r>
    </w:p>
    <w:p w:rsidR="00000000" w:rsidDel="00000000" w:rsidP="00000000" w:rsidRDefault="00000000" w:rsidRPr="00000000" w14:paraId="00000025">
      <w:pPr>
        <w:numPr>
          <w:ilvl w:val="0"/>
          <w:numId w:val="14"/>
        </w:numPr>
        <w:spacing w:after="0" w:afterAutospacing="0" w:before="0" w:beforeAutospacing="0" w:lineRule="auto"/>
        <w:ind w:left="720" w:hanging="360"/>
      </w:pPr>
      <w:r w:rsidDel="00000000" w:rsidR="00000000" w:rsidRPr="00000000">
        <w:rPr>
          <w:rtl w:val="0"/>
        </w:rPr>
        <w:t xml:space="preserve">Condition: Good used condition</w:t>
      </w:r>
    </w:p>
    <w:p w:rsidR="00000000" w:rsidDel="00000000" w:rsidP="00000000" w:rsidRDefault="00000000" w:rsidRPr="00000000" w14:paraId="00000026">
      <w:pPr>
        <w:numPr>
          <w:ilvl w:val="0"/>
          <w:numId w:val="14"/>
        </w:numPr>
        <w:spacing w:after="240" w:before="0" w:beforeAutospacing="0" w:lineRule="auto"/>
        <w:ind w:left="720" w:hanging="360"/>
      </w:pPr>
      <w:r w:rsidDel="00000000" w:rsidR="00000000" w:rsidRPr="00000000">
        <w:rPr>
          <w:rtl w:val="0"/>
        </w:rPr>
        <w:t xml:space="preserve">Shell and tube design</w:t>
      </w:r>
    </w:p>
    <w:p w:rsidR="00000000" w:rsidDel="00000000" w:rsidP="00000000" w:rsidRDefault="00000000" w:rsidRPr="00000000" w14:paraId="00000027">
      <w:pPr>
        <w:spacing w:after="240" w:before="240" w:lineRule="auto"/>
        <w:rPr>
          <w:color w:val="1155cc"/>
          <w:u w:val="single"/>
        </w:rPr>
      </w:pPr>
      <w:hyperlink r:id="rId21">
        <w:r w:rsidDel="00000000" w:rsidR="00000000" w:rsidRPr="00000000">
          <w:rPr>
            <w:color w:val="1155cc"/>
            <w:u w:val="single"/>
            <w:rtl w:val="0"/>
          </w:rPr>
          <w:t xml:space="preserve">Request Specs</w:t>
        </w:r>
      </w:hyperlink>
      <w:r w:rsidDel="00000000" w:rsidR="00000000" w:rsidRPr="00000000">
        <w:rPr>
          <w:rtl w:val="0"/>
        </w:rPr>
        <w:t xml:space="preserv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View IPP# 218221</w:t>
        </w:r>
      </w:hyperlink>
      <w:r w:rsidDel="00000000" w:rsidR="00000000" w:rsidRPr="00000000">
        <w:rPr>
          <w:rtl w:val="0"/>
        </w:rPr>
      </w:r>
    </w:p>
    <w:p w:rsidR="00000000" w:rsidDel="00000000" w:rsidP="00000000" w:rsidRDefault="00000000" w:rsidRPr="00000000" w14:paraId="00000028">
      <w:pPr>
        <w:spacing w:after="240" w:before="240" w:lineRule="auto"/>
        <w:rPr>
          <w:color w:val="1155cc"/>
          <w:u w:val="single"/>
        </w:rPr>
      </w:pPr>
      <w:hyperlink r:id="rId24">
        <w:r w:rsidDel="00000000" w:rsidR="00000000" w:rsidRPr="00000000">
          <w:rPr>
            <w:color w:val="1155cc"/>
            <w:u w:val="single"/>
            <w:rtl w:val="0"/>
          </w:rPr>
          <w:t xml:space="preserve">Browse All Stainless Steel Heat Exchangers in Stock</w:t>
        </w:r>
      </w:hyperlink>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tx3zxoy33iq" w:id="6"/>
      <w:bookmarkEnd w:id="6"/>
      <w:r w:rsidDel="00000000" w:rsidR="00000000" w:rsidRPr="00000000">
        <w:rPr>
          <w:b w:val="1"/>
          <w:bCs w:val="1"/>
          <w:color w:val="000000"/>
          <w:sz w:val="26"/>
          <w:szCs w:val="26"/>
          <w:rtl w:val="0"/>
        </w:rPr>
        <w:t xml:space="preserve">Buy Used Carbon Steel Heat Exchangers for Sale</w:t>
      </w:r>
    </w:p>
    <w:p w:rsidR="00000000" w:rsidDel="00000000" w:rsidP="00000000" w:rsidRDefault="00000000" w:rsidRPr="00000000" w14:paraId="0000002A">
      <w:pPr>
        <w:spacing w:after="240" w:before="240" w:lineRule="auto"/>
        <w:rPr/>
      </w:pPr>
      <w:r w:rsidDel="00000000" w:rsidR="00000000" w:rsidRPr="00000000">
        <w:rPr>
          <w:rtl w:val="0"/>
        </w:rPr>
        <w:t xml:space="preserve">IPP stocks carbon steel shell and tube heat exchangers in both primary construction and shell-only configurations. Carbon steel is also the most common shell material across the inventory. Carbon steel construction serves general utility and industrial applications.</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yjmhgnvkzlxv" w:id="7"/>
      <w:bookmarkEnd w:id="7"/>
      <w:r w:rsidDel="00000000" w:rsidR="00000000" w:rsidRPr="00000000">
        <w:rPr>
          <w:b w:val="1"/>
          <w:bCs w:val="1"/>
          <w:color w:val="000000"/>
          <w:sz w:val="22"/>
          <w:szCs w:val="22"/>
          <w:rtl w:val="0"/>
        </w:rPr>
        <w:t xml:space="preserve">[Largest in Stock] Heatran CS — 1,050 m² (</w:t>
      </w:r>
      <w:hyperlink r:id="rId25">
        <w:r w:rsidDel="00000000" w:rsidR="00000000" w:rsidRPr="00000000">
          <w:rPr>
            <w:b w:val="1"/>
            <w:bCs w:val="1"/>
            <w:color w:val="1155cc"/>
            <w:sz w:val="22"/>
            <w:szCs w:val="22"/>
            <w:u w:val="single"/>
            <w:rtl w:val="0"/>
          </w:rPr>
          <w:t xml:space="preserve">IPP# 212821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Used Heatran carbon steel shell and tube heat exchanger. 1,050 m² (11,300 ft²) surface area — the largest heat exchanger in IPP inventory. Rated to 179.3 bar (2,600 psi).</w:t>
      </w:r>
    </w:p>
    <w:p w:rsidR="00000000" w:rsidDel="00000000" w:rsidP="00000000" w:rsidRDefault="00000000" w:rsidRPr="00000000" w14:paraId="0000002D">
      <w:pPr>
        <w:numPr>
          <w:ilvl w:val="0"/>
          <w:numId w:val="29"/>
        </w:numPr>
        <w:spacing w:after="0" w:afterAutospacing="0" w:before="240" w:lineRule="auto"/>
        <w:ind w:left="720" w:hanging="360"/>
      </w:pPr>
      <w:r w:rsidDel="00000000" w:rsidR="00000000" w:rsidRPr="00000000">
        <w:rPr>
          <w:rtl w:val="0"/>
        </w:rPr>
        <w:t xml:space="preserve">Heat Transfer Surface Area: 1,050 m² (11,300 ft²) surface area</w:t>
      </w:r>
    </w:p>
    <w:p w:rsidR="00000000" w:rsidDel="00000000" w:rsidP="00000000" w:rsidRDefault="00000000" w:rsidRPr="00000000" w14:paraId="0000002E">
      <w:pPr>
        <w:numPr>
          <w:ilvl w:val="0"/>
          <w:numId w:val="29"/>
        </w:numPr>
        <w:spacing w:after="0" w:afterAutospacing="0" w:before="0" w:beforeAutospacing="0" w:lineRule="auto"/>
        <w:ind w:left="720" w:hanging="360"/>
      </w:pPr>
      <w:r w:rsidDel="00000000" w:rsidR="00000000" w:rsidRPr="00000000">
        <w:rPr>
          <w:rtl w:val="0"/>
        </w:rPr>
        <w:t xml:space="preserve">Shell and Tube Pressure:179.3 bar (2,600 psi) shell &amp; tube</w:t>
      </w:r>
    </w:p>
    <w:p w:rsidR="00000000" w:rsidDel="00000000" w:rsidP="00000000" w:rsidRDefault="00000000" w:rsidRPr="00000000" w14:paraId="0000002F">
      <w:pPr>
        <w:numPr>
          <w:ilvl w:val="0"/>
          <w:numId w:val="29"/>
        </w:numPr>
        <w:spacing w:after="0" w:afterAutospacing="0" w:before="0" w:beforeAutospacing="0" w:lineRule="auto"/>
        <w:ind w:left="720" w:hanging="360"/>
      </w:pPr>
      <w:r w:rsidDel="00000000" w:rsidR="00000000" w:rsidRPr="00000000">
        <w:rPr>
          <w:rtl w:val="0"/>
        </w:rPr>
        <w:t xml:space="preserve">Shell and Tube Temperature:Up to 315.6 °C (600 °F)</w:t>
      </w:r>
    </w:p>
    <w:p w:rsidR="00000000" w:rsidDel="00000000" w:rsidP="00000000" w:rsidRDefault="00000000" w:rsidRPr="00000000" w14:paraId="00000030">
      <w:pPr>
        <w:numPr>
          <w:ilvl w:val="0"/>
          <w:numId w:val="29"/>
        </w:numPr>
        <w:spacing w:after="0" w:afterAutospacing="0" w:before="0" w:beforeAutospacing="0" w:lineRule="auto"/>
        <w:ind w:left="720" w:hanging="360"/>
      </w:pPr>
      <w:r w:rsidDel="00000000" w:rsidR="00000000" w:rsidRPr="00000000">
        <w:rPr>
          <w:rtl w:val="0"/>
        </w:rPr>
        <w:t xml:space="preserve">Tube Number: 1,850 tubes, Shell Diameter: 1,050 mm (41 in) shell</w:t>
      </w:r>
    </w:p>
    <w:p w:rsidR="00000000" w:rsidDel="00000000" w:rsidP="00000000" w:rsidRDefault="00000000" w:rsidRPr="00000000" w14:paraId="00000031">
      <w:pPr>
        <w:numPr>
          <w:ilvl w:val="0"/>
          <w:numId w:val="29"/>
        </w:numPr>
        <w:spacing w:after="240" w:before="0" w:beforeAutospacing="0" w:lineRule="auto"/>
        <w:ind w:left="720" w:hanging="360"/>
      </w:pPr>
      <w:r w:rsidDel="00000000" w:rsidR="00000000" w:rsidRPr="00000000">
        <w:rPr>
          <w:rtl w:val="0"/>
        </w:rPr>
        <w:t xml:space="preserve">Orientation: Horizontal, single-pass</w:t>
      </w:r>
    </w:p>
    <w:p w:rsidR="00000000" w:rsidDel="00000000" w:rsidP="00000000" w:rsidRDefault="00000000" w:rsidRPr="00000000" w14:paraId="00000032">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212821</w:t>
        </w:r>
      </w:hyperlink>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5uyp3rtt8nph" w:id="8"/>
      <w:bookmarkEnd w:id="8"/>
      <w:r w:rsidDel="00000000" w:rsidR="00000000" w:rsidRPr="00000000">
        <w:rPr>
          <w:b w:val="1"/>
          <w:bCs w:val="1"/>
          <w:color w:val="000000"/>
          <w:sz w:val="22"/>
          <w:szCs w:val="22"/>
          <w:rtl w:val="0"/>
        </w:rPr>
        <w:t xml:space="preserve">[Unused] Delta Tee CS — 1,050 m² (</w:t>
      </w:r>
      <w:hyperlink r:id="rId29">
        <w:r w:rsidDel="00000000" w:rsidR="00000000" w:rsidRPr="00000000">
          <w:rPr>
            <w:b w:val="1"/>
            <w:bCs w:val="1"/>
            <w:color w:val="1155cc"/>
            <w:sz w:val="22"/>
            <w:szCs w:val="22"/>
            <w:u w:val="single"/>
            <w:rtl w:val="0"/>
          </w:rPr>
          <w:t xml:space="preserve">IPP# 230154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Unused Delta Tee International carbon steel shell and tube heat exchanger. 1,050 m² (11,250 ft²) surface area rated to 99.3 bar (1,450 psi) shell side.</w:t>
      </w:r>
    </w:p>
    <w:p w:rsidR="00000000" w:rsidDel="00000000" w:rsidP="00000000" w:rsidRDefault="00000000" w:rsidRPr="00000000" w14:paraId="00000035">
      <w:pPr>
        <w:numPr>
          <w:ilvl w:val="0"/>
          <w:numId w:val="6"/>
        </w:numPr>
        <w:spacing w:after="0" w:afterAutospacing="0" w:before="240" w:lineRule="auto"/>
        <w:ind w:left="720" w:hanging="360"/>
      </w:pPr>
      <w:r w:rsidDel="00000000" w:rsidR="00000000" w:rsidRPr="00000000">
        <w:rPr>
          <w:rtl w:val="0"/>
        </w:rPr>
        <w:t xml:space="preserve">Heat Transfer Surface Area: 1,050 m² (11,250 ft²) surface area</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Shell Pressure: 99.3 bar (1,450 psi) shell side</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Tube Pressure: 27.6 bar (400 psi) tube side</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tl w:val="0"/>
        </w:rPr>
        <w:t xml:space="preserve">Tube Number: 1,815 straight tubes</w:t>
      </w:r>
    </w:p>
    <w:p w:rsidR="00000000" w:rsidDel="00000000" w:rsidP="00000000" w:rsidRDefault="00000000" w:rsidRPr="00000000" w14:paraId="00000039">
      <w:pPr>
        <w:numPr>
          <w:ilvl w:val="0"/>
          <w:numId w:val="6"/>
        </w:numPr>
        <w:spacing w:after="240" w:before="0" w:beforeAutospacing="0" w:lineRule="auto"/>
        <w:ind w:left="720" w:hanging="360"/>
      </w:pPr>
      <w:r w:rsidDel="00000000" w:rsidR="00000000" w:rsidRPr="00000000">
        <w:rPr>
          <w:rtl w:val="0"/>
        </w:rPr>
        <w:t xml:space="preserve">Condition: Unused surplus condition</w:t>
      </w:r>
    </w:p>
    <w:p w:rsidR="00000000" w:rsidDel="00000000" w:rsidP="00000000" w:rsidRDefault="00000000" w:rsidRPr="00000000" w14:paraId="0000003A">
      <w:pPr>
        <w:spacing w:after="240" w:before="240" w:lineRule="auto"/>
        <w:rPr>
          <w:color w:val="1155cc"/>
          <w:u w:val="single"/>
        </w:rPr>
      </w:pPr>
      <w:hyperlink r:id="rId30">
        <w:r w:rsidDel="00000000" w:rsidR="00000000" w:rsidRPr="00000000">
          <w:rPr>
            <w:color w:val="1155cc"/>
            <w:u w:val="single"/>
            <w:rtl w:val="0"/>
          </w:rPr>
          <w:t xml:space="preserve">Request Specs</w:t>
        </w:r>
      </w:hyperlink>
      <w:r w:rsidDel="00000000" w:rsidR="00000000" w:rsidRPr="00000000">
        <w:rPr>
          <w:rtl w:val="0"/>
        </w:rPr>
        <w:t xml:space="preserve"> |</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View IPP# 230154</w:t>
        </w:r>
      </w:hyperlink>
      <w:r w:rsidDel="00000000" w:rsidR="00000000" w:rsidRPr="00000000">
        <w:rPr>
          <w:rtl w:val="0"/>
        </w:rPr>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4pklqogsoorl" w:id="9"/>
      <w:bookmarkEnd w:id="9"/>
      <w:r w:rsidDel="00000000" w:rsidR="00000000" w:rsidRPr="00000000">
        <w:rPr>
          <w:b w:val="1"/>
          <w:bCs w:val="1"/>
          <w:color w:val="000000"/>
          <w:sz w:val="22"/>
          <w:szCs w:val="22"/>
          <w:rtl w:val="0"/>
        </w:rPr>
        <w:t xml:space="preserve">Johnson Hunt BEU CS — 6.4 m² (</w:t>
      </w:r>
      <w:hyperlink r:id="rId33">
        <w:r w:rsidDel="00000000" w:rsidR="00000000" w:rsidRPr="00000000">
          <w:rPr>
            <w:b w:val="1"/>
            <w:bCs w:val="1"/>
            <w:color w:val="1155cc"/>
            <w:sz w:val="22"/>
            <w:szCs w:val="22"/>
            <w:u w:val="single"/>
            <w:rtl w:val="0"/>
          </w:rPr>
          <w:t xml:space="preserve">IPP# 105527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Unused Johnson Hunt LTD BEU carbon steel shell and tube heat exchanger. 6.4 m² (69 ft²) compact unit rated to 9 bar (131 psi) and 200 °C (392 °F).</w:t>
      </w:r>
    </w:p>
    <w:p w:rsidR="00000000" w:rsidDel="00000000" w:rsidP="00000000" w:rsidRDefault="00000000" w:rsidRPr="00000000" w14:paraId="0000003D">
      <w:pPr>
        <w:numPr>
          <w:ilvl w:val="0"/>
          <w:numId w:val="26"/>
        </w:numPr>
        <w:spacing w:after="0" w:afterAutospacing="0" w:before="240" w:lineRule="auto"/>
        <w:ind w:left="720" w:hanging="360"/>
      </w:pPr>
      <w:r w:rsidDel="00000000" w:rsidR="00000000" w:rsidRPr="00000000">
        <w:rPr>
          <w:rtl w:val="0"/>
        </w:rPr>
        <w:t xml:space="preserve">Heat Transfer Surface Area:6.4 m² (69 ft²) surface area</w:t>
      </w:r>
    </w:p>
    <w:p w:rsidR="00000000" w:rsidDel="00000000" w:rsidP="00000000" w:rsidRDefault="00000000" w:rsidRPr="00000000" w14:paraId="0000003E">
      <w:pPr>
        <w:numPr>
          <w:ilvl w:val="0"/>
          <w:numId w:val="26"/>
        </w:numPr>
        <w:spacing w:after="0" w:afterAutospacing="0" w:before="0" w:beforeAutospacing="0" w:lineRule="auto"/>
        <w:ind w:left="720" w:hanging="360"/>
      </w:pPr>
      <w:r w:rsidDel="00000000" w:rsidR="00000000" w:rsidRPr="00000000">
        <w:rPr>
          <w:rtl w:val="0"/>
        </w:rPr>
        <w:t xml:space="preserve">Shell and Tube Pressure: 9 bar (131 psi) shell &amp; tube</w:t>
      </w:r>
    </w:p>
    <w:p w:rsidR="00000000" w:rsidDel="00000000" w:rsidP="00000000" w:rsidRDefault="00000000" w:rsidRPr="00000000" w14:paraId="0000003F">
      <w:pPr>
        <w:numPr>
          <w:ilvl w:val="0"/>
          <w:numId w:val="26"/>
        </w:numPr>
        <w:spacing w:after="0" w:afterAutospacing="0" w:before="0" w:beforeAutospacing="0" w:lineRule="auto"/>
        <w:ind w:left="720" w:hanging="360"/>
      </w:pPr>
      <w:r w:rsidDel="00000000" w:rsidR="00000000" w:rsidRPr="00000000">
        <w:rPr>
          <w:rtl w:val="0"/>
        </w:rPr>
        <w:t xml:space="preserve">Shell and Tube Temperature: Up to 200 °C (392 °F)</w:t>
      </w:r>
    </w:p>
    <w:p w:rsidR="00000000" w:rsidDel="00000000" w:rsidP="00000000" w:rsidRDefault="00000000" w:rsidRPr="00000000" w14:paraId="00000040">
      <w:pPr>
        <w:numPr>
          <w:ilvl w:val="0"/>
          <w:numId w:val="26"/>
        </w:numPr>
        <w:spacing w:after="0" w:afterAutospacing="0" w:before="0" w:beforeAutospacing="0" w:lineRule="auto"/>
        <w:ind w:left="720" w:hanging="360"/>
      </w:pPr>
      <w:r w:rsidDel="00000000" w:rsidR="00000000" w:rsidRPr="00000000">
        <w:rPr>
          <w:rtl w:val="0"/>
        </w:rPr>
        <w:t xml:space="preserve">Tube-side Passes: 2-pass tube, Shell-side Passes: 1-pass shell</w:t>
      </w:r>
    </w:p>
    <w:p w:rsidR="00000000" w:rsidDel="00000000" w:rsidP="00000000" w:rsidRDefault="00000000" w:rsidRPr="00000000" w14:paraId="00000041">
      <w:pPr>
        <w:numPr>
          <w:ilvl w:val="0"/>
          <w:numId w:val="26"/>
        </w:numPr>
        <w:spacing w:after="240" w:before="0" w:beforeAutospacing="0" w:lineRule="auto"/>
        <w:ind w:left="720" w:hanging="360"/>
      </w:pPr>
      <w:r w:rsidDel="00000000" w:rsidR="00000000" w:rsidRPr="00000000">
        <w:rPr>
          <w:rtl w:val="0"/>
        </w:rPr>
        <w:t xml:space="preserve">Condition: Unused, Model: BEU model</w:t>
      </w:r>
    </w:p>
    <w:p w:rsidR="00000000" w:rsidDel="00000000" w:rsidP="00000000" w:rsidRDefault="00000000" w:rsidRPr="00000000" w14:paraId="00000042">
      <w:pPr>
        <w:spacing w:after="240" w:before="240" w:lineRule="auto"/>
        <w:rPr>
          <w:color w:val="1155cc"/>
          <w:u w:val="single"/>
        </w:rPr>
      </w:pPr>
      <w:hyperlink r:id="rId34">
        <w:r w:rsidDel="00000000" w:rsidR="00000000" w:rsidRPr="00000000">
          <w:rPr>
            <w:color w:val="1155cc"/>
            <w:u w:val="single"/>
            <w:rtl w:val="0"/>
          </w:rPr>
          <w:t xml:space="preserve">Request Specs</w:t>
        </w:r>
      </w:hyperlink>
      <w:r w:rsidDel="00000000" w:rsidR="00000000" w:rsidRPr="00000000">
        <w:rPr>
          <w:rtl w:val="0"/>
        </w:rPr>
        <w:t xml:space="preserve"> |</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View IPP# 105527</w:t>
        </w:r>
      </w:hyperlink>
      <w:r w:rsidDel="00000000" w:rsidR="00000000" w:rsidRPr="00000000">
        <w:rPr>
          <w:rtl w:val="0"/>
        </w:rPr>
      </w:r>
    </w:p>
    <w:p w:rsidR="00000000" w:rsidDel="00000000" w:rsidP="00000000" w:rsidRDefault="00000000" w:rsidRPr="00000000" w14:paraId="00000043">
      <w:pPr>
        <w:spacing w:after="240" w:before="240" w:lineRule="auto"/>
        <w:rPr>
          <w:color w:val="1155cc"/>
          <w:u w:val="single"/>
        </w:rPr>
      </w:pPr>
      <w:hyperlink r:id="rId37">
        <w:r w:rsidDel="00000000" w:rsidR="00000000" w:rsidRPr="00000000">
          <w:rPr>
            <w:color w:val="1155cc"/>
            <w:u w:val="single"/>
            <w:rtl w:val="0"/>
          </w:rPr>
          <w:t xml:space="preserve">Browse All Carbon Steel Heat Exchangers in Stock</w:t>
        </w:r>
      </w:hyperlink>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qnpdml6z528l" w:id="10"/>
      <w:bookmarkEnd w:id="10"/>
      <w:r w:rsidDel="00000000" w:rsidR="00000000" w:rsidRPr="00000000">
        <w:rPr>
          <w:b w:val="1"/>
          <w:bCs w:val="1"/>
          <w:color w:val="000000"/>
          <w:sz w:val="26"/>
          <w:szCs w:val="26"/>
          <w:rtl w:val="0"/>
        </w:rPr>
        <w:t xml:space="preserve">Buy Used Specialty Alloy Heat Exchangers for Sale</w:t>
      </w:r>
    </w:p>
    <w:p w:rsidR="00000000" w:rsidDel="00000000" w:rsidP="00000000" w:rsidRDefault="00000000" w:rsidRPr="00000000" w14:paraId="00000045">
      <w:pPr>
        <w:spacing w:after="240" w:before="240" w:lineRule="auto"/>
        <w:rPr/>
      </w:pPr>
      <w:r w:rsidDel="00000000" w:rsidR="00000000" w:rsidRPr="00000000">
        <w:rPr>
          <w:rtl w:val="0"/>
        </w:rPr>
        <w:t xml:space="preserve">IPP stocks specialty alloy shell and tube heat exchangers in graphite, titanium, tantalum, Hastelloy, Inconel, glass-lined, and duplex construction. These materials serve high-temperature or highly corrosive conditions where stainless and carbon steel are insufficient.</w:t>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negqyzr52wmt" w:id="11"/>
      <w:bookmarkEnd w:id="11"/>
      <w:r w:rsidDel="00000000" w:rsidR="00000000" w:rsidRPr="00000000">
        <w:rPr>
          <w:b w:val="1"/>
          <w:bCs w:val="1"/>
          <w:color w:val="000000"/>
          <w:sz w:val="22"/>
          <w:szCs w:val="22"/>
          <w:rtl w:val="0"/>
        </w:rPr>
        <w:t xml:space="preserve">[Largest Titanium] Industrial Alloy Titanium — 530 m² (</w:t>
      </w:r>
      <w:hyperlink r:id="rId38">
        <w:r w:rsidDel="00000000" w:rsidR="00000000" w:rsidRPr="00000000">
          <w:rPr>
            <w:b w:val="1"/>
            <w:bCs w:val="1"/>
            <w:color w:val="1155cc"/>
            <w:sz w:val="22"/>
            <w:szCs w:val="22"/>
            <w:u w:val="single"/>
            <w:rtl w:val="0"/>
          </w:rPr>
          <w:t xml:space="preserve">IPP# 228100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Used Industrial Alloy Fabricators titanium clad shell and tube heat exchanger. 530 m² (5,700 ft²) surface area with titanium tubes and SS 316 shell.</w:t>
      </w:r>
    </w:p>
    <w:p w:rsidR="00000000" w:rsidDel="00000000" w:rsidP="00000000" w:rsidRDefault="00000000" w:rsidRPr="00000000" w14:paraId="00000048">
      <w:pPr>
        <w:numPr>
          <w:ilvl w:val="0"/>
          <w:numId w:val="20"/>
        </w:numPr>
        <w:spacing w:after="0" w:afterAutospacing="0" w:before="240" w:lineRule="auto"/>
        <w:ind w:left="720" w:hanging="360"/>
      </w:pPr>
      <w:r w:rsidDel="00000000" w:rsidR="00000000" w:rsidRPr="00000000">
        <w:rPr>
          <w:rtl w:val="0"/>
        </w:rPr>
        <w:t xml:space="preserve">Heat Transfer Surface Area: 530 m² (5,700 ft²) surface area</w:t>
      </w:r>
    </w:p>
    <w:p w:rsidR="00000000" w:rsidDel="00000000" w:rsidP="00000000" w:rsidRDefault="00000000" w:rsidRPr="00000000" w14:paraId="00000049">
      <w:pPr>
        <w:numPr>
          <w:ilvl w:val="0"/>
          <w:numId w:val="20"/>
        </w:numPr>
        <w:spacing w:after="0" w:afterAutospacing="0" w:before="0" w:beforeAutospacing="0" w:lineRule="auto"/>
        <w:ind w:left="720" w:hanging="360"/>
      </w:pPr>
      <w:r w:rsidDel="00000000" w:rsidR="00000000" w:rsidRPr="00000000">
        <w:rPr>
          <w:rtl w:val="0"/>
        </w:rPr>
        <w:t xml:space="preserve">Shell Pressure: 1.03 bar shell (15 psi) / Tube Pressure: 1.72 (25 psi) bar tube</w:t>
      </w:r>
    </w:p>
    <w:p w:rsidR="00000000" w:rsidDel="00000000" w:rsidP="00000000" w:rsidRDefault="00000000" w:rsidRPr="00000000" w14:paraId="0000004A">
      <w:pPr>
        <w:numPr>
          <w:ilvl w:val="0"/>
          <w:numId w:val="20"/>
        </w:numPr>
        <w:spacing w:after="0" w:afterAutospacing="0" w:before="0" w:beforeAutospacing="0" w:lineRule="auto"/>
        <w:ind w:left="720" w:hanging="360"/>
      </w:pPr>
      <w:r w:rsidDel="00000000" w:rsidR="00000000" w:rsidRPr="00000000">
        <w:rPr>
          <w:rtl w:val="0"/>
        </w:rPr>
        <w:t xml:space="preserve">Tube Material: Titanium tubes, Tubesheet Material: SS 316 shell</w:t>
      </w:r>
    </w:p>
    <w:p w:rsidR="00000000" w:rsidDel="00000000" w:rsidP="00000000" w:rsidRDefault="00000000" w:rsidRPr="00000000" w14:paraId="0000004B">
      <w:pPr>
        <w:numPr>
          <w:ilvl w:val="0"/>
          <w:numId w:val="20"/>
        </w:numPr>
        <w:spacing w:after="0" w:afterAutospacing="0" w:before="0" w:beforeAutospacing="0" w:lineRule="auto"/>
        <w:ind w:left="720" w:hanging="360"/>
      </w:pPr>
      <w:r w:rsidDel="00000000" w:rsidR="00000000" w:rsidRPr="00000000">
        <w:rPr>
          <w:rtl w:val="0"/>
        </w:rPr>
        <w:t xml:space="preserve">Tube Number: 1,450 straight tubes</w:t>
      </w:r>
    </w:p>
    <w:p w:rsidR="00000000" w:rsidDel="00000000" w:rsidP="00000000" w:rsidRDefault="00000000" w:rsidRPr="00000000" w14:paraId="0000004C">
      <w:pPr>
        <w:numPr>
          <w:ilvl w:val="0"/>
          <w:numId w:val="20"/>
        </w:numPr>
        <w:spacing w:after="240" w:before="0" w:beforeAutospacing="0" w:lineRule="auto"/>
        <w:ind w:left="720" w:hanging="360"/>
      </w:pPr>
      <w:r w:rsidDel="00000000" w:rsidR="00000000" w:rsidRPr="00000000">
        <w:rPr>
          <w:rtl w:val="0"/>
        </w:rPr>
        <w:t xml:space="preserve">Shell Diameter: 1,650 mm (64.5 in) shell diameter</w:t>
      </w:r>
    </w:p>
    <w:p w:rsidR="00000000" w:rsidDel="00000000" w:rsidP="00000000" w:rsidRDefault="00000000" w:rsidRPr="00000000" w14:paraId="0000004D">
      <w:pPr>
        <w:spacing w:after="240" w:before="240" w:lineRule="auto"/>
        <w:rPr>
          <w:color w:val="1155cc"/>
          <w:u w:val="single"/>
        </w:rPr>
      </w:pPr>
      <w:hyperlink r:id="rId39">
        <w:r w:rsidDel="00000000" w:rsidR="00000000" w:rsidRPr="00000000">
          <w:rPr>
            <w:color w:val="1155cc"/>
            <w:u w:val="single"/>
            <w:rtl w:val="0"/>
          </w:rPr>
          <w:t xml:space="preserve">Request Specs</w:t>
        </w:r>
      </w:hyperlink>
      <w:r w:rsidDel="00000000" w:rsidR="00000000" w:rsidRPr="00000000">
        <w:rPr>
          <w:rtl w:val="0"/>
        </w:rPr>
        <w:t xml:space="preserve"> |</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View IPP# 228100</w:t>
        </w:r>
      </w:hyperlink>
      <w:r w:rsidDel="00000000" w:rsidR="00000000" w:rsidRPr="00000000">
        <w:rPr>
          <w:rtl w:val="0"/>
        </w:rPr>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uk1jwlqz3qou" w:id="12"/>
      <w:bookmarkEnd w:id="12"/>
      <w:r w:rsidDel="00000000" w:rsidR="00000000" w:rsidRPr="00000000">
        <w:rPr>
          <w:b w:val="1"/>
          <w:bCs w:val="1"/>
          <w:color w:val="000000"/>
          <w:sz w:val="22"/>
          <w:szCs w:val="22"/>
          <w:rtl w:val="0"/>
        </w:rPr>
        <w:t xml:space="preserve">[Largest Graphite] Metaullics Graphite — 454.4 m² (</w:t>
      </w:r>
      <w:hyperlink r:id="rId42">
        <w:r w:rsidDel="00000000" w:rsidR="00000000" w:rsidRPr="00000000">
          <w:rPr>
            <w:b w:val="1"/>
            <w:bCs w:val="1"/>
            <w:color w:val="1155cc"/>
            <w:sz w:val="22"/>
            <w:szCs w:val="22"/>
            <w:u w:val="single"/>
            <w:rtl w:val="0"/>
          </w:rPr>
          <w:t xml:space="preserve">IPP# 223711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Used Metaullics Systems graphite (Impervite) shell and tube heat exchanger. 454.4 m² (4,900 ft²) with 721 graphite tubes and carbon steel shell.</w:t>
      </w:r>
    </w:p>
    <w:p w:rsidR="00000000" w:rsidDel="00000000" w:rsidP="00000000" w:rsidRDefault="00000000" w:rsidRPr="00000000" w14:paraId="00000050">
      <w:pPr>
        <w:numPr>
          <w:ilvl w:val="0"/>
          <w:numId w:val="11"/>
        </w:numPr>
        <w:spacing w:after="0" w:afterAutospacing="0" w:before="240" w:lineRule="auto"/>
        <w:ind w:left="720" w:hanging="360"/>
      </w:pPr>
      <w:r w:rsidDel="00000000" w:rsidR="00000000" w:rsidRPr="00000000">
        <w:rPr>
          <w:rtl w:val="0"/>
        </w:rPr>
        <w:t xml:space="preserve">Heat Transfer Surface Area: 454.4 m² (4,900 ft²) surface area</w:t>
      </w:r>
    </w:p>
    <w:p w:rsidR="00000000" w:rsidDel="00000000" w:rsidP="00000000" w:rsidRDefault="00000000" w:rsidRPr="00000000" w14:paraId="00000051">
      <w:pPr>
        <w:numPr>
          <w:ilvl w:val="0"/>
          <w:numId w:val="11"/>
        </w:numPr>
        <w:spacing w:after="0" w:afterAutospacing="0" w:before="0" w:beforeAutospacing="0" w:lineRule="auto"/>
        <w:ind w:left="720" w:hanging="360"/>
      </w:pPr>
      <w:r w:rsidDel="00000000" w:rsidR="00000000" w:rsidRPr="00000000">
        <w:rPr>
          <w:rtl w:val="0"/>
        </w:rPr>
        <w:t xml:space="preserve">Shell Pressure: 6 bar (87 psi) shell / Tube Pressure: 7 bar (101.5 psi) tube</w:t>
      </w:r>
    </w:p>
    <w:p w:rsidR="00000000" w:rsidDel="00000000" w:rsidP="00000000" w:rsidRDefault="00000000" w:rsidRPr="00000000" w14:paraId="00000052">
      <w:pPr>
        <w:numPr>
          <w:ilvl w:val="0"/>
          <w:numId w:val="11"/>
        </w:numPr>
        <w:spacing w:after="0" w:afterAutospacing="0" w:before="0" w:beforeAutospacing="0" w:lineRule="auto"/>
        <w:ind w:left="720" w:hanging="360"/>
      </w:pPr>
      <w:r w:rsidDel="00000000" w:rsidR="00000000" w:rsidRPr="00000000">
        <w:rPr>
          <w:rtl w:val="0"/>
        </w:rPr>
        <w:t xml:space="preserve">Tube Number: 721 graphite tubes</w:t>
      </w:r>
    </w:p>
    <w:p w:rsidR="00000000" w:rsidDel="00000000" w:rsidP="00000000" w:rsidRDefault="00000000" w:rsidRPr="00000000" w14:paraId="00000053">
      <w:pPr>
        <w:numPr>
          <w:ilvl w:val="0"/>
          <w:numId w:val="11"/>
        </w:numPr>
        <w:spacing w:after="0" w:afterAutospacing="0" w:before="0" w:beforeAutospacing="0" w:lineRule="auto"/>
        <w:ind w:left="720" w:hanging="360"/>
      </w:pPr>
      <w:r w:rsidDel="00000000" w:rsidR="00000000" w:rsidRPr="00000000">
        <w:rPr>
          <w:rtl w:val="0"/>
        </w:rPr>
        <w:t xml:space="preserve">Shell Material: Carbon steel shell</w:t>
      </w:r>
    </w:p>
    <w:p w:rsidR="00000000" w:rsidDel="00000000" w:rsidP="00000000" w:rsidRDefault="00000000" w:rsidRPr="00000000" w14:paraId="00000054">
      <w:pPr>
        <w:numPr>
          <w:ilvl w:val="0"/>
          <w:numId w:val="11"/>
        </w:numPr>
        <w:spacing w:after="240" w:before="0" w:beforeAutospacing="0" w:lineRule="auto"/>
        <w:ind w:left="720" w:hanging="360"/>
      </w:pPr>
      <w:r w:rsidDel="00000000" w:rsidR="00000000" w:rsidRPr="00000000">
        <w:rPr>
          <w:rtl w:val="0"/>
        </w:rPr>
        <w:t xml:space="preserve">Orientation: Horizontal, Model: Impervite model</w:t>
      </w:r>
    </w:p>
    <w:p w:rsidR="00000000" w:rsidDel="00000000" w:rsidP="00000000" w:rsidRDefault="00000000" w:rsidRPr="00000000" w14:paraId="00000055">
      <w:pPr>
        <w:spacing w:after="240" w:before="240" w:lineRule="auto"/>
        <w:rPr>
          <w:color w:val="1155cc"/>
          <w:u w:val="single"/>
        </w:rPr>
      </w:pPr>
      <w:hyperlink r:id="rId43">
        <w:r w:rsidDel="00000000" w:rsidR="00000000" w:rsidRPr="00000000">
          <w:rPr>
            <w:color w:val="1155cc"/>
            <w:u w:val="single"/>
            <w:rtl w:val="0"/>
          </w:rPr>
          <w:t xml:space="preserve">Request Specs</w:t>
        </w:r>
      </w:hyperlink>
      <w:r w:rsidDel="00000000" w:rsidR="00000000" w:rsidRPr="00000000">
        <w:rPr>
          <w:rtl w:val="0"/>
        </w:rPr>
        <w:t xml:space="preserve"> |</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View IPP# 223711</w:t>
        </w:r>
      </w:hyperlink>
      <w:r w:rsidDel="00000000" w:rsidR="00000000" w:rsidRPr="00000000">
        <w:rPr>
          <w:rtl w:val="0"/>
        </w:rPr>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ze4dmi3gh2ll" w:id="13"/>
      <w:bookmarkEnd w:id="13"/>
      <w:r w:rsidDel="00000000" w:rsidR="00000000" w:rsidRPr="00000000">
        <w:rPr>
          <w:b w:val="1"/>
          <w:bCs w:val="1"/>
          <w:color w:val="000000"/>
          <w:sz w:val="22"/>
          <w:szCs w:val="22"/>
          <w:rtl w:val="0"/>
        </w:rPr>
        <w:t xml:space="preserve">[Hastelloy] NL Schkopau Hastelloy — 364 m² (</w:t>
      </w:r>
      <w:hyperlink r:id="rId46">
        <w:r w:rsidDel="00000000" w:rsidR="00000000" w:rsidRPr="00000000">
          <w:rPr>
            <w:b w:val="1"/>
            <w:bCs w:val="1"/>
            <w:color w:val="1155cc"/>
            <w:sz w:val="22"/>
            <w:szCs w:val="22"/>
            <w:u w:val="single"/>
            <w:rtl w:val="0"/>
          </w:rPr>
          <w:t xml:space="preserve">IPP# 245604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Used NL Schkopau IRB GmbH Hastelloy shell and tube heat exchanger. 364 m² (3,900 ft²) surface area with Hastelloy tubes, tubesheet, and heads. Vacuum capable.</w:t>
      </w:r>
    </w:p>
    <w:p w:rsidR="00000000" w:rsidDel="00000000" w:rsidP="00000000" w:rsidRDefault="00000000" w:rsidRPr="00000000" w14:paraId="00000058">
      <w:pPr>
        <w:numPr>
          <w:ilvl w:val="0"/>
          <w:numId w:val="5"/>
        </w:numPr>
        <w:spacing w:after="0" w:afterAutospacing="0" w:before="240" w:lineRule="auto"/>
        <w:ind w:left="720" w:hanging="360"/>
      </w:pPr>
      <w:r w:rsidDel="00000000" w:rsidR="00000000" w:rsidRPr="00000000">
        <w:rPr>
          <w:rtl w:val="0"/>
        </w:rPr>
        <w:t xml:space="preserve">Heat Transfer Surface Area: 364 m² (3,900 ft²) surface area</w:t>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rtl w:val="0"/>
        </w:rPr>
        <w:t xml:space="preserve">Shell Pressure: 7 bar shell (101.5 psi) / Tube Pressure: 5 bar tube (72.5 psi)</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tl w:val="0"/>
        </w:rPr>
        <w:t xml:space="preserve">Shell and Tube Temperature: Up to 260 °C (500 °F)</w:t>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rtl w:val="0"/>
        </w:rPr>
        <w:t xml:space="preserve">Tube Number: 1,014 straight tubes</w:t>
      </w:r>
    </w:p>
    <w:p w:rsidR="00000000" w:rsidDel="00000000" w:rsidP="00000000" w:rsidRDefault="00000000" w:rsidRPr="00000000" w14:paraId="0000005C">
      <w:pPr>
        <w:numPr>
          <w:ilvl w:val="0"/>
          <w:numId w:val="5"/>
        </w:numPr>
        <w:spacing w:after="240" w:before="0" w:beforeAutospacing="0" w:lineRule="auto"/>
        <w:ind w:left="720" w:hanging="360"/>
      </w:pPr>
      <w:r w:rsidDel="00000000" w:rsidR="00000000" w:rsidRPr="00000000">
        <w:rPr>
          <w:rtl w:val="0"/>
        </w:rPr>
        <w:t xml:space="preserve">Vacuum capable</w:t>
      </w:r>
    </w:p>
    <w:p w:rsidR="00000000" w:rsidDel="00000000" w:rsidP="00000000" w:rsidRDefault="00000000" w:rsidRPr="00000000" w14:paraId="0000005D">
      <w:pPr>
        <w:spacing w:after="240" w:before="240" w:lineRule="auto"/>
        <w:rPr>
          <w:color w:val="1155cc"/>
          <w:u w:val="single"/>
        </w:rPr>
      </w:pPr>
      <w:hyperlink r:id="rId47">
        <w:r w:rsidDel="00000000" w:rsidR="00000000" w:rsidRPr="00000000">
          <w:rPr>
            <w:color w:val="1155cc"/>
            <w:u w:val="single"/>
            <w:rtl w:val="0"/>
          </w:rPr>
          <w:t xml:space="preserve">Request Specs</w:t>
        </w:r>
      </w:hyperlink>
      <w:r w:rsidDel="00000000" w:rsidR="00000000" w:rsidRPr="00000000">
        <w:rPr>
          <w:rtl w:val="0"/>
        </w:rPr>
        <w:t xml:space="preserve"> |</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View IPP# 245604</w:t>
        </w:r>
      </w:hyperlink>
      <w:r w:rsidDel="00000000" w:rsidR="00000000" w:rsidRPr="00000000">
        <w:rPr>
          <w:rtl w:val="0"/>
        </w:rPr>
      </w:r>
    </w:p>
    <w:p w:rsidR="00000000" w:rsidDel="00000000" w:rsidP="00000000" w:rsidRDefault="00000000" w:rsidRPr="00000000" w14:paraId="0000005E">
      <w:pPr>
        <w:spacing w:after="240" w:before="240" w:lineRule="auto"/>
        <w:rPr>
          <w:color w:val="1155cc"/>
          <w:u w:val="single"/>
        </w:rPr>
      </w:pPr>
      <w:hyperlink r:id="rId50">
        <w:r w:rsidDel="00000000" w:rsidR="00000000" w:rsidRPr="00000000">
          <w:rPr>
            <w:color w:val="1155cc"/>
            <w:u w:val="single"/>
            <w:rtl w:val="0"/>
          </w:rPr>
          <w:t xml:space="preserve">Browse All Specialty Alloy Heat Exchangers in Stock</w:t>
        </w:r>
      </w:hyperlink>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9it9vwomzxrf" w:id="14"/>
      <w:bookmarkEnd w:id="14"/>
      <w:r w:rsidDel="00000000" w:rsidR="00000000" w:rsidRPr="00000000">
        <w:rPr>
          <w:b w:val="1"/>
          <w:bCs w:val="1"/>
          <w:sz w:val="34"/>
          <w:szCs w:val="34"/>
          <w:rtl w:val="0"/>
        </w:rPr>
        <w:t xml:space="preserve">Buy Used Heat Exchangers for Sale by Manufacturer</w:t>
      </w:r>
    </w:p>
    <w:p w:rsidR="00000000" w:rsidDel="00000000" w:rsidP="00000000" w:rsidRDefault="00000000" w:rsidRPr="00000000" w14:paraId="00000061">
      <w:pPr>
        <w:spacing w:after="240" w:before="240" w:lineRule="auto"/>
        <w:rPr/>
      </w:pPr>
      <w:r w:rsidDel="00000000" w:rsidR="00000000" w:rsidRPr="00000000">
        <w:rPr>
          <w:rtl w:val="0"/>
        </w:rPr>
        <w:t xml:space="preserve">IPP stocks shell and tube heat exchangers from a wide range of manufacturers, with VICARB and Doyle and Roth representing the deepest positions in our inventory. Buying from the original equipment manufacturer helps ensure compatibility with existing plant infrastructure, replacement parts, and operator familiarity.</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yaz9ic5j3khb" w:id="15"/>
      <w:bookmarkEnd w:id="15"/>
      <w:r w:rsidDel="00000000" w:rsidR="00000000" w:rsidRPr="00000000">
        <w:rPr>
          <w:b w:val="1"/>
          <w:bCs w:val="1"/>
          <w:color w:val="000000"/>
          <w:sz w:val="26"/>
          <w:szCs w:val="26"/>
          <w:rtl w:val="0"/>
        </w:rPr>
        <w:t xml:space="preserve">Buy Used VICARB Heat Exchangers for Sale</w:t>
      </w:r>
    </w:p>
    <w:p w:rsidR="00000000" w:rsidDel="00000000" w:rsidP="00000000" w:rsidRDefault="00000000" w:rsidRPr="00000000" w14:paraId="00000063">
      <w:pPr>
        <w:spacing w:after="240" w:before="240" w:lineRule="auto"/>
        <w:rPr/>
      </w:pPr>
      <w:r w:rsidDel="00000000" w:rsidR="00000000" w:rsidRPr="00000000">
        <w:rPr>
          <w:rtl w:val="0"/>
        </w:rPr>
        <w:t xml:space="preserve">VICARB is the deepest single-manufacturer position in IPP's shell and tube heat exchanger inventory. Available model families include FTA 20 and FTA20/24/26 series graphite units in used condition.</w:t>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qy09o03hhpo3" w:id="16"/>
      <w:bookmarkEnd w:id="16"/>
      <w:r w:rsidDel="00000000" w:rsidR="00000000" w:rsidRPr="00000000">
        <w:rPr>
          <w:b w:val="1"/>
          <w:bCs w:val="1"/>
          <w:color w:val="000000"/>
          <w:sz w:val="22"/>
          <w:szCs w:val="22"/>
          <w:rtl w:val="0"/>
        </w:rPr>
        <w:t xml:space="preserve">[VICARB FTA 20] VICARB FTA 20 Graphite — 6.4 m² (</w:t>
      </w:r>
      <w:hyperlink r:id="rId51">
        <w:r w:rsidDel="00000000" w:rsidR="00000000" w:rsidRPr="00000000">
          <w:rPr>
            <w:b w:val="1"/>
            <w:bCs w:val="1"/>
            <w:color w:val="1155cc"/>
            <w:sz w:val="22"/>
            <w:szCs w:val="22"/>
            <w:u w:val="single"/>
            <w:rtl w:val="0"/>
          </w:rPr>
          <w:t xml:space="preserve">IPP# 204115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Used VICARB FTA 20 graphite shell and tube heat exchanger with 6.4 m² (68.9 ft²) surface area, carbon steel shell, and graphite tubes.</w:t>
      </w:r>
    </w:p>
    <w:p w:rsidR="00000000" w:rsidDel="00000000" w:rsidP="00000000" w:rsidRDefault="00000000" w:rsidRPr="00000000" w14:paraId="00000066">
      <w:pPr>
        <w:numPr>
          <w:ilvl w:val="0"/>
          <w:numId w:val="3"/>
        </w:numPr>
        <w:spacing w:after="0" w:afterAutospacing="0" w:before="240" w:lineRule="auto"/>
        <w:ind w:left="720" w:hanging="360"/>
      </w:pPr>
      <w:r w:rsidDel="00000000" w:rsidR="00000000" w:rsidRPr="00000000">
        <w:rPr>
          <w:rtl w:val="0"/>
        </w:rPr>
        <w:t xml:space="preserve">Material: Graphite construction</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rtl w:val="0"/>
        </w:rPr>
        <w:t xml:space="preserve">Heat Transfer Surface Area: 6.4 m² (68.9 ft²) surface area</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rtl w:val="0"/>
        </w:rPr>
        <w:t xml:space="preserve">Shell and Tube Pressure: 4 bar (58 psi) shell &amp; tube</w:t>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rtl w:val="0"/>
        </w:rPr>
        <w:t xml:space="preserve">Shell Material: Carbon steel shell</w:t>
      </w:r>
    </w:p>
    <w:p w:rsidR="00000000" w:rsidDel="00000000" w:rsidP="00000000" w:rsidRDefault="00000000" w:rsidRPr="00000000" w14:paraId="0000006A">
      <w:pPr>
        <w:numPr>
          <w:ilvl w:val="0"/>
          <w:numId w:val="3"/>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B">
      <w:pPr>
        <w:spacing w:after="240" w:before="240" w:lineRule="auto"/>
        <w:rPr>
          <w:color w:val="1155cc"/>
          <w:u w:val="single"/>
        </w:rPr>
      </w:pPr>
      <w:hyperlink r:id="rId52">
        <w:r w:rsidDel="00000000" w:rsidR="00000000" w:rsidRPr="00000000">
          <w:rPr>
            <w:color w:val="1155cc"/>
            <w:u w:val="single"/>
            <w:rtl w:val="0"/>
          </w:rPr>
          <w:t xml:space="preserve">Request Specs</w:t>
        </w:r>
      </w:hyperlink>
      <w:r w:rsidDel="00000000" w:rsidR="00000000" w:rsidRPr="00000000">
        <w:rPr>
          <w:rtl w:val="0"/>
        </w:rPr>
        <w:t xml:space="preserve"> |</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View IPP# 204115</w:t>
        </w:r>
      </w:hyperlink>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xsp6qapz3w7y" w:id="17"/>
      <w:bookmarkEnd w:id="17"/>
      <w:r w:rsidDel="00000000" w:rsidR="00000000" w:rsidRPr="00000000">
        <w:rPr>
          <w:b w:val="1"/>
          <w:bCs w:val="1"/>
          <w:color w:val="000000"/>
          <w:sz w:val="22"/>
          <w:szCs w:val="22"/>
          <w:rtl w:val="0"/>
        </w:rPr>
        <w:t xml:space="preserve">VICARB FTA20/24/26 Graphite — 12.1 m² (</w:t>
      </w:r>
      <w:hyperlink r:id="rId55">
        <w:r w:rsidDel="00000000" w:rsidR="00000000" w:rsidRPr="00000000">
          <w:rPr>
            <w:b w:val="1"/>
            <w:bCs w:val="1"/>
            <w:color w:val="1155cc"/>
            <w:sz w:val="22"/>
            <w:szCs w:val="22"/>
            <w:u w:val="single"/>
            <w:rtl w:val="0"/>
          </w:rPr>
          <w:t xml:space="preserve">IPP# 204125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Used VICARB FTA20/24/26 graphite shell and tube heat exchanger with 12.1 m² (130 ft²) surface area, 300 mm (11.8 in) shell diameter, and carbon steel shell.</w:t>
      </w:r>
    </w:p>
    <w:p w:rsidR="00000000" w:rsidDel="00000000" w:rsidP="00000000" w:rsidRDefault="00000000" w:rsidRPr="00000000" w14:paraId="0000006E">
      <w:pPr>
        <w:numPr>
          <w:ilvl w:val="0"/>
          <w:numId w:val="32"/>
        </w:numPr>
        <w:spacing w:after="0" w:afterAutospacing="0" w:before="240" w:lineRule="auto"/>
        <w:ind w:left="720" w:hanging="360"/>
      </w:pPr>
      <w:r w:rsidDel="00000000" w:rsidR="00000000" w:rsidRPr="00000000">
        <w:rPr>
          <w:rtl w:val="0"/>
        </w:rPr>
        <w:t xml:space="preserve">Material: Graphite construction</w:t>
      </w:r>
    </w:p>
    <w:p w:rsidR="00000000" w:rsidDel="00000000" w:rsidP="00000000" w:rsidRDefault="00000000" w:rsidRPr="00000000" w14:paraId="0000006F">
      <w:pPr>
        <w:numPr>
          <w:ilvl w:val="0"/>
          <w:numId w:val="32"/>
        </w:numPr>
        <w:spacing w:after="0" w:afterAutospacing="0" w:before="0" w:beforeAutospacing="0" w:lineRule="auto"/>
        <w:ind w:left="720" w:hanging="360"/>
      </w:pPr>
      <w:r w:rsidDel="00000000" w:rsidR="00000000" w:rsidRPr="00000000">
        <w:rPr>
          <w:rtl w:val="0"/>
        </w:rPr>
        <w:t xml:space="preserve">Heat Transfer Surface Area: 12.1 m² (130 ft²) surface area</w:t>
      </w:r>
    </w:p>
    <w:p w:rsidR="00000000" w:rsidDel="00000000" w:rsidP="00000000" w:rsidRDefault="00000000" w:rsidRPr="00000000" w14:paraId="00000070">
      <w:pPr>
        <w:numPr>
          <w:ilvl w:val="0"/>
          <w:numId w:val="32"/>
        </w:numPr>
        <w:spacing w:after="0" w:afterAutospacing="0" w:before="0" w:beforeAutospacing="0" w:lineRule="auto"/>
        <w:ind w:left="720" w:hanging="360"/>
      </w:pPr>
      <w:r w:rsidDel="00000000" w:rsidR="00000000" w:rsidRPr="00000000">
        <w:rPr>
          <w:rtl w:val="0"/>
        </w:rPr>
        <w:t xml:space="preserve">Shell and Tube Pressure: 6 bar (87 psi) shell &amp; tube</w:t>
      </w:r>
    </w:p>
    <w:p w:rsidR="00000000" w:rsidDel="00000000" w:rsidP="00000000" w:rsidRDefault="00000000" w:rsidRPr="00000000" w14:paraId="00000071">
      <w:pPr>
        <w:numPr>
          <w:ilvl w:val="0"/>
          <w:numId w:val="32"/>
        </w:numPr>
        <w:spacing w:after="0" w:afterAutospacing="0" w:before="0" w:beforeAutospacing="0" w:lineRule="auto"/>
        <w:ind w:left="720" w:hanging="360"/>
      </w:pPr>
      <w:r w:rsidDel="00000000" w:rsidR="00000000" w:rsidRPr="00000000">
        <w:rPr>
          <w:rtl w:val="0"/>
        </w:rPr>
        <w:t xml:space="preserve">Shell Diameter: 300 mm (11.8 in) shell diameter</w:t>
      </w:r>
    </w:p>
    <w:p w:rsidR="00000000" w:rsidDel="00000000" w:rsidP="00000000" w:rsidRDefault="00000000" w:rsidRPr="00000000" w14:paraId="00000072">
      <w:pPr>
        <w:numPr>
          <w:ilvl w:val="0"/>
          <w:numId w:val="3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3">
      <w:pPr>
        <w:spacing w:after="240" w:before="240" w:lineRule="auto"/>
        <w:rPr>
          <w:color w:val="1155cc"/>
          <w:u w:val="single"/>
        </w:rPr>
      </w:pPr>
      <w:hyperlink r:id="rId56">
        <w:r w:rsidDel="00000000" w:rsidR="00000000" w:rsidRPr="00000000">
          <w:rPr>
            <w:color w:val="1155cc"/>
            <w:u w:val="single"/>
            <w:rtl w:val="0"/>
          </w:rPr>
          <w:t xml:space="preserve">Request Specs</w:t>
        </w:r>
      </w:hyperlink>
      <w:r w:rsidDel="00000000" w:rsidR="00000000" w:rsidRPr="00000000">
        <w:rPr>
          <w:rtl w:val="0"/>
        </w:rPr>
        <w:t xml:space="preserve"> |</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View IPP# 204125</w:t>
        </w:r>
      </w:hyperlink>
      <w:r w:rsidDel="00000000" w:rsidR="00000000" w:rsidRPr="00000000">
        <w:rPr>
          <w:rtl w:val="0"/>
        </w:rPr>
      </w:r>
    </w:p>
    <w:p w:rsidR="00000000" w:rsidDel="00000000" w:rsidP="00000000" w:rsidRDefault="00000000" w:rsidRPr="00000000" w14:paraId="00000074">
      <w:pPr>
        <w:pStyle w:val="Heading4"/>
        <w:keepNext w:val="0"/>
        <w:keepLines w:val="0"/>
        <w:spacing w:after="40" w:before="240" w:lineRule="auto"/>
        <w:rPr>
          <w:b w:val="1"/>
          <w:bCs w:val="1"/>
          <w:color w:val="000000"/>
          <w:sz w:val="22"/>
          <w:szCs w:val="22"/>
        </w:rPr>
      </w:pPr>
      <w:bookmarkStart w:colFirst="0" w:colLast="0" w:name="_y935bcg0vin8" w:id="18"/>
      <w:bookmarkEnd w:id="18"/>
      <w:r w:rsidDel="00000000" w:rsidR="00000000" w:rsidRPr="00000000">
        <w:rPr>
          <w:b w:val="1"/>
          <w:bCs w:val="1"/>
          <w:color w:val="000000"/>
          <w:sz w:val="22"/>
          <w:szCs w:val="22"/>
          <w:rtl w:val="0"/>
        </w:rPr>
        <w:t xml:space="preserve">VICARB Graphite — 23.3 m² (</w:t>
      </w:r>
      <w:hyperlink r:id="rId59">
        <w:r w:rsidDel="00000000" w:rsidR="00000000" w:rsidRPr="00000000">
          <w:rPr>
            <w:b w:val="1"/>
            <w:bCs w:val="1"/>
            <w:color w:val="1155cc"/>
            <w:sz w:val="22"/>
            <w:szCs w:val="22"/>
            <w:u w:val="single"/>
            <w:rtl w:val="0"/>
          </w:rPr>
          <w:t xml:space="preserve">IPP# 204133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t xml:space="preserve">Used VICARB graphite shell and tube heat exchanger with 23.3 m² (250.8 ft²) surface area, carbon steel shell, and graphite tubes rated to 6 bar (87 psi).</w:t>
      </w:r>
    </w:p>
    <w:p w:rsidR="00000000" w:rsidDel="00000000" w:rsidP="00000000" w:rsidRDefault="00000000" w:rsidRPr="00000000" w14:paraId="00000076">
      <w:pPr>
        <w:numPr>
          <w:ilvl w:val="0"/>
          <w:numId w:val="8"/>
        </w:numPr>
        <w:spacing w:after="0" w:afterAutospacing="0" w:before="240" w:lineRule="auto"/>
        <w:ind w:left="720" w:hanging="360"/>
      </w:pPr>
      <w:r w:rsidDel="00000000" w:rsidR="00000000" w:rsidRPr="00000000">
        <w:rPr>
          <w:rtl w:val="0"/>
        </w:rPr>
        <w:t xml:space="preserve">Material: Graphite construction</w:t>
      </w:r>
    </w:p>
    <w:p w:rsidR="00000000" w:rsidDel="00000000" w:rsidP="00000000" w:rsidRDefault="00000000" w:rsidRPr="00000000" w14:paraId="00000077">
      <w:pPr>
        <w:numPr>
          <w:ilvl w:val="0"/>
          <w:numId w:val="8"/>
        </w:numPr>
        <w:spacing w:after="0" w:afterAutospacing="0" w:before="0" w:beforeAutospacing="0" w:lineRule="auto"/>
        <w:ind w:left="720" w:hanging="360"/>
      </w:pPr>
      <w:r w:rsidDel="00000000" w:rsidR="00000000" w:rsidRPr="00000000">
        <w:rPr>
          <w:rtl w:val="0"/>
        </w:rPr>
        <w:t xml:space="preserve">Heat Transfer Surface Area: 23.3 m² (250.8 ft²) surface area</w:t>
      </w:r>
    </w:p>
    <w:p w:rsidR="00000000" w:rsidDel="00000000" w:rsidP="00000000" w:rsidRDefault="00000000" w:rsidRPr="00000000" w14:paraId="00000078">
      <w:pPr>
        <w:numPr>
          <w:ilvl w:val="0"/>
          <w:numId w:val="8"/>
        </w:numPr>
        <w:spacing w:after="0" w:afterAutospacing="0" w:before="0" w:beforeAutospacing="0" w:lineRule="auto"/>
        <w:ind w:left="720" w:hanging="360"/>
      </w:pPr>
      <w:r w:rsidDel="00000000" w:rsidR="00000000" w:rsidRPr="00000000">
        <w:rPr>
          <w:rtl w:val="0"/>
        </w:rPr>
        <w:t xml:space="preserve">Shell and Tube Pressure: 6 bar (87 psi) shell &amp; tube</w:t>
      </w:r>
    </w:p>
    <w:p w:rsidR="00000000" w:rsidDel="00000000" w:rsidP="00000000" w:rsidRDefault="00000000" w:rsidRPr="00000000" w14:paraId="00000079">
      <w:pPr>
        <w:numPr>
          <w:ilvl w:val="0"/>
          <w:numId w:val="8"/>
        </w:numPr>
        <w:spacing w:after="0" w:afterAutospacing="0" w:before="0" w:beforeAutospacing="0" w:lineRule="auto"/>
        <w:ind w:left="720" w:hanging="360"/>
      </w:pPr>
      <w:r w:rsidDel="00000000" w:rsidR="00000000" w:rsidRPr="00000000">
        <w:rPr>
          <w:rtl w:val="0"/>
        </w:rPr>
        <w:t xml:space="preserve">Shell Material: Carbon steel shell</w:t>
      </w:r>
    </w:p>
    <w:p w:rsidR="00000000" w:rsidDel="00000000" w:rsidP="00000000" w:rsidRDefault="00000000" w:rsidRPr="00000000" w14:paraId="0000007A">
      <w:pPr>
        <w:numPr>
          <w:ilvl w:val="0"/>
          <w:numId w:val="8"/>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B">
      <w:pPr>
        <w:spacing w:after="240" w:before="240" w:lineRule="auto"/>
        <w:rPr>
          <w:color w:val="1155cc"/>
          <w:u w:val="single"/>
        </w:rPr>
      </w:pPr>
      <w:hyperlink r:id="rId60">
        <w:r w:rsidDel="00000000" w:rsidR="00000000" w:rsidRPr="00000000">
          <w:rPr>
            <w:color w:val="1155cc"/>
            <w:u w:val="single"/>
            <w:rtl w:val="0"/>
          </w:rPr>
          <w:t xml:space="preserve">Request Specs</w:t>
        </w:r>
      </w:hyperlink>
      <w:r w:rsidDel="00000000" w:rsidR="00000000" w:rsidRPr="00000000">
        <w:rPr>
          <w:rtl w:val="0"/>
        </w:rPr>
        <w:t xml:space="preserve"> |</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View IPP# 204133</w:t>
        </w:r>
      </w:hyperlink>
      <w:r w:rsidDel="00000000" w:rsidR="00000000" w:rsidRPr="00000000">
        <w:rPr>
          <w:rtl w:val="0"/>
        </w:rPr>
      </w:r>
    </w:p>
    <w:p w:rsidR="00000000" w:rsidDel="00000000" w:rsidP="00000000" w:rsidRDefault="00000000" w:rsidRPr="00000000" w14:paraId="0000007C">
      <w:pPr>
        <w:spacing w:after="240" w:before="240" w:lineRule="auto"/>
        <w:rPr>
          <w:color w:val="1155cc"/>
          <w:u w:val="single"/>
        </w:rPr>
      </w:pPr>
      <w:hyperlink r:id="rId63">
        <w:r w:rsidDel="00000000" w:rsidR="00000000" w:rsidRPr="00000000">
          <w:rPr>
            <w:color w:val="1155cc"/>
            <w:u w:val="single"/>
            <w:rtl w:val="0"/>
          </w:rPr>
          <w:t xml:space="preserve">Browse All VICARB Heat Exchangers in Stock</w:t>
        </w:r>
      </w:hyperlink>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a60x7rsv87c9" w:id="19"/>
      <w:bookmarkEnd w:id="19"/>
      <w:r w:rsidDel="00000000" w:rsidR="00000000" w:rsidRPr="00000000">
        <w:rPr>
          <w:b w:val="1"/>
          <w:bCs w:val="1"/>
          <w:color w:val="000000"/>
          <w:sz w:val="26"/>
          <w:szCs w:val="26"/>
          <w:rtl w:val="0"/>
        </w:rPr>
        <w:t xml:space="preserve">Buy Used Doyle and Roth Heat Exchangers for Sale</w:t>
      </w:r>
    </w:p>
    <w:p w:rsidR="00000000" w:rsidDel="00000000" w:rsidP="00000000" w:rsidRDefault="00000000" w:rsidRPr="00000000" w14:paraId="0000007E">
      <w:pPr>
        <w:spacing w:after="240" w:before="240" w:lineRule="auto"/>
        <w:rPr/>
      </w:pPr>
      <w:r w:rsidDel="00000000" w:rsidR="00000000" w:rsidRPr="00000000">
        <w:rPr>
          <w:rtl w:val="0"/>
        </w:rPr>
        <w:t xml:space="preserve">Doyle and Roth is the second deepest OEM position in IPP's shell and tube heat exchanger inventory. Available units span stainless steel 304, Inconel, and other materials across used conditions.</w:t>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mgokpfibrf3p" w:id="20"/>
      <w:bookmarkEnd w:id="20"/>
      <w:r w:rsidDel="00000000" w:rsidR="00000000" w:rsidRPr="00000000">
        <w:rPr>
          <w:b w:val="1"/>
          <w:bCs w:val="1"/>
          <w:color w:val="000000"/>
          <w:sz w:val="22"/>
          <w:szCs w:val="22"/>
          <w:rtl w:val="0"/>
        </w:rPr>
        <w:t xml:space="preserve">[Doyle and Roth] Doyle and Roth SS 304 — 10.4 m² (</w:t>
      </w:r>
      <w:hyperlink r:id="rId64">
        <w:r w:rsidDel="00000000" w:rsidR="00000000" w:rsidRPr="00000000">
          <w:rPr>
            <w:b w:val="1"/>
            <w:bCs w:val="1"/>
            <w:color w:val="1155cc"/>
            <w:sz w:val="22"/>
            <w:szCs w:val="22"/>
            <w:u w:val="single"/>
            <w:rtl w:val="0"/>
          </w:rPr>
          <w:t xml:space="preserve">IPP# 112242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0">
      <w:pPr>
        <w:spacing w:after="240" w:before="240" w:lineRule="auto"/>
        <w:rPr/>
      </w:pPr>
      <w:r w:rsidDel="00000000" w:rsidR="00000000" w:rsidRPr="00000000">
        <w:rPr>
          <w:rtl w:val="0"/>
        </w:rPr>
        <w:t xml:space="preserve">Used Doyle and Roth stainless steel 304 shell and tube heat exchanger with 10.4 m² (112 ft²) surface area, U-tube design, rated to 165.6 °C (330 °F) shell side.</w:t>
      </w:r>
    </w:p>
    <w:p w:rsidR="00000000" w:rsidDel="00000000" w:rsidP="00000000" w:rsidRDefault="00000000" w:rsidRPr="00000000" w14:paraId="00000081">
      <w:pPr>
        <w:numPr>
          <w:ilvl w:val="0"/>
          <w:numId w:val="19"/>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82">
      <w:pPr>
        <w:numPr>
          <w:ilvl w:val="0"/>
          <w:numId w:val="19"/>
        </w:numPr>
        <w:spacing w:after="0" w:afterAutospacing="0" w:before="0" w:beforeAutospacing="0" w:lineRule="auto"/>
        <w:ind w:left="720" w:hanging="360"/>
      </w:pPr>
      <w:r w:rsidDel="00000000" w:rsidR="00000000" w:rsidRPr="00000000">
        <w:rPr>
          <w:rtl w:val="0"/>
        </w:rPr>
        <w:t xml:space="preserve">Heat Transfer Surface Area: 10.4 m² (112 ft²) surface area</w:t>
      </w:r>
    </w:p>
    <w:p w:rsidR="00000000" w:rsidDel="00000000" w:rsidP="00000000" w:rsidRDefault="00000000" w:rsidRPr="00000000" w14:paraId="00000083">
      <w:pPr>
        <w:numPr>
          <w:ilvl w:val="0"/>
          <w:numId w:val="19"/>
        </w:numPr>
        <w:spacing w:after="0" w:afterAutospacing="0" w:before="0" w:beforeAutospacing="0" w:lineRule="auto"/>
        <w:ind w:left="720" w:hanging="360"/>
      </w:pPr>
      <w:r w:rsidDel="00000000" w:rsidR="00000000" w:rsidRPr="00000000">
        <w:rPr>
          <w:rtl w:val="0"/>
        </w:rPr>
        <w:t xml:space="preserve">Shell Pressure: 3.4 bar (50 psi) shell side</w:t>
      </w:r>
    </w:p>
    <w:p w:rsidR="00000000" w:rsidDel="00000000" w:rsidP="00000000" w:rsidRDefault="00000000" w:rsidRPr="00000000" w14:paraId="00000084">
      <w:pPr>
        <w:numPr>
          <w:ilvl w:val="0"/>
          <w:numId w:val="19"/>
        </w:numPr>
        <w:spacing w:after="0" w:afterAutospacing="0" w:before="0" w:beforeAutospacing="0" w:lineRule="auto"/>
        <w:ind w:left="720" w:hanging="360"/>
      </w:pPr>
      <w:r w:rsidDel="00000000" w:rsidR="00000000" w:rsidRPr="00000000">
        <w:rPr>
          <w:rtl w:val="0"/>
        </w:rPr>
        <w:t xml:space="preserve">Tube Pressure: 10.3 bar (150 psi) tube side</w:t>
      </w:r>
    </w:p>
    <w:p w:rsidR="00000000" w:rsidDel="00000000" w:rsidP="00000000" w:rsidRDefault="00000000" w:rsidRPr="00000000" w14:paraId="00000085">
      <w:pPr>
        <w:numPr>
          <w:ilvl w:val="0"/>
          <w:numId w:val="19"/>
        </w:numPr>
        <w:spacing w:after="240" w:before="0" w:beforeAutospacing="0" w:lineRule="auto"/>
        <w:ind w:left="720" w:hanging="360"/>
      </w:pPr>
      <w:r w:rsidDel="00000000" w:rsidR="00000000" w:rsidRPr="00000000">
        <w:rPr>
          <w:rtl w:val="0"/>
        </w:rPr>
        <w:t xml:space="preserve">Tube Type: U-tube, Condition: used condition</w:t>
      </w:r>
    </w:p>
    <w:p w:rsidR="00000000" w:rsidDel="00000000" w:rsidP="00000000" w:rsidRDefault="00000000" w:rsidRPr="00000000" w14:paraId="00000086">
      <w:pPr>
        <w:spacing w:after="240" w:before="240" w:lineRule="auto"/>
        <w:rPr>
          <w:color w:val="1155cc"/>
          <w:u w:val="single"/>
        </w:rPr>
      </w:pPr>
      <w:hyperlink r:id="rId65">
        <w:r w:rsidDel="00000000" w:rsidR="00000000" w:rsidRPr="00000000">
          <w:rPr>
            <w:color w:val="1155cc"/>
            <w:u w:val="single"/>
            <w:rtl w:val="0"/>
          </w:rPr>
          <w:t xml:space="preserve">Request Specs</w:t>
        </w:r>
      </w:hyperlink>
      <w:r w:rsidDel="00000000" w:rsidR="00000000" w:rsidRPr="00000000">
        <w:rPr>
          <w:rtl w:val="0"/>
        </w:rPr>
        <w:t xml:space="preserve"> |</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View IPP# 112242</w:t>
        </w:r>
      </w:hyperlink>
      <w:r w:rsidDel="00000000" w:rsidR="00000000" w:rsidRPr="00000000">
        <w:rPr>
          <w:rtl w:val="0"/>
        </w:rPr>
      </w:r>
    </w:p>
    <w:p w:rsidR="00000000" w:rsidDel="00000000" w:rsidP="00000000" w:rsidRDefault="00000000" w:rsidRPr="00000000" w14:paraId="00000087">
      <w:pPr>
        <w:pStyle w:val="Heading4"/>
        <w:keepNext w:val="0"/>
        <w:keepLines w:val="0"/>
        <w:spacing w:after="40" w:before="240" w:lineRule="auto"/>
        <w:rPr>
          <w:b w:val="1"/>
          <w:bCs w:val="1"/>
          <w:color w:val="000000"/>
          <w:sz w:val="22"/>
          <w:szCs w:val="22"/>
        </w:rPr>
      </w:pPr>
      <w:bookmarkStart w:colFirst="0" w:colLast="0" w:name="_63ppzomxtca0" w:id="21"/>
      <w:bookmarkEnd w:id="21"/>
      <w:r w:rsidDel="00000000" w:rsidR="00000000" w:rsidRPr="00000000">
        <w:rPr>
          <w:b w:val="1"/>
          <w:bCs w:val="1"/>
          <w:color w:val="000000"/>
          <w:sz w:val="22"/>
          <w:szCs w:val="22"/>
          <w:rtl w:val="0"/>
        </w:rPr>
        <w:t xml:space="preserve">Doyle and Roth Inconel — 8.6 m² (</w:t>
      </w:r>
      <w:hyperlink r:id="rId68">
        <w:r w:rsidDel="00000000" w:rsidR="00000000" w:rsidRPr="00000000">
          <w:rPr>
            <w:b w:val="1"/>
            <w:bCs w:val="1"/>
            <w:color w:val="1155cc"/>
            <w:sz w:val="22"/>
            <w:szCs w:val="22"/>
            <w:u w:val="single"/>
            <w:rtl w:val="0"/>
          </w:rPr>
          <w:t xml:space="preserve">IPP# 230389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8">
      <w:pPr>
        <w:spacing w:after="240" w:before="240" w:lineRule="auto"/>
        <w:rPr/>
      </w:pPr>
      <w:r w:rsidDel="00000000" w:rsidR="00000000" w:rsidRPr="00000000">
        <w:rPr>
          <w:rtl w:val="0"/>
        </w:rPr>
        <w:t xml:space="preserve">Used Doyle and Roth Inconel shell and tube heat exchanger with 8.6 m² (93 ft²) surface area, 66 straight tubes, vacuum capable, rated to 260 °C (500 °F).</w:t>
      </w:r>
    </w:p>
    <w:p w:rsidR="00000000" w:rsidDel="00000000" w:rsidP="00000000" w:rsidRDefault="00000000" w:rsidRPr="00000000" w14:paraId="00000089">
      <w:pPr>
        <w:numPr>
          <w:ilvl w:val="0"/>
          <w:numId w:val="22"/>
        </w:numPr>
        <w:spacing w:after="0" w:afterAutospacing="0" w:before="240" w:lineRule="auto"/>
        <w:ind w:left="720" w:hanging="360"/>
      </w:pPr>
      <w:r w:rsidDel="00000000" w:rsidR="00000000" w:rsidRPr="00000000">
        <w:rPr>
          <w:rtl w:val="0"/>
        </w:rPr>
        <w:t xml:space="preserve">Material: Inconel construction</w:t>
      </w:r>
    </w:p>
    <w:p w:rsidR="00000000" w:rsidDel="00000000" w:rsidP="00000000" w:rsidRDefault="00000000" w:rsidRPr="00000000" w14:paraId="0000008A">
      <w:pPr>
        <w:numPr>
          <w:ilvl w:val="0"/>
          <w:numId w:val="22"/>
        </w:numPr>
        <w:spacing w:after="0" w:afterAutospacing="0" w:before="0" w:beforeAutospacing="0" w:lineRule="auto"/>
        <w:ind w:left="720" w:hanging="360"/>
      </w:pPr>
      <w:r w:rsidDel="00000000" w:rsidR="00000000" w:rsidRPr="00000000">
        <w:rPr>
          <w:rtl w:val="0"/>
        </w:rPr>
        <w:t xml:space="preserve">Heat Transfer Surface Area: 8.6 m² (93 ft²) surface area</w:t>
      </w:r>
    </w:p>
    <w:p w:rsidR="00000000" w:rsidDel="00000000" w:rsidP="00000000" w:rsidRDefault="00000000" w:rsidRPr="00000000" w14:paraId="0000008B">
      <w:pPr>
        <w:numPr>
          <w:ilvl w:val="0"/>
          <w:numId w:val="22"/>
        </w:numPr>
        <w:spacing w:after="0" w:afterAutospacing="0" w:before="0" w:beforeAutospacing="0" w:lineRule="auto"/>
        <w:ind w:left="720" w:hanging="360"/>
      </w:pPr>
      <w:r w:rsidDel="00000000" w:rsidR="00000000" w:rsidRPr="00000000">
        <w:rPr>
          <w:rtl w:val="0"/>
        </w:rPr>
        <w:t xml:space="preserve">Shell and Tube Pressure: 10.3 bar (150 psi) shell &amp; tube</w:t>
      </w:r>
    </w:p>
    <w:p w:rsidR="00000000" w:rsidDel="00000000" w:rsidP="00000000" w:rsidRDefault="00000000" w:rsidRPr="00000000" w14:paraId="0000008C">
      <w:pPr>
        <w:numPr>
          <w:ilvl w:val="0"/>
          <w:numId w:val="22"/>
        </w:numPr>
        <w:spacing w:after="0" w:afterAutospacing="0" w:before="0" w:beforeAutospacing="0" w:lineRule="auto"/>
        <w:ind w:left="720" w:hanging="360"/>
      </w:pPr>
      <w:r w:rsidDel="00000000" w:rsidR="00000000" w:rsidRPr="00000000">
        <w:rPr>
          <w:rtl w:val="0"/>
        </w:rPr>
        <w:t xml:space="preserve">Vacuum capable</w:t>
      </w:r>
    </w:p>
    <w:p w:rsidR="00000000" w:rsidDel="00000000" w:rsidP="00000000" w:rsidRDefault="00000000" w:rsidRPr="00000000" w14:paraId="0000008D">
      <w:pPr>
        <w:numPr>
          <w:ilvl w:val="0"/>
          <w:numId w:val="2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E">
      <w:pPr>
        <w:spacing w:after="240" w:before="240" w:lineRule="auto"/>
        <w:rPr>
          <w:color w:val="1155cc"/>
          <w:u w:val="single"/>
        </w:rPr>
      </w:pPr>
      <w:hyperlink r:id="rId69">
        <w:r w:rsidDel="00000000" w:rsidR="00000000" w:rsidRPr="00000000">
          <w:rPr>
            <w:color w:val="1155cc"/>
            <w:u w:val="single"/>
            <w:rtl w:val="0"/>
          </w:rPr>
          <w:t xml:space="preserve">Request Specs</w:t>
        </w:r>
      </w:hyperlink>
      <w:r w:rsidDel="00000000" w:rsidR="00000000" w:rsidRPr="00000000">
        <w:rPr>
          <w:rtl w:val="0"/>
        </w:rPr>
        <w:t xml:space="preserve"> |</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View IPP# 230389</w:t>
        </w:r>
      </w:hyperlink>
      <w:r w:rsidDel="00000000" w:rsidR="00000000" w:rsidRPr="00000000">
        <w:rPr>
          <w:rtl w:val="0"/>
        </w:rPr>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4t6heo7fk8y0" w:id="22"/>
      <w:bookmarkEnd w:id="22"/>
      <w:r w:rsidDel="00000000" w:rsidR="00000000" w:rsidRPr="00000000">
        <w:rPr>
          <w:b w:val="1"/>
          <w:bCs w:val="1"/>
          <w:color w:val="000000"/>
          <w:sz w:val="22"/>
          <w:szCs w:val="22"/>
          <w:rtl w:val="0"/>
        </w:rPr>
        <w:t xml:space="preserve">Doyle and Roth SS 304 — 68.1 m² (</w:t>
      </w:r>
      <w:hyperlink r:id="rId72">
        <w:r w:rsidDel="00000000" w:rsidR="00000000" w:rsidRPr="00000000">
          <w:rPr>
            <w:b w:val="1"/>
            <w:bCs w:val="1"/>
            <w:color w:val="1155cc"/>
            <w:sz w:val="22"/>
            <w:szCs w:val="22"/>
            <w:u w:val="single"/>
            <w:rtl w:val="0"/>
          </w:rPr>
          <w:t xml:space="preserve">IPP# 232768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0">
      <w:pPr>
        <w:spacing w:after="240" w:before="240" w:lineRule="auto"/>
        <w:rPr/>
      </w:pPr>
      <w:r w:rsidDel="00000000" w:rsidR="00000000" w:rsidRPr="00000000">
        <w:rPr>
          <w:rtl w:val="0"/>
        </w:rPr>
        <w:t xml:space="preserve">Used Doyle and Roth stainless steel 304 shell and tube heat exchanger with 68.1 m² (733 ft²) surface area, 282 U-tubes, rated to 10.3 bar (150 psi).</w:t>
      </w:r>
    </w:p>
    <w:p w:rsidR="00000000" w:rsidDel="00000000" w:rsidP="00000000" w:rsidRDefault="00000000" w:rsidRPr="00000000" w14:paraId="00000091">
      <w:pPr>
        <w:numPr>
          <w:ilvl w:val="0"/>
          <w:numId w:val="25"/>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92">
      <w:pPr>
        <w:numPr>
          <w:ilvl w:val="0"/>
          <w:numId w:val="25"/>
        </w:numPr>
        <w:spacing w:after="0" w:afterAutospacing="0" w:before="0" w:beforeAutospacing="0" w:lineRule="auto"/>
        <w:ind w:left="720" w:hanging="360"/>
      </w:pPr>
      <w:r w:rsidDel="00000000" w:rsidR="00000000" w:rsidRPr="00000000">
        <w:rPr>
          <w:rtl w:val="0"/>
        </w:rPr>
        <w:t xml:space="preserve">Heat Transfer Surface Area: 68.1 m² (733 ft²) surface area</w:t>
      </w:r>
    </w:p>
    <w:p w:rsidR="00000000" w:rsidDel="00000000" w:rsidP="00000000" w:rsidRDefault="00000000" w:rsidRPr="00000000" w14:paraId="00000093">
      <w:pPr>
        <w:numPr>
          <w:ilvl w:val="0"/>
          <w:numId w:val="25"/>
        </w:numPr>
        <w:spacing w:after="0" w:afterAutospacing="0" w:before="0" w:beforeAutospacing="0" w:lineRule="auto"/>
        <w:ind w:left="720" w:hanging="360"/>
      </w:pPr>
      <w:r w:rsidDel="00000000" w:rsidR="00000000" w:rsidRPr="00000000">
        <w:rPr>
          <w:rtl w:val="0"/>
        </w:rPr>
        <w:t xml:space="preserve">Shell and Tube Pressure: 10.3 bar (150 psi) shell &amp; tube</w:t>
      </w:r>
    </w:p>
    <w:p w:rsidR="00000000" w:rsidDel="00000000" w:rsidP="00000000" w:rsidRDefault="00000000" w:rsidRPr="00000000" w14:paraId="00000094">
      <w:pPr>
        <w:numPr>
          <w:ilvl w:val="0"/>
          <w:numId w:val="25"/>
        </w:numPr>
        <w:spacing w:after="0" w:afterAutospacing="0" w:before="0" w:beforeAutospacing="0" w:lineRule="auto"/>
        <w:ind w:left="720" w:hanging="360"/>
      </w:pPr>
      <w:r w:rsidDel="00000000" w:rsidR="00000000" w:rsidRPr="00000000">
        <w:rPr>
          <w:rtl w:val="0"/>
        </w:rPr>
        <w:t xml:space="preserve">Tube Number: 282 U-tubes</w:t>
      </w:r>
    </w:p>
    <w:p w:rsidR="00000000" w:rsidDel="00000000" w:rsidP="00000000" w:rsidRDefault="00000000" w:rsidRPr="00000000" w14:paraId="00000095">
      <w:pPr>
        <w:numPr>
          <w:ilvl w:val="0"/>
          <w:numId w:val="25"/>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96">
      <w:pPr>
        <w:spacing w:after="240" w:before="240" w:lineRule="auto"/>
        <w:rPr>
          <w:color w:val="1155cc"/>
          <w:u w:val="single"/>
        </w:rPr>
      </w:pPr>
      <w:hyperlink r:id="rId73">
        <w:r w:rsidDel="00000000" w:rsidR="00000000" w:rsidRPr="00000000">
          <w:rPr>
            <w:color w:val="1155cc"/>
            <w:u w:val="single"/>
            <w:rtl w:val="0"/>
          </w:rPr>
          <w:t xml:space="preserve">Request Specs</w:t>
        </w:r>
      </w:hyperlink>
      <w:r w:rsidDel="00000000" w:rsidR="00000000" w:rsidRPr="00000000">
        <w:rPr>
          <w:rtl w:val="0"/>
        </w:rPr>
        <w:t xml:space="preserve"> |</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View IPP# 232768</w:t>
        </w:r>
      </w:hyperlink>
      <w:r w:rsidDel="00000000" w:rsidR="00000000" w:rsidRPr="00000000">
        <w:rPr>
          <w:rtl w:val="0"/>
        </w:rPr>
      </w:r>
    </w:p>
    <w:p w:rsidR="00000000" w:rsidDel="00000000" w:rsidP="00000000" w:rsidRDefault="00000000" w:rsidRPr="00000000" w14:paraId="00000097">
      <w:pPr>
        <w:spacing w:after="240" w:before="240" w:lineRule="auto"/>
        <w:rPr>
          <w:color w:val="1155cc"/>
          <w:u w:val="single"/>
        </w:rPr>
      </w:pPr>
      <w:hyperlink r:id="rId76">
        <w:r w:rsidDel="00000000" w:rsidR="00000000" w:rsidRPr="00000000">
          <w:rPr>
            <w:color w:val="1155cc"/>
            <w:u w:val="single"/>
            <w:rtl w:val="0"/>
          </w:rPr>
          <w:t xml:space="preserve">Browse All Doyle and Roth Heat Exchangers in Stock</w:t>
        </w:r>
      </w:hyperlink>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y2k2tsplzfj" w:id="23"/>
      <w:bookmarkEnd w:id="23"/>
      <w:r w:rsidDel="00000000" w:rsidR="00000000" w:rsidRPr="00000000">
        <w:rPr>
          <w:b w:val="1"/>
          <w:bCs w:val="1"/>
          <w:color w:val="000000"/>
          <w:sz w:val="26"/>
          <w:szCs w:val="26"/>
          <w:rtl w:val="0"/>
        </w:rPr>
        <w:t xml:space="preserve">Buy Used Heat Exchangers from Other Manufacturers</w:t>
      </w:r>
    </w:p>
    <w:p w:rsidR="00000000" w:rsidDel="00000000" w:rsidP="00000000" w:rsidRDefault="00000000" w:rsidRPr="00000000" w14:paraId="00000099">
      <w:pPr>
        <w:spacing w:after="240" w:before="240" w:lineRule="auto"/>
        <w:rPr/>
      </w:pPr>
      <w:r w:rsidDel="00000000" w:rsidR="00000000" w:rsidRPr="00000000">
        <w:rPr>
          <w:rtl w:val="0"/>
        </w:rPr>
        <w:t xml:space="preserve">Beyond VICARB and Doyle and Roth, IPP stocks shell and tube heat exchangers from Atlas Industrial, Delta Tee International, Graham, Meccanica Sardia, Pfaudler, Johnson Hunt, Manning &amp; Lewis, and DeDietrich. These units span carbon steel, stainless steel, Hastelloy, and other materials.</w:t>
      </w:r>
    </w:p>
    <w:p w:rsidR="00000000" w:rsidDel="00000000" w:rsidP="00000000" w:rsidRDefault="00000000" w:rsidRPr="00000000" w14:paraId="0000009A">
      <w:pPr>
        <w:pStyle w:val="Heading4"/>
        <w:keepNext w:val="0"/>
        <w:keepLines w:val="0"/>
        <w:spacing w:after="40" w:before="240" w:lineRule="auto"/>
        <w:rPr>
          <w:b w:val="1"/>
          <w:bCs w:val="1"/>
          <w:color w:val="000000"/>
          <w:sz w:val="22"/>
          <w:szCs w:val="22"/>
        </w:rPr>
      </w:pPr>
      <w:bookmarkStart w:colFirst="0" w:colLast="0" w:name="_4301z0fflr2o" w:id="24"/>
      <w:bookmarkEnd w:id="24"/>
      <w:r w:rsidDel="00000000" w:rsidR="00000000" w:rsidRPr="00000000">
        <w:rPr>
          <w:b w:val="1"/>
          <w:bCs w:val="1"/>
          <w:color w:val="000000"/>
          <w:sz w:val="22"/>
          <w:szCs w:val="22"/>
          <w:rtl w:val="0"/>
        </w:rPr>
        <w:t xml:space="preserve">[Atlas Industrial] Atlas Industrial CS — 28.5 m² (</w:t>
      </w:r>
      <w:hyperlink r:id="rId77">
        <w:r w:rsidDel="00000000" w:rsidR="00000000" w:rsidRPr="00000000">
          <w:rPr>
            <w:b w:val="1"/>
            <w:bCs w:val="1"/>
            <w:color w:val="1155cc"/>
            <w:sz w:val="22"/>
            <w:szCs w:val="22"/>
            <w:u w:val="single"/>
            <w:rtl w:val="0"/>
          </w:rPr>
          <w:t xml:space="preserve">IPP# 228360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B">
      <w:pPr>
        <w:spacing w:after="240" w:before="240" w:lineRule="auto"/>
        <w:rPr/>
      </w:pPr>
      <w:r w:rsidDel="00000000" w:rsidR="00000000" w:rsidRPr="00000000">
        <w:rPr>
          <w:rtl w:val="0"/>
        </w:rPr>
        <w:t xml:space="preserve">Unused Atlas Industrial carbon steel shell and tube heat exchanger with 28.5 m² (307 ft²) surface area, 135 straight tubes, vacuum capable, rated to 662 °C (1,200 °F).</w:t>
      </w:r>
    </w:p>
    <w:p w:rsidR="00000000" w:rsidDel="00000000" w:rsidP="00000000" w:rsidRDefault="00000000" w:rsidRPr="00000000" w14:paraId="0000009C">
      <w:pPr>
        <w:numPr>
          <w:ilvl w:val="0"/>
          <w:numId w:val="13"/>
        </w:numPr>
        <w:spacing w:after="0" w:afterAutospacing="0" w:before="240" w:lineRule="auto"/>
        <w:ind w:left="720" w:hanging="360"/>
      </w:pPr>
      <w:r w:rsidDel="00000000" w:rsidR="00000000" w:rsidRPr="00000000">
        <w:rPr>
          <w:rtl w:val="0"/>
        </w:rPr>
        <w:t xml:space="preserve">Material: Carbon Steel construction</w:t>
      </w:r>
    </w:p>
    <w:p w:rsidR="00000000" w:rsidDel="00000000" w:rsidP="00000000" w:rsidRDefault="00000000" w:rsidRPr="00000000" w14:paraId="0000009D">
      <w:pPr>
        <w:numPr>
          <w:ilvl w:val="0"/>
          <w:numId w:val="13"/>
        </w:numPr>
        <w:spacing w:after="0" w:afterAutospacing="0" w:before="0" w:beforeAutospacing="0" w:lineRule="auto"/>
        <w:ind w:left="720" w:hanging="360"/>
      </w:pPr>
      <w:r w:rsidDel="00000000" w:rsidR="00000000" w:rsidRPr="00000000">
        <w:rPr>
          <w:rtl w:val="0"/>
        </w:rPr>
        <w:t xml:space="preserve">Heat Transfer Surface Area: 28.5 m² (307 ft²) surface area</w:t>
      </w:r>
    </w:p>
    <w:p w:rsidR="00000000" w:rsidDel="00000000" w:rsidP="00000000" w:rsidRDefault="00000000" w:rsidRPr="00000000" w14:paraId="0000009E">
      <w:pPr>
        <w:numPr>
          <w:ilvl w:val="0"/>
          <w:numId w:val="13"/>
        </w:numPr>
        <w:spacing w:after="0" w:afterAutospacing="0" w:before="0" w:beforeAutospacing="0" w:lineRule="auto"/>
        <w:ind w:left="720" w:hanging="360"/>
      </w:pPr>
      <w:r w:rsidDel="00000000" w:rsidR="00000000" w:rsidRPr="00000000">
        <w:rPr>
          <w:rtl w:val="0"/>
        </w:rPr>
        <w:t xml:space="preserve">Shell and Tube Pressure: 10.3 bar (150 psi) shell &amp; tube</w:t>
      </w:r>
    </w:p>
    <w:p w:rsidR="00000000" w:rsidDel="00000000" w:rsidP="00000000" w:rsidRDefault="00000000" w:rsidRPr="00000000" w14:paraId="0000009F">
      <w:pPr>
        <w:numPr>
          <w:ilvl w:val="0"/>
          <w:numId w:val="13"/>
        </w:numPr>
        <w:spacing w:after="0" w:afterAutospacing="0" w:before="0" w:beforeAutospacing="0" w:lineRule="auto"/>
        <w:ind w:left="720" w:hanging="360"/>
      </w:pPr>
      <w:r w:rsidDel="00000000" w:rsidR="00000000" w:rsidRPr="00000000">
        <w:rPr>
          <w:rtl w:val="0"/>
        </w:rPr>
        <w:t xml:space="preserve">Shell and Tube Temperature: Up to 662 °C (1,200 °F)</w:t>
      </w:r>
    </w:p>
    <w:p w:rsidR="00000000" w:rsidDel="00000000" w:rsidP="00000000" w:rsidRDefault="00000000" w:rsidRPr="00000000" w14:paraId="000000A0">
      <w:pPr>
        <w:numPr>
          <w:ilvl w:val="0"/>
          <w:numId w:val="13"/>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A1">
      <w:pPr>
        <w:spacing w:after="240" w:before="240" w:lineRule="auto"/>
        <w:rPr>
          <w:color w:val="1155cc"/>
          <w:u w:val="single"/>
        </w:rPr>
      </w:pPr>
      <w:hyperlink r:id="rId78">
        <w:r w:rsidDel="00000000" w:rsidR="00000000" w:rsidRPr="00000000">
          <w:rPr>
            <w:color w:val="1155cc"/>
            <w:u w:val="single"/>
            <w:rtl w:val="0"/>
          </w:rPr>
          <w:t xml:space="preserve">Request Specs</w:t>
        </w:r>
      </w:hyperlink>
      <w:r w:rsidDel="00000000" w:rsidR="00000000" w:rsidRPr="00000000">
        <w:rPr>
          <w:rtl w:val="0"/>
        </w:rPr>
        <w:t xml:space="preserve"> |</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View IPP# 228360</w:t>
        </w:r>
      </w:hyperlink>
      <w:r w:rsidDel="00000000" w:rsidR="00000000" w:rsidRPr="00000000">
        <w:rPr>
          <w:rtl w:val="0"/>
        </w:rPr>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oc7bx1o8u2tv" w:id="25"/>
      <w:bookmarkEnd w:id="25"/>
      <w:r w:rsidDel="00000000" w:rsidR="00000000" w:rsidRPr="00000000">
        <w:rPr>
          <w:b w:val="1"/>
          <w:bCs w:val="1"/>
          <w:color w:val="000000"/>
          <w:sz w:val="22"/>
          <w:szCs w:val="22"/>
          <w:rtl w:val="0"/>
        </w:rPr>
        <w:t xml:space="preserve">Atlas Industrial Hastelloy BEM — 27.9 m² (</w:t>
      </w:r>
      <w:hyperlink r:id="rId81">
        <w:r w:rsidDel="00000000" w:rsidR="00000000" w:rsidRPr="00000000">
          <w:rPr>
            <w:b w:val="1"/>
            <w:bCs w:val="1"/>
            <w:color w:val="1155cc"/>
            <w:sz w:val="22"/>
            <w:szCs w:val="22"/>
            <w:u w:val="single"/>
            <w:rtl w:val="0"/>
          </w:rPr>
          <w:t xml:space="preserve">IPP# 241037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3">
      <w:pPr>
        <w:spacing w:after="240" w:before="240" w:lineRule="auto"/>
        <w:rPr/>
      </w:pPr>
      <w:r w:rsidDel="00000000" w:rsidR="00000000" w:rsidRPr="00000000">
        <w:rPr>
          <w:rtl w:val="0"/>
        </w:rPr>
        <w:t xml:space="preserve">Used Atlas Industrial BEM 20-60 Hastelloy clad shell and tube heat exchanger with 27.9 m² (300 ft²) surface area, 324 straight tubes, vacuum capable.</w:t>
      </w:r>
    </w:p>
    <w:p w:rsidR="00000000" w:rsidDel="00000000" w:rsidP="00000000" w:rsidRDefault="00000000" w:rsidRPr="00000000" w14:paraId="000000A4">
      <w:pPr>
        <w:numPr>
          <w:ilvl w:val="0"/>
          <w:numId w:val="18"/>
        </w:numPr>
        <w:spacing w:after="0" w:afterAutospacing="0" w:before="240" w:lineRule="auto"/>
        <w:ind w:left="720" w:hanging="360"/>
      </w:pPr>
      <w:r w:rsidDel="00000000" w:rsidR="00000000" w:rsidRPr="00000000">
        <w:rPr>
          <w:rtl w:val="0"/>
        </w:rPr>
        <w:t xml:space="preserve">Material: Hastelloy construction (clad)</w:t>
      </w:r>
    </w:p>
    <w:p w:rsidR="00000000" w:rsidDel="00000000" w:rsidP="00000000" w:rsidRDefault="00000000" w:rsidRPr="00000000" w14:paraId="000000A5">
      <w:pPr>
        <w:numPr>
          <w:ilvl w:val="0"/>
          <w:numId w:val="18"/>
        </w:numPr>
        <w:spacing w:after="0" w:afterAutospacing="0" w:before="0" w:beforeAutospacing="0" w:lineRule="auto"/>
        <w:ind w:left="720" w:hanging="360"/>
      </w:pPr>
      <w:r w:rsidDel="00000000" w:rsidR="00000000" w:rsidRPr="00000000">
        <w:rPr>
          <w:rtl w:val="0"/>
        </w:rPr>
        <w:t xml:space="preserve">Heat Transfer Surface Area: 27.9 m² (300 ft²) surface area</w:t>
      </w:r>
    </w:p>
    <w:p w:rsidR="00000000" w:rsidDel="00000000" w:rsidP="00000000" w:rsidRDefault="00000000" w:rsidRPr="00000000" w14:paraId="000000A6">
      <w:pPr>
        <w:numPr>
          <w:ilvl w:val="0"/>
          <w:numId w:val="18"/>
        </w:numPr>
        <w:spacing w:after="0" w:afterAutospacing="0" w:before="0" w:beforeAutospacing="0" w:lineRule="auto"/>
        <w:ind w:left="720" w:hanging="360"/>
      </w:pPr>
      <w:r w:rsidDel="00000000" w:rsidR="00000000" w:rsidRPr="00000000">
        <w:rPr>
          <w:rtl w:val="0"/>
        </w:rPr>
        <w:t xml:space="preserve">Shell and Tube Pressure: 10.3 bar (150 psi) shell &amp; tube</w:t>
      </w:r>
    </w:p>
    <w:p w:rsidR="00000000" w:rsidDel="00000000" w:rsidP="00000000" w:rsidRDefault="00000000" w:rsidRPr="00000000" w14:paraId="000000A7">
      <w:pPr>
        <w:numPr>
          <w:ilvl w:val="0"/>
          <w:numId w:val="18"/>
        </w:numPr>
        <w:spacing w:after="0" w:afterAutospacing="0" w:before="0" w:beforeAutospacing="0" w:lineRule="auto"/>
        <w:ind w:left="720" w:hanging="360"/>
      </w:pPr>
      <w:r w:rsidDel="00000000" w:rsidR="00000000" w:rsidRPr="00000000">
        <w:rPr>
          <w:rtl w:val="0"/>
        </w:rPr>
        <w:t xml:space="preserve">Vacuum capable</w:t>
      </w:r>
    </w:p>
    <w:p w:rsidR="00000000" w:rsidDel="00000000" w:rsidP="00000000" w:rsidRDefault="00000000" w:rsidRPr="00000000" w14:paraId="000000A8">
      <w:pPr>
        <w:numPr>
          <w:ilvl w:val="0"/>
          <w:numId w:val="18"/>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A9">
      <w:pPr>
        <w:spacing w:after="240" w:before="240" w:lineRule="auto"/>
        <w:rPr>
          <w:color w:val="1155cc"/>
          <w:u w:val="single"/>
        </w:rPr>
      </w:pPr>
      <w:hyperlink r:id="rId82">
        <w:r w:rsidDel="00000000" w:rsidR="00000000" w:rsidRPr="00000000">
          <w:rPr>
            <w:color w:val="1155cc"/>
            <w:u w:val="single"/>
            <w:rtl w:val="0"/>
          </w:rPr>
          <w:t xml:space="preserve">Request Specs</w:t>
        </w:r>
      </w:hyperlink>
      <w:r w:rsidDel="00000000" w:rsidR="00000000" w:rsidRPr="00000000">
        <w:rPr>
          <w:rtl w:val="0"/>
        </w:rPr>
        <w:t xml:space="preserve"> |</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View IPP# 241037</w:t>
        </w:r>
      </w:hyperlink>
      <w:r w:rsidDel="00000000" w:rsidR="00000000" w:rsidRPr="00000000">
        <w:rPr>
          <w:rtl w:val="0"/>
        </w:rPr>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6g74i2l7tgo" w:id="26"/>
      <w:bookmarkEnd w:id="26"/>
      <w:r w:rsidDel="00000000" w:rsidR="00000000" w:rsidRPr="00000000">
        <w:rPr>
          <w:b w:val="1"/>
          <w:bCs w:val="1"/>
          <w:color w:val="000000"/>
          <w:sz w:val="22"/>
          <w:szCs w:val="22"/>
          <w:rtl w:val="0"/>
        </w:rPr>
        <w:t xml:space="preserve">[Largest in Stock] Heatran Carbon Steel — 1,050 m² (</w:t>
      </w:r>
      <w:hyperlink r:id="rId85">
        <w:r w:rsidDel="00000000" w:rsidR="00000000" w:rsidRPr="00000000">
          <w:rPr>
            <w:b w:val="1"/>
            <w:bCs w:val="1"/>
            <w:color w:val="1155cc"/>
            <w:sz w:val="22"/>
            <w:szCs w:val="22"/>
            <w:u w:val="single"/>
            <w:rtl w:val="0"/>
          </w:rPr>
          <w:t xml:space="preserve">IPP# 212821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B">
      <w:pPr>
        <w:spacing w:after="240" w:before="240" w:lineRule="auto"/>
        <w:rPr/>
      </w:pPr>
      <w:r w:rsidDel="00000000" w:rsidR="00000000" w:rsidRPr="00000000">
        <w:rPr>
          <w:rtl w:val="0"/>
        </w:rPr>
        <w:t xml:space="preserve">Used Heatran carbon steel shell and tube heat exchanger — the largest in IPP inventory at 1,050 m² (11,300 ft²), rated to 179.3 bar (2,600 psi).</w:t>
      </w:r>
    </w:p>
    <w:p w:rsidR="00000000" w:rsidDel="00000000" w:rsidP="00000000" w:rsidRDefault="00000000" w:rsidRPr="00000000" w14:paraId="000000AC">
      <w:pPr>
        <w:numPr>
          <w:ilvl w:val="0"/>
          <w:numId w:val="9"/>
        </w:numPr>
        <w:spacing w:after="0" w:afterAutospacing="0" w:before="240" w:lineRule="auto"/>
        <w:ind w:left="720" w:hanging="360"/>
      </w:pPr>
      <w:r w:rsidDel="00000000" w:rsidR="00000000" w:rsidRPr="00000000">
        <w:rPr>
          <w:rtl w:val="0"/>
        </w:rPr>
        <w:t xml:space="preserve">Material: Carbon Steel construction</w:t>
      </w:r>
    </w:p>
    <w:p w:rsidR="00000000" w:rsidDel="00000000" w:rsidP="00000000" w:rsidRDefault="00000000" w:rsidRPr="00000000" w14:paraId="000000AD">
      <w:pPr>
        <w:numPr>
          <w:ilvl w:val="0"/>
          <w:numId w:val="9"/>
        </w:numPr>
        <w:spacing w:after="0" w:afterAutospacing="0" w:before="0" w:beforeAutospacing="0" w:lineRule="auto"/>
        <w:ind w:left="720" w:hanging="360"/>
      </w:pPr>
      <w:r w:rsidDel="00000000" w:rsidR="00000000" w:rsidRPr="00000000">
        <w:rPr>
          <w:rtl w:val="0"/>
        </w:rPr>
        <w:t xml:space="preserve">Heat Transfer Surface Area: 1,050 m² (11,300 ft²) surface area</w:t>
      </w:r>
    </w:p>
    <w:p w:rsidR="00000000" w:rsidDel="00000000" w:rsidP="00000000" w:rsidRDefault="00000000" w:rsidRPr="00000000" w14:paraId="000000AE">
      <w:pPr>
        <w:numPr>
          <w:ilvl w:val="0"/>
          <w:numId w:val="9"/>
        </w:numPr>
        <w:spacing w:after="0" w:afterAutospacing="0" w:before="0" w:beforeAutospacing="0" w:lineRule="auto"/>
        <w:ind w:left="720" w:hanging="360"/>
      </w:pPr>
      <w:r w:rsidDel="00000000" w:rsidR="00000000" w:rsidRPr="00000000">
        <w:rPr>
          <w:rtl w:val="0"/>
        </w:rPr>
        <w:t xml:space="preserve">Shell and Tube Pressure: 179.3 bar (2,600 psi) shell &amp; tube</w:t>
      </w:r>
    </w:p>
    <w:p w:rsidR="00000000" w:rsidDel="00000000" w:rsidP="00000000" w:rsidRDefault="00000000" w:rsidRPr="00000000" w14:paraId="000000AF">
      <w:pPr>
        <w:numPr>
          <w:ilvl w:val="0"/>
          <w:numId w:val="9"/>
        </w:numPr>
        <w:spacing w:after="0" w:afterAutospacing="0" w:before="0" w:beforeAutospacing="0" w:lineRule="auto"/>
        <w:ind w:left="720" w:hanging="360"/>
      </w:pPr>
      <w:r w:rsidDel="00000000" w:rsidR="00000000" w:rsidRPr="00000000">
        <w:rPr>
          <w:rtl w:val="0"/>
        </w:rPr>
        <w:t xml:space="preserve">Shell and Tube Temperature: Up to 315.6 °C (600 °F)</w:t>
      </w:r>
    </w:p>
    <w:p w:rsidR="00000000" w:rsidDel="00000000" w:rsidP="00000000" w:rsidRDefault="00000000" w:rsidRPr="00000000" w14:paraId="000000B0">
      <w:pPr>
        <w:numPr>
          <w:ilvl w:val="0"/>
          <w:numId w:val="9"/>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B1">
      <w:pPr>
        <w:spacing w:after="240" w:before="240" w:lineRule="auto"/>
        <w:rPr>
          <w:color w:val="1155cc"/>
          <w:u w:val="single"/>
        </w:rPr>
      </w:pPr>
      <w:hyperlink r:id="rId86">
        <w:r w:rsidDel="00000000" w:rsidR="00000000" w:rsidRPr="00000000">
          <w:rPr>
            <w:color w:val="1155cc"/>
            <w:u w:val="single"/>
            <w:rtl w:val="0"/>
          </w:rPr>
          <w:t xml:space="preserve">Request Specs</w:t>
        </w:r>
      </w:hyperlink>
      <w:r w:rsidDel="00000000" w:rsidR="00000000" w:rsidRPr="00000000">
        <w:rPr>
          <w:rtl w:val="0"/>
        </w:rPr>
        <w:t xml:space="preserve"> |</w:t>
      </w:r>
      <w:hyperlink r:id="rId87">
        <w:r w:rsidDel="00000000" w:rsidR="00000000" w:rsidRPr="00000000">
          <w:rPr>
            <w:rtl w:val="0"/>
          </w:rPr>
          <w:t xml:space="preserve"> </w:t>
        </w:r>
      </w:hyperlink>
      <w:hyperlink r:id="rId88">
        <w:r w:rsidDel="00000000" w:rsidR="00000000" w:rsidRPr="00000000">
          <w:rPr>
            <w:color w:val="1155cc"/>
            <w:u w:val="single"/>
            <w:rtl w:val="0"/>
          </w:rPr>
          <w:t xml:space="preserve">View IPP# 212821</w:t>
        </w:r>
      </w:hyperlink>
      <w:r w:rsidDel="00000000" w:rsidR="00000000" w:rsidRPr="00000000">
        <w:rPr>
          <w:rtl w:val="0"/>
        </w:rPr>
      </w:r>
    </w:p>
    <w:p w:rsidR="00000000" w:rsidDel="00000000" w:rsidP="00000000" w:rsidRDefault="00000000" w:rsidRPr="00000000" w14:paraId="000000B2">
      <w:pPr>
        <w:spacing w:after="240" w:before="240" w:lineRule="auto"/>
        <w:rPr>
          <w:color w:val="1155cc"/>
          <w:u w:val="single"/>
        </w:rPr>
      </w:pPr>
      <w:hyperlink r:id="rId89">
        <w:r w:rsidDel="00000000" w:rsidR="00000000" w:rsidRPr="00000000">
          <w:rPr>
            <w:color w:val="1155cc"/>
            <w:u w:val="single"/>
            <w:rtl w:val="0"/>
          </w:rPr>
          <w:t xml:space="preserve">Browse All Heat Exchangers from Other Manufacturers</w:t>
        </w:r>
      </w:hyperlink>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83ju1tg96hv6" w:id="27"/>
      <w:bookmarkEnd w:id="27"/>
      <w:r w:rsidDel="00000000" w:rsidR="00000000" w:rsidRPr="00000000">
        <w:rPr>
          <w:b w:val="1"/>
          <w:bCs w:val="1"/>
          <w:sz w:val="34"/>
          <w:szCs w:val="34"/>
          <w:rtl w:val="0"/>
        </w:rPr>
        <w:t xml:space="preserve">Buy Used Heat Exchangers for Sale by Condition</w:t>
      </w:r>
    </w:p>
    <w:p w:rsidR="00000000" w:rsidDel="00000000" w:rsidP="00000000" w:rsidRDefault="00000000" w:rsidRPr="00000000" w14:paraId="000000B5">
      <w:pPr>
        <w:spacing w:after="240" w:before="240" w:lineRule="auto"/>
        <w:rPr/>
      </w:pPr>
      <w:r w:rsidDel="00000000" w:rsidR="00000000" w:rsidRPr="00000000">
        <w:rPr>
          <w:rtl w:val="0"/>
        </w:rPr>
        <w:t xml:space="preserve">IPP stocks shell and tube heat exchangers in used, unused, refurbished/rebuilt, and new condition grades. Choose the condition that matches your budget, timeline, and performance requirements.</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gfzx85duymxh" w:id="28"/>
      <w:bookmarkEnd w:id="28"/>
      <w:r w:rsidDel="00000000" w:rsidR="00000000" w:rsidRPr="00000000">
        <w:rPr>
          <w:b w:val="1"/>
          <w:bCs w:val="1"/>
          <w:color w:val="000000"/>
          <w:sz w:val="26"/>
          <w:szCs w:val="26"/>
          <w:rtl w:val="0"/>
        </w:rPr>
        <w:t xml:space="preserve">Buy Used Heat Exchangers for Sale</w:t>
      </w:r>
    </w:p>
    <w:p w:rsidR="00000000" w:rsidDel="00000000" w:rsidP="00000000" w:rsidRDefault="00000000" w:rsidRPr="00000000" w14:paraId="000000B7">
      <w:pPr>
        <w:spacing w:after="240" w:before="240" w:lineRule="auto"/>
        <w:rPr/>
      </w:pPr>
      <w:r w:rsidDel="00000000" w:rsidR="00000000" w:rsidRPr="00000000">
        <w:rPr>
          <w:rtl w:val="0"/>
        </w:rPr>
        <w:t xml:space="preserve">Good used heat exchangers are the deepest condition position in IPP's inventory. These units were previously installed in production service, inspected on intake, and are offered as-is at the lowest price point while retaining OEM shell, tube, and head hardware.</w:t>
      </w:r>
    </w:p>
    <w:p w:rsidR="00000000" w:rsidDel="00000000" w:rsidP="00000000" w:rsidRDefault="00000000" w:rsidRPr="00000000" w14:paraId="000000B8">
      <w:pPr>
        <w:pStyle w:val="Heading4"/>
        <w:keepNext w:val="0"/>
        <w:keepLines w:val="0"/>
        <w:spacing w:after="40" w:before="240" w:lineRule="auto"/>
        <w:rPr>
          <w:b w:val="1"/>
          <w:bCs w:val="1"/>
          <w:color w:val="000000"/>
          <w:sz w:val="22"/>
          <w:szCs w:val="22"/>
        </w:rPr>
      </w:pPr>
      <w:bookmarkStart w:colFirst="0" w:colLast="0" w:name="_pn7zmub7yhm4" w:id="29"/>
      <w:bookmarkEnd w:id="29"/>
      <w:r w:rsidDel="00000000" w:rsidR="00000000" w:rsidRPr="00000000">
        <w:rPr>
          <w:b w:val="1"/>
          <w:bCs w:val="1"/>
          <w:color w:val="000000"/>
          <w:sz w:val="22"/>
          <w:szCs w:val="22"/>
          <w:rtl w:val="0"/>
        </w:rPr>
        <w:t xml:space="preserve">[Largest in Stock] Used Heatran CS — 1,050 m² (</w:t>
      </w:r>
      <w:hyperlink r:id="rId90">
        <w:r w:rsidDel="00000000" w:rsidR="00000000" w:rsidRPr="00000000">
          <w:rPr>
            <w:b w:val="1"/>
            <w:bCs w:val="1"/>
            <w:color w:val="1155cc"/>
            <w:sz w:val="22"/>
            <w:szCs w:val="22"/>
            <w:u w:val="single"/>
            <w:rtl w:val="0"/>
          </w:rPr>
          <w:t xml:space="preserve">IPP# 212821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9">
      <w:pPr>
        <w:spacing w:after="240" w:before="240" w:lineRule="auto"/>
        <w:rPr/>
      </w:pPr>
      <w:r w:rsidDel="00000000" w:rsidR="00000000" w:rsidRPr="00000000">
        <w:rPr>
          <w:rtl w:val="0"/>
        </w:rPr>
        <w:t xml:space="preserve">Used Heatran carbon steel shell and tube heat exchanger. 1,050 m² (11,300 ft²) surface area rated to 179.3 bar (2,600 psi) with 1,850 tubes.</w:t>
      </w:r>
    </w:p>
    <w:p w:rsidR="00000000" w:rsidDel="00000000" w:rsidP="00000000" w:rsidRDefault="00000000" w:rsidRPr="00000000" w14:paraId="000000BA">
      <w:pPr>
        <w:numPr>
          <w:ilvl w:val="0"/>
          <w:numId w:val="1"/>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BB">
      <w:pPr>
        <w:numPr>
          <w:ilvl w:val="0"/>
          <w:numId w:val="1"/>
        </w:numPr>
        <w:spacing w:after="0" w:afterAutospacing="0" w:before="0" w:beforeAutospacing="0" w:lineRule="auto"/>
        <w:ind w:left="720" w:hanging="360"/>
      </w:pPr>
      <w:r w:rsidDel="00000000" w:rsidR="00000000" w:rsidRPr="00000000">
        <w:rPr>
          <w:rtl w:val="0"/>
        </w:rPr>
        <w:t xml:space="preserve">Material: Carbon Steel construction</w:t>
      </w:r>
    </w:p>
    <w:p w:rsidR="00000000" w:rsidDel="00000000" w:rsidP="00000000" w:rsidRDefault="00000000" w:rsidRPr="00000000" w14:paraId="000000BC">
      <w:pPr>
        <w:numPr>
          <w:ilvl w:val="0"/>
          <w:numId w:val="1"/>
        </w:numPr>
        <w:spacing w:after="0" w:afterAutospacing="0" w:before="0" w:beforeAutospacing="0" w:lineRule="auto"/>
        <w:ind w:left="720" w:hanging="360"/>
      </w:pPr>
      <w:r w:rsidDel="00000000" w:rsidR="00000000" w:rsidRPr="00000000">
        <w:rPr>
          <w:rtl w:val="0"/>
        </w:rPr>
        <w:t xml:space="preserve">Heat Transfer Surface Area: 1,050 m² (11,300 ft²) surface area</w:t>
      </w:r>
    </w:p>
    <w:p w:rsidR="00000000" w:rsidDel="00000000" w:rsidP="00000000" w:rsidRDefault="00000000" w:rsidRPr="00000000" w14:paraId="000000BD">
      <w:pPr>
        <w:numPr>
          <w:ilvl w:val="0"/>
          <w:numId w:val="1"/>
        </w:numPr>
        <w:spacing w:after="0" w:afterAutospacing="0" w:before="0" w:beforeAutospacing="0" w:lineRule="auto"/>
        <w:ind w:left="720" w:hanging="360"/>
      </w:pPr>
      <w:r w:rsidDel="00000000" w:rsidR="00000000" w:rsidRPr="00000000">
        <w:rPr>
          <w:rtl w:val="0"/>
        </w:rPr>
        <w:t xml:space="preserve">Shell and Tube Pressure: 179.3 bar (2,600 psi) shell &amp; tube</w:t>
      </w:r>
    </w:p>
    <w:p w:rsidR="00000000" w:rsidDel="00000000" w:rsidP="00000000" w:rsidRDefault="00000000" w:rsidRPr="00000000" w14:paraId="000000BE">
      <w:pPr>
        <w:numPr>
          <w:ilvl w:val="0"/>
          <w:numId w:val="1"/>
        </w:numPr>
        <w:spacing w:after="240" w:before="0" w:beforeAutospacing="0" w:lineRule="auto"/>
        <w:ind w:left="720" w:hanging="360"/>
      </w:pPr>
      <w:r w:rsidDel="00000000" w:rsidR="00000000" w:rsidRPr="00000000">
        <w:rPr>
          <w:rtl w:val="0"/>
        </w:rPr>
        <w:t xml:space="preserve">Tube Number: 1,850 tubes, Orientation: horizontal</w:t>
      </w:r>
    </w:p>
    <w:p w:rsidR="00000000" w:rsidDel="00000000" w:rsidP="00000000" w:rsidRDefault="00000000" w:rsidRPr="00000000" w14:paraId="000000BF">
      <w:pPr>
        <w:spacing w:after="240" w:before="240" w:lineRule="auto"/>
        <w:rPr>
          <w:color w:val="1155cc"/>
          <w:u w:val="single"/>
        </w:rPr>
      </w:pPr>
      <w:hyperlink r:id="rId91">
        <w:r w:rsidDel="00000000" w:rsidR="00000000" w:rsidRPr="00000000">
          <w:rPr>
            <w:color w:val="1155cc"/>
            <w:u w:val="single"/>
            <w:rtl w:val="0"/>
          </w:rPr>
          <w:t xml:space="preserve">Request Specs</w:t>
        </w:r>
      </w:hyperlink>
      <w:r w:rsidDel="00000000" w:rsidR="00000000" w:rsidRPr="00000000">
        <w:rPr>
          <w:rtl w:val="0"/>
        </w:rPr>
        <w:t xml:space="preserve"> |</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View IPP# 212821</w:t>
        </w:r>
      </w:hyperlink>
      <w:r w:rsidDel="00000000" w:rsidR="00000000" w:rsidRPr="00000000">
        <w:rPr>
          <w:rtl w:val="0"/>
        </w:rPr>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yzlloigecae5" w:id="30"/>
      <w:bookmarkEnd w:id="30"/>
      <w:r w:rsidDel="00000000" w:rsidR="00000000" w:rsidRPr="00000000">
        <w:rPr>
          <w:b w:val="1"/>
          <w:bCs w:val="1"/>
          <w:color w:val="000000"/>
          <w:sz w:val="22"/>
          <w:szCs w:val="22"/>
          <w:rtl w:val="0"/>
        </w:rPr>
        <w:t xml:space="preserve">Used Harris Thermal SS 304 — 876 m² (</w:t>
      </w:r>
      <w:hyperlink r:id="rId94">
        <w:r w:rsidDel="00000000" w:rsidR="00000000" w:rsidRPr="00000000">
          <w:rPr>
            <w:b w:val="1"/>
            <w:bCs w:val="1"/>
            <w:color w:val="1155cc"/>
            <w:sz w:val="22"/>
            <w:szCs w:val="22"/>
            <w:u w:val="single"/>
            <w:rtl w:val="0"/>
          </w:rPr>
          <w:t xml:space="preserve">IPP# 218221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1">
      <w:pPr>
        <w:spacing w:after="240" w:before="240" w:lineRule="auto"/>
        <w:rPr/>
      </w:pPr>
      <w:r w:rsidDel="00000000" w:rsidR="00000000" w:rsidRPr="00000000">
        <w:rPr>
          <w:rtl w:val="0"/>
        </w:rPr>
        <w:t xml:space="preserve">Used Harris Thermal stainless steel 304 shell and tube heat exchanger. 876 m² (9,400 ft²) surface area with 2,451 tubes, vacuum capable.</w:t>
      </w:r>
    </w:p>
    <w:p w:rsidR="00000000" w:rsidDel="00000000" w:rsidP="00000000" w:rsidRDefault="00000000" w:rsidRPr="00000000" w14:paraId="000000C2">
      <w:pPr>
        <w:numPr>
          <w:ilvl w:val="0"/>
          <w:numId w:val="15"/>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C3">
      <w:pPr>
        <w:numPr>
          <w:ilvl w:val="0"/>
          <w:numId w:val="15"/>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C4">
      <w:pPr>
        <w:numPr>
          <w:ilvl w:val="0"/>
          <w:numId w:val="15"/>
        </w:numPr>
        <w:spacing w:after="0" w:afterAutospacing="0" w:before="0" w:beforeAutospacing="0" w:lineRule="auto"/>
        <w:ind w:left="720" w:hanging="360"/>
      </w:pPr>
      <w:r w:rsidDel="00000000" w:rsidR="00000000" w:rsidRPr="00000000">
        <w:rPr>
          <w:rtl w:val="0"/>
        </w:rPr>
        <w:t xml:space="preserve">Heat Transfer Surface Area: 876 m² (9,400 ft²) surface area</w:t>
      </w:r>
    </w:p>
    <w:p w:rsidR="00000000" w:rsidDel="00000000" w:rsidP="00000000" w:rsidRDefault="00000000" w:rsidRPr="00000000" w14:paraId="000000C5">
      <w:pPr>
        <w:numPr>
          <w:ilvl w:val="0"/>
          <w:numId w:val="15"/>
        </w:numPr>
        <w:spacing w:after="0" w:afterAutospacing="0" w:before="0" w:beforeAutospacing="0" w:lineRule="auto"/>
        <w:ind w:left="720" w:hanging="360"/>
        <w:rPr/>
      </w:pPr>
      <w:r w:rsidDel="00000000" w:rsidR="00000000" w:rsidRPr="00000000">
        <w:rPr>
          <w:color w:val="212529"/>
          <w:highlight w:val="white"/>
          <w:rtl w:val="0"/>
        </w:rPr>
        <w:t xml:space="preserve">Tube Pressure: </w:t>
      </w:r>
      <w:r w:rsidDel="00000000" w:rsidR="00000000" w:rsidRPr="00000000">
        <w:rPr>
          <w:color w:val="212529"/>
          <w:highlight w:val="white"/>
          <w:rtl w:val="0"/>
        </w:rPr>
        <w:t xml:space="preserve">10.5 bar (153 psi) tube</w:t>
      </w:r>
    </w:p>
    <w:p w:rsidR="00000000" w:rsidDel="00000000" w:rsidP="00000000" w:rsidRDefault="00000000" w:rsidRPr="00000000" w14:paraId="000000C6">
      <w:pPr>
        <w:numPr>
          <w:ilvl w:val="0"/>
          <w:numId w:val="15"/>
        </w:numPr>
        <w:spacing w:after="0" w:afterAutospacing="0" w:before="0" w:beforeAutospacing="0" w:lineRule="auto"/>
        <w:ind w:left="720" w:hanging="360"/>
        <w:rPr>
          <w:color w:val="212529"/>
          <w:highlight w:val="white"/>
        </w:rPr>
      </w:pPr>
      <w:r w:rsidDel="00000000" w:rsidR="00000000" w:rsidRPr="00000000">
        <w:rPr>
          <w:color w:val="212529"/>
          <w:highlight w:val="white"/>
          <w:rtl w:val="0"/>
        </w:rPr>
        <w:t xml:space="preserve">Shell Pressure: 5.9 bar (86 psi) shell</w:t>
      </w:r>
    </w:p>
    <w:p w:rsidR="00000000" w:rsidDel="00000000" w:rsidP="00000000" w:rsidRDefault="00000000" w:rsidRPr="00000000" w14:paraId="000000C7">
      <w:pPr>
        <w:numPr>
          <w:ilvl w:val="0"/>
          <w:numId w:val="15"/>
        </w:numPr>
        <w:spacing w:after="0" w:afterAutospacing="0" w:before="0" w:beforeAutospacing="0" w:lineRule="auto"/>
        <w:ind w:left="720" w:hanging="360"/>
      </w:pPr>
      <w:r w:rsidDel="00000000" w:rsidR="00000000" w:rsidRPr="00000000">
        <w:rPr>
          <w:rtl w:val="0"/>
        </w:rPr>
        <w:t xml:space="preserve">Tube Number: </w:t>
      </w:r>
      <w:r w:rsidDel="00000000" w:rsidR="00000000" w:rsidRPr="00000000">
        <w:rPr>
          <w:rtl w:val="0"/>
        </w:rPr>
        <w:t xml:space="preserve">2,451 tubes, Tube-side Passes: 4-pass design</w:t>
      </w:r>
    </w:p>
    <w:p w:rsidR="00000000" w:rsidDel="00000000" w:rsidP="00000000" w:rsidRDefault="00000000" w:rsidRPr="00000000" w14:paraId="000000C8">
      <w:pPr>
        <w:numPr>
          <w:ilvl w:val="0"/>
          <w:numId w:val="15"/>
        </w:numPr>
        <w:spacing w:after="240" w:before="0" w:beforeAutospacing="0" w:lineRule="auto"/>
        <w:ind w:left="720" w:hanging="360"/>
      </w:pPr>
      <w:r w:rsidDel="00000000" w:rsidR="00000000" w:rsidRPr="00000000">
        <w:rPr>
          <w:rtl w:val="0"/>
        </w:rPr>
        <w:t xml:space="preserve">Vacuum capable</w:t>
      </w:r>
    </w:p>
    <w:p w:rsidR="00000000" w:rsidDel="00000000" w:rsidP="00000000" w:rsidRDefault="00000000" w:rsidRPr="00000000" w14:paraId="000000C9">
      <w:pPr>
        <w:spacing w:after="240" w:before="240" w:lineRule="auto"/>
        <w:rPr>
          <w:color w:val="1155cc"/>
          <w:u w:val="single"/>
        </w:rPr>
      </w:pPr>
      <w:hyperlink r:id="rId95">
        <w:r w:rsidDel="00000000" w:rsidR="00000000" w:rsidRPr="00000000">
          <w:rPr>
            <w:color w:val="1155cc"/>
            <w:u w:val="single"/>
            <w:rtl w:val="0"/>
          </w:rPr>
          <w:t xml:space="preserve">Request Specs</w:t>
        </w:r>
      </w:hyperlink>
      <w:r w:rsidDel="00000000" w:rsidR="00000000" w:rsidRPr="00000000">
        <w:rPr>
          <w:rtl w:val="0"/>
        </w:rPr>
        <w:t xml:space="preserve"> |</w:t>
      </w:r>
      <w:hyperlink r:id="rId96">
        <w:r w:rsidDel="00000000" w:rsidR="00000000" w:rsidRPr="00000000">
          <w:rPr>
            <w:rtl w:val="0"/>
          </w:rPr>
          <w:t xml:space="preserve"> </w:t>
        </w:r>
      </w:hyperlink>
      <w:hyperlink r:id="rId97">
        <w:r w:rsidDel="00000000" w:rsidR="00000000" w:rsidRPr="00000000">
          <w:rPr>
            <w:color w:val="1155cc"/>
            <w:u w:val="single"/>
            <w:rtl w:val="0"/>
          </w:rPr>
          <w:t xml:space="preserve">View IPP# 218221</w:t>
        </w:r>
      </w:hyperlink>
      <w:r w:rsidDel="00000000" w:rsidR="00000000" w:rsidRPr="00000000">
        <w:rPr>
          <w:rtl w:val="0"/>
        </w:rPr>
      </w:r>
    </w:p>
    <w:p w:rsidR="00000000" w:rsidDel="00000000" w:rsidP="00000000" w:rsidRDefault="00000000" w:rsidRPr="00000000" w14:paraId="000000CA">
      <w:pPr>
        <w:pStyle w:val="Heading4"/>
        <w:keepNext w:val="0"/>
        <w:keepLines w:val="0"/>
        <w:spacing w:after="40" w:before="240" w:lineRule="auto"/>
        <w:rPr>
          <w:b w:val="1"/>
          <w:bCs w:val="1"/>
          <w:color w:val="000000"/>
          <w:sz w:val="22"/>
          <w:szCs w:val="22"/>
        </w:rPr>
      </w:pPr>
      <w:bookmarkStart w:colFirst="0" w:colLast="0" w:name="_zdjalqoeav12" w:id="31"/>
      <w:bookmarkEnd w:id="31"/>
      <w:r w:rsidDel="00000000" w:rsidR="00000000" w:rsidRPr="00000000">
        <w:rPr>
          <w:b w:val="1"/>
          <w:bCs w:val="1"/>
          <w:color w:val="000000"/>
          <w:sz w:val="22"/>
          <w:szCs w:val="22"/>
          <w:rtl w:val="0"/>
        </w:rPr>
        <w:t xml:space="preserve">Used VICARB Graphite — 23.3 m² (</w:t>
      </w:r>
      <w:hyperlink r:id="rId98">
        <w:r w:rsidDel="00000000" w:rsidR="00000000" w:rsidRPr="00000000">
          <w:rPr>
            <w:b w:val="1"/>
            <w:bCs w:val="1"/>
            <w:color w:val="1155cc"/>
            <w:sz w:val="22"/>
            <w:szCs w:val="22"/>
            <w:u w:val="single"/>
            <w:rtl w:val="0"/>
          </w:rPr>
          <w:t xml:space="preserve">IPP# 204133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B">
      <w:pPr>
        <w:spacing w:after="240" w:before="240" w:lineRule="auto"/>
        <w:rPr/>
      </w:pPr>
      <w:r w:rsidDel="00000000" w:rsidR="00000000" w:rsidRPr="00000000">
        <w:rPr>
          <w:rtl w:val="0"/>
        </w:rPr>
        <w:t xml:space="preserve">Used VICARB graphite shell and tube heat exchanger with 23.3 m² (250.8 ft²) surface area, graphite tubes, carbon steel shell, rated to 6 bar (87 psi).</w:t>
      </w:r>
    </w:p>
    <w:p w:rsidR="00000000" w:rsidDel="00000000" w:rsidP="00000000" w:rsidRDefault="00000000" w:rsidRPr="00000000" w14:paraId="000000CC">
      <w:pPr>
        <w:numPr>
          <w:ilvl w:val="0"/>
          <w:numId w:val="27"/>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CD">
      <w:pPr>
        <w:numPr>
          <w:ilvl w:val="0"/>
          <w:numId w:val="27"/>
        </w:numPr>
        <w:spacing w:after="0" w:afterAutospacing="0" w:before="0" w:beforeAutospacing="0" w:lineRule="auto"/>
        <w:ind w:left="720" w:hanging="360"/>
      </w:pPr>
      <w:r w:rsidDel="00000000" w:rsidR="00000000" w:rsidRPr="00000000">
        <w:rPr>
          <w:rtl w:val="0"/>
        </w:rPr>
        <w:t xml:space="preserve">Material: Graphite construction</w:t>
      </w:r>
    </w:p>
    <w:p w:rsidR="00000000" w:rsidDel="00000000" w:rsidP="00000000" w:rsidRDefault="00000000" w:rsidRPr="00000000" w14:paraId="000000CE">
      <w:pPr>
        <w:numPr>
          <w:ilvl w:val="0"/>
          <w:numId w:val="27"/>
        </w:numPr>
        <w:spacing w:after="0" w:afterAutospacing="0" w:before="0" w:beforeAutospacing="0" w:lineRule="auto"/>
        <w:ind w:left="720" w:hanging="360"/>
      </w:pPr>
      <w:r w:rsidDel="00000000" w:rsidR="00000000" w:rsidRPr="00000000">
        <w:rPr>
          <w:rtl w:val="0"/>
        </w:rPr>
        <w:t xml:space="preserve">Heat Transfer Surface Area: 23.3 m² (250.8 ft²) surface area</w:t>
      </w:r>
    </w:p>
    <w:p w:rsidR="00000000" w:rsidDel="00000000" w:rsidP="00000000" w:rsidRDefault="00000000" w:rsidRPr="00000000" w14:paraId="000000CF">
      <w:pPr>
        <w:numPr>
          <w:ilvl w:val="0"/>
          <w:numId w:val="27"/>
        </w:numPr>
        <w:spacing w:after="0" w:afterAutospacing="0" w:before="0" w:beforeAutospacing="0" w:lineRule="auto"/>
        <w:ind w:left="720" w:hanging="360"/>
      </w:pPr>
      <w:r w:rsidDel="00000000" w:rsidR="00000000" w:rsidRPr="00000000">
        <w:rPr>
          <w:rtl w:val="0"/>
        </w:rPr>
        <w:t xml:space="preserve">Shell and Tube Pressure: 6 bar (87 psi) shell &amp; tube</w:t>
      </w:r>
    </w:p>
    <w:p w:rsidR="00000000" w:rsidDel="00000000" w:rsidP="00000000" w:rsidRDefault="00000000" w:rsidRPr="00000000" w14:paraId="000000D0">
      <w:pPr>
        <w:numPr>
          <w:ilvl w:val="0"/>
          <w:numId w:val="27"/>
        </w:numPr>
        <w:spacing w:after="240" w:before="0" w:beforeAutospacing="0" w:lineRule="auto"/>
        <w:ind w:left="720" w:hanging="360"/>
      </w:pPr>
      <w:r w:rsidDel="00000000" w:rsidR="00000000" w:rsidRPr="00000000">
        <w:rPr>
          <w:rtl w:val="0"/>
        </w:rPr>
        <w:t xml:space="preserve">Shell Material: Carbon steel shell</w:t>
      </w:r>
    </w:p>
    <w:p w:rsidR="00000000" w:rsidDel="00000000" w:rsidP="00000000" w:rsidRDefault="00000000" w:rsidRPr="00000000" w14:paraId="000000D1">
      <w:pPr>
        <w:spacing w:after="240" w:before="240" w:lineRule="auto"/>
        <w:rPr>
          <w:color w:val="1155cc"/>
          <w:u w:val="single"/>
        </w:rPr>
      </w:pPr>
      <w:hyperlink r:id="rId99">
        <w:r w:rsidDel="00000000" w:rsidR="00000000" w:rsidRPr="00000000">
          <w:rPr>
            <w:color w:val="1155cc"/>
            <w:u w:val="single"/>
            <w:rtl w:val="0"/>
          </w:rPr>
          <w:t xml:space="preserve">Request Specs</w:t>
        </w:r>
      </w:hyperlink>
      <w:r w:rsidDel="00000000" w:rsidR="00000000" w:rsidRPr="00000000">
        <w:rPr>
          <w:rtl w:val="0"/>
        </w:rPr>
        <w:t xml:space="preserve"> |</w:t>
      </w:r>
      <w:hyperlink r:id="rId100">
        <w:r w:rsidDel="00000000" w:rsidR="00000000" w:rsidRPr="00000000">
          <w:rPr>
            <w:rtl w:val="0"/>
          </w:rPr>
          <w:t xml:space="preserve"> </w:t>
        </w:r>
      </w:hyperlink>
      <w:hyperlink r:id="rId101">
        <w:r w:rsidDel="00000000" w:rsidR="00000000" w:rsidRPr="00000000">
          <w:rPr>
            <w:color w:val="1155cc"/>
            <w:u w:val="single"/>
            <w:rtl w:val="0"/>
          </w:rPr>
          <w:t xml:space="preserve">View IPP# 204133</w:t>
        </w:r>
      </w:hyperlink>
      <w:r w:rsidDel="00000000" w:rsidR="00000000" w:rsidRPr="00000000">
        <w:rPr>
          <w:rtl w:val="0"/>
        </w:rPr>
      </w:r>
    </w:p>
    <w:p w:rsidR="00000000" w:rsidDel="00000000" w:rsidP="00000000" w:rsidRDefault="00000000" w:rsidRPr="00000000" w14:paraId="000000D2">
      <w:pPr>
        <w:spacing w:after="240" w:before="240" w:lineRule="auto"/>
        <w:rPr>
          <w:color w:val="1155cc"/>
          <w:u w:val="single"/>
        </w:rPr>
      </w:pPr>
      <w:hyperlink r:id="rId102">
        <w:r w:rsidDel="00000000" w:rsidR="00000000" w:rsidRPr="00000000">
          <w:rPr>
            <w:color w:val="1155cc"/>
            <w:u w:val="single"/>
            <w:rtl w:val="0"/>
          </w:rPr>
          <w:t xml:space="preserve">Browse All Used Heat Exchangers in Stock</w:t>
        </w:r>
      </w:hyperlink>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mtpjqourq9" w:id="32"/>
      <w:bookmarkEnd w:id="32"/>
      <w:r w:rsidDel="00000000" w:rsidR="00000000" w:rsidRPr="00000000">
        <w:rPr>
          <w:b w:val="1"/>
          <w:bCs w:val="1"/>
          <w:color w:val="000000"/>
          <w:sz w:val="26"/>
          <w:szCs w:val="26"/>
          <w:rtl w:val="0"/>
        </w:rPr>
        <w:t xml:space="preserve">Buy Unused Heat Exchangers for Sale</w:t>
      </w:r>
    </w:p>
    <w:p w:rsidR="00000000" w:rsidDel="00000000" w:rsidP="00000000" w:rsidRDefault="00000000" w:rsidRPr="00000000" w14:paraId="000000D4">
      <w:pPr>
        <w:spacing w:after="240" w:before="240" w:lineRule="auto"/>
        <w:rPr/>
      </w:pPr>
      <w:r w:rsidDel="00000000" w:rsidR="00000000" w:rsidRPr="00000000">
        <w:rPr>
          <w:rtl w:val="0"/>
        </w:rPr>
        <w:t xml:space="preserve">Unused surplus heat exchangers were manufactured but never installed in production service. These units offer new-equipment performance with immediate availability and significant savings versus ordering new from the OEM.</w:t>
      </w:r>
    </w:p>
    <w:p w:rsidR="00000000" w:rsidDel="00000000" w:rsidP="00000000" w:rsidRDefault="00000000" w:rsidRPr="00000000" w14:paraId="000000D5">
      <w:pPr>
        <w:pStyle w:val="Heading4"/>
        <w:keepNext w:val="0"/>
        <w:keepLines w:val="0"/>
        <w:spacing w:after="40" w:before="240" w:lineRule="auto"/>
        <w:rPr>
          <w:b w:val="1"/>
          <w:bCs w:val="1"/>
          <w:color w:val="000000"/>
          <w:sz w:val="22"/>
          <w:szCs w:val="22"/>
        </w:rPr>
      </w:pPr>
      <w:bookmarkStart w:colFirst="0" w:colLast="0" w:name="_wrqgri6l3pyg" w:id="33"/>
      <w:bookmarkEnd w:id="33"/>
      <w:r w:rsidDel="00000000" w:rsidR="00000000" w:rsidRPr="00000000">
        <w:rPr>
          <w:b w:val="1"/>
          <w:bCs w:val="1"/>
          <w:color w:val="000000"/>
          <w:sz w:val="22"/>
          <w:szCs w:val="22"/>
          <w:rtl w:val="0"/>
        </w:rPr>
        <w:t xml:space="preserve">[Unused] Unused Johnson Hunt BEU CS — 6.4 m² (</w:t>
      </w:r>
      <w:hyperlink r:id="rId103">
        <w:r w:rsidDel="00000000" w:rsidR="00000000" w:rsidRPr="00000000">
          <w:rPr>
            <w:b w:val="1"/>
            <w:bCs w:val="1"/>
            <w:color w:val="1155cc"/>
            <w:sz w:val="22"/>
            <w:szCs w:val="22"/>
            <w:u w:val="single"/>
            <w:rtl w:val="0"/>
          </w:rPr>
          <w:t xml:space="preserve">IPP# 105527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6">
      <w:pPr>
        <w:spacing w:after="240" w:before="240" w:lineRule="auto"/>
        <w:rPr/>
      </w:pPr>
      <w:r w:rsidDel="00000000" w:rsidR="00000000" w:rsidRPr="00000000">
        <w:rPr>
          <w:rtl w:val="0"/>
        </w:rPr>
        <w:t xml:space="preserve">Unused Johnson Hunt LTD BEU carbon steel shell and tube heat exchanger. 6.4 m² (69 ft²) surface area rated to 9 bar (131 psi) and 200 °C (392 °F).</w:t>
      </w:r>
    </w:p>
    <w:p w:rsidR="00000000" w:rsidDel="00000000" w:rsidP="00000000" w:rsidRDefault="00000000" w:rsidRPr="00000000" w14:paraId="000000D7">
      <w:pPr>
        <w:numPr>
          <w:ilvl w:val="0"/>
          <w:numId w:val="12"/>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D8">
      <w:pPr>
        <w:numPr>
          <w:ilvl w:val="0"/>
          <w:numId w:val="12"/>
        </w:numPr>
        <w:spacing w:after="0" w:afterAutospacing="0" w:before="0" w:beforeAutospacing="0" w:lineRule="auto"/>
        <w:ind w:left="720" w:hanging="360"/>
      </w:pPr>
      <w:r w:rsidDel="00000000" w:rsidR="00000000" w:rsidRPr="00000000">
        <w:rPr>
          <w:rtl w:val="0"/>
        </w:rPr>
        <w:t xml:space="preserve">Material: Carbon Steel construction</w:t>
      </w:r>
    </w:p>
    <w:p w:rsidR="00000000" w:rsidDel="00000000" w:rsidP="00000000" w:rsidRDefault="00000000" w:rsidRPr="00000000" w14:paraId="000000D9">
      <w:pPr>
        <w:numPr>
          <w:ilvl w:val="0"/>
          <w:numId w:val="12"/>
        </w:numPr>
        <w:spacing w:after="0" w:afterAutospacing="0" w:before="0" w:beforeAutospacing="0" w:lineRule="auto"/>
        <w:ind w:left="720" w:hanging="360"/>
      </w:pPr>
      <w:r w:rsidDel="00000000" w:rsidR="00000000" w:rsidRPr="00000000">
        <w:rPr>
          <w:rtl w:val="0"/>
        </w:rPr>
        <w:t xml:space="preserve">Heat Transfer Surface Area: 6.4 m² (69 ft²) surface area</w:t>
      </w:r>
    </w:p>
    <w:p w:rsidR="00000000" w:rsidDel="00000000" w:rsidP="00000000" w:rsidRDefault="00000000" w:rsidRPr="00000000" w14:paraId="000000DA">
      <w:pPr>
        <w:numPr>
          <w:ilvl w:val="0"/>
          <w:numId w:val="12"/>
        </w:numPr>
        <w:spacing w:after="0" w:afterAutospacing="0" w:before="0" w:beforeAutospacing="0" w:lineRule="auto"/>
        <w:ind w:left="720" w:hanging="360"/>
      </w:pPr>
      <w:r w:rsidDel="00000000" w:rsidR="00000000" w:rsidRPr="00000000">
        <w:rPr>
          <w:rtl w:val="0"/>
        </w:rPr>
        <w:t xml:space="preserve">Shell and Tube Pressure: 9 bar (131 psi) shell &amp; tube</w:t>
      </w:r>
    </w:p>
    <w:p w:rsidR="00000000" w:rsidDel="00000000" w:rsidP="00000000" w:rsidRDefault="00000000" w:rsidRPr="00000000" w14:paraId="000000DB">
      <w:pPr>
        <w:numPr>
          <w:ilvl w:val="0"/>
          <w:numId w:val="12"/>
        </w:numPr>
        <w:spacing w:after="240" w:before="0" w:beforeAutospacing="0" w:lineRule="auto"/>
        <w:ind w:left="720" w:hanging="360"/>
      </w:pPr>
      <w:r w:rsidDel="00000000" w:rsidR="00000000" w:rsidRPr="00000000">
        <w:rPr>
          <w:rtl w:val="0"/>
        </w:rPr>
        <w:t xml:space="preserve">Model: BEU model, Tube-side Passes: 2-pass tube</w:t>
      </w:r>
    </w:p>
    <w:p w:rsidR="00000000" w:rsidDel="00000000" w:rsidP="00000000" w:rsidRDefault="00000000" w:rsidRPr="00000000" w14:paraId="000000DC">
      <w:pPr>
        <w:spacing w:after="240" w:before="240" w:lineRule="auto"/>
        <w:rPr>
          <w:color w:val="1155cc"/>
          <w:u w:val="single"/>
        </w:rPr>
      </w:pPr>
      <w:hyperlink r:id="rId104">
        <w:r w:rsidDel="00000000" w:rsidR="00000000" w:rsidRPr="00000000">
          <w:rPr>
            <w:color w:val="1155cc"/>
            <w:u w:val="single"/>
            <w:rtl w:val="0"/>
          </w:rPr>
          <w:t xml:space="preserve">Request Specs</w:t>
        </w:r>
      </w:hyperlink>
      <w:r w:rsidDel="00000000" w:rsidR="00000000" w:rsidRPr="00000000">
        <w:rPr>
          <w:rtl w:val="0"/>
        </w:rPr>
        <w:t xml:space="preserve"> |</w:t>
      </w:r>
      <w:hyperlink r:id="rId105">
        <w:r w:rsidDel="00000000" w:rsidR="00000000" w:rsidRPr="00000000">
          <w:rPr>
            <w:rtl w:val="0"/>
          </w:rPr>
          <w:t xml:space="preserve"> </w:t>
        </w:r>
      </w:hyperlink>
      <w:hyperlink r:id="rId106">
        <w:r w:rsidDel="00000000" w:rsidR="00000000" w:rsidRPr="00000000">
          <w:rPr>
            <w:color w:val="1155cc"/>
            <w:u w:val="single"/>
            <w:rtl w:val="0"/>
          </w:rPr>
          <w:t xml:space="preserve">View IPP# 105527</w:t>
        </w:r>
      </w:hyperlink>
      <w:r w:rsidDel="00000000" w:rsidR="00000000" w:rsidRPr="00000000">
        <w:rPr>
          <w:rtl w:val="0"/>
        </w:rPr>
      </w:r>
    </w:p>
    <w:p w:rsidR="00000000" w:rsidDel="00000000" w:rsidP="00000000" w:rsidRDefault="00000000" w:rsidRPr="00000000" w14:paraId="000000DD">
      <w:pPr>
        <w:pStyle w:val="Heading4"/>
        <w:keepNext w:val="0"/>
        <w:keepLines w:val="0"/>
        <w:spacing w:after="40" w:before="240" w:lineRule="auto"/>
        <w:rPr>
          <w:b w:val="1"/>
          <w:bCs w:val="1"/>
          <w:color w:val="000000"/>
          <w:sz w:val="22"/>
          <w:szCs w:val="22"/>
        </w:rPr>
      </w:pPr>
      <w:bookmarkStart w:colFirst="0" w:colLast="0" w:name="_ulsrklca5tj" w:id="34"/>
      <w:bookmarkEnd w:id="34"/>
      <w:r w:rsidDel="00000000" w:rsidR="00000000" w:rsidRPr="00000000">
        <w:rPr>
          <w:b w:val="1"/>
          <w:bCs w:val="1"/>
          <w:color w:val="000000"/>
          <w:sz w:val="22"/>
          <w:szCs w:val="22"/>
          <w:rtl w:val="0"/>
        </w:rPr>
        <w:t xml:space="preserve">[Unused] Unused Atlas Industrial CS — 28.5 m² (</w:t>
      </w:r>
      <w:hyperlink r:id="rId107">
        <w:r w:rsidDel="00000000" w:rsidR="00000000" w:rsidRPr="00000000">
          <w:rPr>
            <w:b w:val="1"/>
            <w:bCs w:val="1"/>
            <w:color w:val="1155cc"/>
            <w:sz w:val="22"/>
            <w:szCs w:val="22"/>
            <w:u w:val="single"/>
            <w:rtl w:val="0"/>
          </w:rPr>
          <w:t xml:space="preserve">IPP# 228360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E">
      <w:pPr>
        <w:spacing w:after="240" w:before="240" w:lineRule="auto"/>
        <w:rPr/>
      </w:pPr>
      <w:r w:rsidDel="00000000" w:rsidR="00000000" w:rsidRPr="00000000">
        <w:rPr>
          <w:rtl w:val="0"/>
        </w:rPr>
        <w:t xml:space="preserve">Unused Atlas Industrial carbon steel shell and tube heat exchanger. 28.5 m² (307 ft²) surface area, 135 straight tubes, vacuum capable, rated to 662 °C (1,200 °F).</w:t>
      </w:r>
    </w:p>
    <w:p w:rsidR="00000000" w:rsidDel="00000000" w:rsidP="00000000" w:rsidRDefault="00000000" w:rsidRPr="00000000" w14:paraId="000000DF">
      <w:pPr>
        <w:numPr>
          <w:ilvl w:val="0"/>
          <w:numId w:val="28"/>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E0">
      <w:pPr>
        <w:numPr>
          <w:ilvl w:val="0"/>
          <w:numId w:val="28"/>
        </w:numPr>
        <w:spacing w:after="0" w:afterAutospacing="0" w:before="0" w:beforeAutospacing="0" w:lineRule="auto"/>
        <w:ind w:left="720" w:hanging="360"/>
      </w:pPr>
      <w:r w:rsidDel="00000000" w:rsidR="00000000" w:rsidRPr="00000000">
        <w:rPr>
          <w:rtl w:val="0"/>
        </w:rPr>
        <w:t xml:space="preserve">Material: Carbon Steel construction</w:t>
      </w:r>
    </w:p>
    <w:p w:rsidR="00000000" w:rsidDel="00000000" w:rsidP="00000000" w:rsidRDefault="00000000" w:rsidRPr="00000000" w14:paraId="000000E1">
      <w:pPr>
        <w:numPr>
          <w:ilvl w:val="0"/>
          <w:numId w:val="28"/>
        </w:numPr>
        <w:spacing w:after="0" w:afterAutospacing="0" w:before="0" w:beforeAutospacing="0" w:lineRule="auto"/>
        <w:ind w:left="720" w:hanging="360"/>
      </w:pPr>
      <w:r w:rsidDel="00000000" w:rsidR="00000000" w:rsidRPr="00000000">
        <w:rPr>
          <w:rtl w:val="0"/>
        </w:rPr>
        <w:t xml:space="preserve">Heat Transfer Surface Area: 28.5 m² (307 ft²) surface area</w:t>
      </w:r>
    </w:p>
    <w:p w:rsidR="00000000" w:rsidDel="00000000" w:rsidP="00000000" w:rsidRDefault="00000000" w:rsidRPr="00000000" w14:paraId="000000E2">
      <w:pPr>
        <w:numPr>
          <w:ilvl w:val="0"/>
          <w:numId w:val="28"/>
        </w:numPr>
        <w:spacing w:after="0" w:afterAutospacing="0" w:before="0" w:beforeAutospacing="0" w:lineRule="auto"/>
        <w:ind w:left="720" w:hanging="360"/>
      </w:pPr>
      <w:r w:rsidDel="00000000" w:rsidR="00000000" w:rsidRPr="00000000">
        <w:rPr>
          <w:rtl w:val="0"/>
        </w:rPr>
        <w:t xml:space="preserve">Shell and Tube Temperature: Up to 662 °C (1,200 °F)</w:t>
      </w:r>
    </w:p>
    <w:p w:rsidR="00000000" w:rsidDel="00000000" w:rsidP="00000000" w:rsidRDefault="00000000" w:rsidRPr="00000000" w14:paraId="000000E3">
      <w:pPr>
        <w:numPr>
          <w:ilvl w:val="0"/>
          <w:numId w:val="28"/>
        </w:numPr>
        <w:spacing w:after="240" w:before="0" w:beforeAutospacing="0" w:lineRule="auto"/>
        <w:ind w:left="720" w:hanging="360"/>
      </w:pPr>
      <w:r w:rsidDel="00000000" w:rsidR="00000000" w:rsidRPr="00000000">
        <w:rPr>
          <w:rtl w:val="0"/>
        </w:rPr>
        <w:t xml:space="preserve">Vacuum capable</w:t>
      </w:r>
    </w:p>
    <w:p w:rsidR="00000000" w:rsidDel="00000000" w:rsidP="00000000" w:rsidRDefault="00000000" w:rsidRPr="00000000" w14:paraId="000000E4">
      <w:pPr>
        <w:spacing w:after="240" w:before="240" w:lineRule="auto"/>
        <w:rPr>
          <w:color w:val="1155cc"/>
          <w:u w:val="single"/>
        </w:rPr>
      </w:pPr>
      <w:hyperlink r:id="rId108">
        <w:r w:rsidDel="00000000" w:rsidR="00000000" w:rsidRPr="00000000">
          <w:rPr>
            <w:color w:val="1155cc"/>
            <w:u w:val="single"/>
            <w:rtl w:val="0"/>
          </w:rPr>
          <w:t xml:space="preserve">Request Specs</w:t>
        </w:r>
      </w:hyperlink>
      <w:r w:rsidDel="00000000" w:rsidR="00000000" w:rsidRPr="00000000">
        <w:rPr>
          <w:rtl w:val="0"/>
        </w:rPr>
        <w:t xml:space="preserve"> |</w:t>
      </w:r>
      <w:hyperlink r:id="rId109">
        <w:r w:rsidDel="00000000" w:rsidR="00000000" w:rsidRPr="00000000">
          <w:rPr>
            <w:rtl w:val="0"/>
          </w:rPr>
          <w:t xml:space="preserve"> </w:t>
        </w:r>
      </w:hyperlink>
      <w:hyperlink r:id="rId110">
        <w:r w:rsidDel="00000000" w:rsidR="00000000" w:rsidRPr="00000000">
          <w:rPr>
            <w:color w:val="1155cc"/>
            <w:u w:val="single"/>
            <w:rtl w:val="0"/>
          </w:rPr>
          <w:t xml:space="preserve">View IPP# 228360</w:t>
        </w:r>
      </w:hyperlink>
      <w:r w:rsidDel="00000000" w:rsidR="00000000" w:rsidRPr="00000000">
        <w:rPr>
          <w:rtl w:val="0"/>
        </w:rPr>
      </w:r>
    </w:p>
    <w:p w:rsidR="00000000" w:rsidDel="00000000" w:rsidP="00000000" w:rsidRDefault="00000000" w:rsidRPr="00000000" w14:paraId="000000E5">
      <w:pPr>
        <w:pStyle w:val="Heading4"/>
        <w:keepNext w:val="0"/>
        <w:keepLines w:val="0"/>
        <w:spacing w:after="40" w:before="240" w:lineRule="auto"/>
        <w:rPr>
          <w:b w:val="1"/>
          <w:bCs w:val="1"/>
          <w:color w:val="000000"/>
          <w:sz w:val="22"/>
          <w:szCs w:val="22"/>
        </w:rPr>
      </w:pPr>
      <w:bookmarkStart w:colFirst="0" w:colLast="0" w:name="_qfdif7ty1f6r" w:id="35"/>
      <w:bookmarkEnd w:id="35"/>
      <w:r w:rsidDel="00000000" w:rsidR="00000000" w:rsidRPr="00000000">
        <w:rPr>
          <w:b w:val="1"/>
          <w:bCs w:val="1"/>
          <w:color w:val="000000"/>
          <w:sz w:val="22"/>
          <w:szCs w:val="22"/>
          <w:rtl w:val="0"/>
        </w:rPr>
        <w:t xml:space="preserve">[Unused] Unused Delta Tee CS — 1,050 m² (</w:t>
      </w:r>
      <w:hyperlink r:id="rId111">
        <w:r w:rsidDel="00000000" w:rsidR="00000000" w:rsidRPr="00000000">
          <w:rPr>
            <w:b w:val="1"/>
            <w:bCs w:val="1"/>
            <w:color w:val="1155cc"/>
            <w:sz w:val="22"/>
            <w:szCs w:val="22"/>
            <w:u w:val="single"/>
            <w:rtl w:val="0"/>
          </w:rPr>
          <w:t xml:space="preserve">IPP# 230154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E6">
      <w:pPr>
        <w:spacing w:after="240" w:before="240" w:lineRule="auto"/>
        <w:rPr/>
      </w:pPr>
      <w:r w:rsidDel="00000000" w:rsidR="00000000" w:rsidRPr="00000000">
        <w:rPr>
          <w:rtl w:val="0"/>
        </w:rPr>
        <w:t xml:space="preserve">Unused Delta Tee International carbon steel shell and tube heat exchanger. 1,050 m² (11,250 ft²) surface area rated to 99.3 bar (1,450 psi) shell side.</w:t>
      </w:r>
    </w:p>
    <w:p w:rsidR="00000000" w:rsidDel="00000000" w:rsidP="00000000" w:rsidRDefault="00000000" w:rsidRPr="00000000" w14:paraId="000000E7">
      <w:pPr>
        <w:numPr>
          <w:ilvl w:val="0"/>
          <w:numId w:val="24"/>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E8">
      <w:pPr>
        <w:numPr>
          <w:ilvl w:val="0"/>
          <w:numId w:val="24"/>
        </w:numPr>
        <w:spacing w:after="0" w:afterAutospacing="0" w:before="0" w:beforeAutospacing="0" w:lineRule="auto"/>
        <w:ind w:left="720" w:hanging="360"/>
      </w:pPr>
      <w:r w:rsidDel="00000000" w:rsidR="00000000" w:rsidRPr="00000000">
        <w:rPr>
          <w:rtl w:val="0"/>
        </w:rPr>
        <w:t xml:space="preserve">Material: Carbon Steel construction</w:t>
      </w:r>
    </w:p>
    <w:p w:rsidR="00000000" w:rsidDel="00000000" w:rsidP="00000000" w:rsidRDefault="00000000" w:rsidRPr="00000000" w14:paraId="000000E9">
      <w:pPr>
        <w:numPr>
          <w:ilvl w:val="0"/>
          <w:numId w:val="24"/>
        </w:numPr>
        <w:spacing w:after="0" w:afterAutospacing="0" w:before="0" w:beforeAutospacing="0" w:lineRule="auto"/>
        <w:ind w:left="720" w:hanging="360"/>
      </w:pPr>
      <w:r w:rsidDel="00000000" w:rsidR="00000000" w:rsidRPr="00000000">
        <w:rPr>
          <w:rtl w:val="0"/>
        </w:rPr>
        <w:t xml:space="preserve">Heat Transfer Surface Area: 1,050 m² (11,250 ft²) surface area</w:t>
      </w:r>
    </w:p>
    <w:p w:rsidR="00000000" w:rsidDel="00000000" w:rsidP="00000000" w:rsidRDefault="00000000" w:rsidRPr="00000000" w14:paraId="000000EA">
      <w:pPr>
        <w:numPr>
          <w:ilvl w:val="0"/>
          <w:numId w:val="24"/>
        </w:numPr>
        <w:spacing w:after="0" w:afterAutospacing="0" w:before="0" w:beforeAutospacing="0" w:lineRule="auto"/>
        <w:ind w:left="720" w:hanging="360"/>
      </w:pPr>
      <w:r w:rsidDel="00000000" w:rsidR="00000000" w:rsidRPr="00000000">
        <w:rPr>
          <w:rtl w:val="0"/>
        </w:rPr>
        <w:t xml:space="preserve">Shell Pressure: 99.3 bar (1,450 psi) shell side</w:t>
      </w:r>
    </w:p>
    <w:p w:rsidR="00000000" w:rsidDel="00000000" w:rsidP="00000000" w:rsidRDefault="00000000" w:rsidRPr="00000000" w14:paraId="000000EB">
      <w:pPr>
        <w:numPr>
          <w:ilvl w:val="0"/>
          <w:numId w:val="24"/>
        </w:numPr>
        <w:spacing w:after="240" w:before="0" w:beforeAutospacing="0" w:lineRule="auto"/>
        <w:ind w:left="720" w:hanging="360"/>
      </w:pPr>
      <w:r w:rsidDel="00000000" w:rsidR="00000000" w:rsidRPr="00000000">
        <w:rPr>
          <w:rtl w:val="0"/>
        </w:rPr>
        <w:t xml:space="preserve">Tube Number: 1,815 straight tubes</w:t>
      </w:r>
    </w:p>
    <w:p w:rsidR="00000000" w:rsidDel="00000000" w:rsidP="00000000" w:rsidRDefault="00000000" w:rsidRPr="00000000" w14:paraId="000000EC">
      <w:pPr>
        <w:spacing w:after="240" w:before="240" w:lineRule="auto"/>
        <w:rPr>
          <w:color w:val="1155cc"/>
          <w:u w:val="single"/>
        </w:rPr>
      </w:pPr>
      <w:hyperlink r:id="rId112">
        <w:r w:rsidDel="00000000" w:rsidR="00000000" w:rsidRPr="00000000">
          <w:rPr>
            <w:color w:val="1155cc"/>
            <w:u w:val="single"/>
            <w:rtl w:val="0"/>
          </w:rPr>
          <w:t xml:space="preserve">Request Specs</w:t>
        </w:r>
      </w:hyperlink>
      <w:r w:rsidDel="00000000" w:rsidR="00000000" w:rsidRPr="00000000">
        <w:rPr>
          <w:rtl w:val="0"/>
        </w:rPr>
        <w:t xml:space="preserve"> |</w:t>
      </w:r>
      <w:hyperlink r:id="rId113">
        <w:r w:rsidDel="00000000" w:rsidR="00000000" w:rsidRPr="00000000">
          <w:rPr>
            <w:rtl w:val="0"/>
          </w:rPr>
          <w:t xml:space="preserve"> </w:t>
        </w:r>
      </w:hyperlink>
      <w:hyperlink r:id="rId114">
        <w:r w:rsidDel="00000000" w:rsidR="00000000" w:rsidRPr="00000000">
          <w:rPr>
            <w:color w:val="1155cc"/>
            <w:u w:val="single"/>
            <w:rtl w:val="0"/>
          </w:rPr>
          <w:t xml:space="preserve">View IPP# 230154</w:t>
        </w:r>
      </w:hyperlink>
      <w:r w:rsidDel="00000000" w:rsidR="00000000" w:rsidRPr="00000000">
        <w:rPr>
          <w:rtl w:val="0"/>
        </w:rPr>
      </w:r>
    </w:p>
    <w:p w:rsidR="00000000" w:rsidDel="00000000" w:rsidP="00000000" w:rsidRDefault="00000000" w:rsidRPr="00000000" w14:paraId="000000ED">
      <w:pPr>
        <w:spacing w:after="240" w:before="240" w:lineRule="auto"/>
        <w:rPr>
          <w:color w:val="1155cc"/>
          <w:u w:val="single"/>
        </w:rPr>
      </w:pPr>
      <w:hyperlink r:id="rId115">
        <w:r w:rsidDel="00000000" w:rsidR="00000000" w:rsidRPr="00000000">
          <w:rPr>
            <w:color w:val="1155cc"/>
            <w:u w:val="single"/>
            <w:rtl w:val="0"/>
          </w:rPr>
          <w:t xml:space="preserve">Browse All Unused Heat Exchangers in Stock</w:t>
        </w:r>
      </w:hyperlink>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b4p1hzbo6rpj" w:id="36"/>
      <w:bookmarkEnd w:id="36"/>
      <w:r w:rsidDel="00000000" w:rsidR="00000000" w:rsidRPr="00000000">
        <w:rPr>
          <w:b w:val="1"/>
          <w:bCs w:val="1"/>
          <w:color w:val="000000"/>
          <w:sz w:val="26"/>
          <w:szCs w:val="26"/>
          <w:rtl w:val="0"/>
        </w:rPr>
        <w:t xml:space="preserve">Buy Refurbished/Rebuilt Heat Exchangers for Sale</w:t>
      </w:r>
    </w:p>
    <w:p w:rsidR="00000000" w:rsidDel="00000000" w:rsidP="00000000" w:rsidRDefault="00000000" w:rsidRPr="00000000" w14:paraId="000000EF">
      <w:pPr>
        <w:spacing w:after="240" w:before="240" w:lineRule="auto"/>
        <w:rPr/>
      </w:pPr>
      <w:r w:rsidDel="00000000" w:rsidR="00000000" w:rsidRPr="00000000">
        <w:rPr>
          <w:rtl w:val="0"/>
        </w:rPr>
        <w:t xml:space="preserve">IPP stocks refurbished and rebuilt shell and tube heat exchangers. These units have been restored to operational readiness, offering a balance between cost savings and performance assurance.</w:t>
      </w:r>
    </w:p>
    <w:p w:rsidR="00000000" w:rsidDel="00000000" w:rsidP="00000000" w:rsidRDefault="00000000" w:rsidRPr="00000000" w14:paraId="000000F0">
      <w:pPr>
        <w:pStyle w:val="Heading4"/>
        <w:keepNext w:val="0"/>
        <w:keepLines w:val="0"/>
        <w:spacing w:after="40" w:before="240" w:lineRule="auto"/>
        <w:rPr>
          <w:b w:val="1"/>
          <w:bCs w:val="1"/>
          <w:color w:val="000000"/>
          <w:sz w:val="22"/>
          <w:szCs w:val="22"/>
        </w:rPr>
      </w:pPr>
      <w:bookmarkStart w:colFirst="0" w:colLast="0" w:name="_oa8uo5z49eg4" w:id="37"/>
      <w:bookmarkEnd w:id="37"/>
      <w:r w:rsidDel="00000000" w:rsidR="00000000" w:rsidRPr="00000000">
        <w:rPr>
          <w:b w:val="1"/>
          <w:bCs w:val="1"/>
          <w:color w:val="000000"/>
          <w:sz w:val="22"/>
          <w:szCs w:val="22"/>
          <w:rtl w:val="0"/>
        </w:rPr>
        <w:t xml:space="preserve">[Refurbished] Manning &amp; Lewis SS 316 — 65.6 m² (</w:t>
      </w:r>
      <w:hyperlink r:id="rId116">
        <w:r w:rsidDel="00000000" w:rsidR="00000000" w:rsidRPr="00000000">
          <w:rPr>
            <w:b w:val="1"/>
            <w:bCs w:val="1"/>
            <w:color w:val="1155cc"/>
            <w:sz w:val="22"/>
            <w:szCs w:val="22"/>
            <w:u w:val="single"/>
            <w:rtl w:val="0"/>
          </w:rPr>
          <w:t xml:space="preserve">IPP# 210814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F1">
      <w:pPr>
        <w:spacing w:after="240" w:before="240" w:lineRule="auto"/>
        <w:rPr/>
      </w:pPr>
      <w:r w:rsidDel="00000000" w:rsidR="00000000" w:rsidRPr="00000000">
        <w:rPr>
          <w:rtl w:val="0"/>
        </w:rPr>
        <w:t xml:space="preserve">Refurbished/rebuilt Manning &amp; Lewis stainless steel 316 shell and tube heat exchanger. 65.6 m² (706 ft²) surface area, 444 straight tubes, vacuum capable.</w:t>
      </w:r>
    </w:p>
    <w:p w:rsidR="00000000" w:rsidDel="00000000" w:rsidP="00000000" w:rsidRDefault="00000000" w:rsidRPr="00000000" w14:paraId="000000F2">
      <w:pPr>
        <w:numPr>
          <w:ilvl w:val="0"/>
          <w:numId w:val="30"/>
        </w:numPr>
        <w:spacing w:after="0" w:afterAutospacing="0" w:before="240" w:lineRule="auto"/>
        <w:ind w:left="720" w:hanging="360"/>
      </w:pPr>
      <w:r w:rsidDel="00000000" w:rsidR="00000000" w:rsidRPr="00000000">
        <w:rPr>
          <w:rtl w:val="0"/>
        </w:rPr>
        <w:t xml:space="preserve">Condition: Refurbished/Rebuilt condition</w:t>
      </w:r>
    </w:p>
    <w:p w:rsidR="00000000" w:rsidDel="00000000" w:rsidP="00000000" w:rsidRDefault="00000000" w:rsidRPr="00000000" w14:paraId="000000F3">
      <w:pPr>
        <w:numPr>
          <w:ilvl w:val="0"/>
          <w:numId w:val="30"/>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F4">
      <w:pPr>
        <w:numPr>
          <w:ilvl w:val="0"/>
          <w:numId w:val="30"/>
        </w:numPr>
        <w:spacing w:after="0" w:afterAutospacing="0" w:before="0" w:beforeAutospacing="0" w:lineRule="auto"/>
        <w:ind w:left="720" w:hanging="360"/>
      </w:pPr>
      <w:r w:rsidDel="00000000" w:rsidR="00000000" w:rsidRPr="00000000">
        <w:rPr>
          <w:rtl w:val="0"/>
        </w:rPr>
        <w:t xml:space="preserve">Heat Transfer Surface Area: 65.6 m² (706 ft²) surface area</w:t>
      </w:r>
    </w:p>
    <w:p w:rsidR="00000000" w:rsidDel="00000000" w:rsidP="00000000" w:rsidRDefault="00000000" w:rsidRPr="00000000" w14:paraId="000000F5">
      <w:pPr>
        <w:numPr>
          <w:ilvl w:val="0"/>
          <w:numId w:val="30"/>
        </w:numPr>
        <w:spacing w:after="0" w:afterAutospacing="0" w:before="0" w:beforeAutospacing="0" w:lineRule="auto"/>
        <w:ind w:left="720" w:hanging="360"/>
      </w:pPr>
      <w:r w:rsidDel="00000000" w:rsidR="00000000" w:rsidRPr="00000000">
        <w:rPr>
          <w:rtl w:val="0"/>
        </w:rPr>
        <w:t xml:space="preserve">Shell and Tube Pressure: 10.3 bar (150 psi) shell &amp; tube</w:t>
      </w:r>
    </w:p>
    <w:p w:rsidR="00000000" w:rsidDel="00000000" w:rsidP="00000000" w:rsidRDefault="00000000" w:rsidRPr="00000000" w14:paraId="000000F6">
      <w:pPr>
        <w:numPr>
          <w:ilvl w:val="0"/>
          <w:numId w:val="30"/>
        </w:numPr>
        <w:spacing w:after="240" w:before="0" w:beforeAutospacing="0" w:lineRule="auto"/>
        <w:ind w:left="720" w:hanging="360"/>
      </w:pPr>
      <w:r w:rsidDel="00000000" w:rsidR="00000000" w:rsidRPr="00000000">
        <w:rPr>
          <w:rtl w:val="0"/>
        </w:rPr>
        <w:t xml:space="preserve">Vacuum capable</w:t>
      </w:r>
    </w:p>
    <w:p w:rsidR="00000000" w:rsidDel="00000000" w:rsidP="00000000" w:rsidRDefault="00000000" w:rsidRPr="00000000" w14:paraId="000000F7">
      <w:pPr>
        <w:spacing w:after="240" w:before="240" w:lineRule="auto"/>
        <w:rPr>
          <w:color w:val="1155cc"/>
          <w:u w:val="single"/>
        </w:rPr>
      </w:pPr>
      <w:hyperlink r:id="rId117">
        <w:r w:rsidDel="00000000" w:rsidR="00000000" w:rsidRPr="00000000">
          <w:rPr>
            <w:color w:val="1155cc"/>
            <w:u w:val="single"/>
            <w:rtl w:val="0"/>
          </w:rPr>
          <w:t xml:space="preserve">Request Specs</w:t>
        </w:r>
      </w:hyperlink>
      <w:r w:rsidDel="00000000" w:rsidR="00000000" w:rsidRPr="00000000">
        <w:rPr>
          <w:rtl w:val="0"/>
        </w:rPr>
        <w:t xml:space="preserve"> |</w:t>
      </w:r>
      <w:hyperlink r:id="rId118">
        <w:r w:rsidDel="00000000" w:rsidR="00000000" w:rsidRPr="00000000">
          <w:rPr>
            <w:rtl w:val="0"/>
          </w:rPr>
          <w:t xml:space="preserve"> </w:t>
        </w:r>
      </w:hyperlink>
      <w:hyperlink r:id="rId119">
        <w:r w:rsidDel="00000000" w:rsidR="00000000" w:rsidRPr="00000000">
          <w:rPr>
            <w:color w:val="1155cc"/>
            <w:u w:val="single"/>
            <w:rtl w:val="0"/>
          </w:rPr>
          <w:t xml:space="preserve">View IPP# 210814</w:t>
        </w:r>
      </w:hyperlink>
      <w:r w:rsidDel="00000000" w:rsidR="00000000" w:rsidRPr="00000000">
        <w:rPr>
          <w:rtl w:val="0"/>
        </w:rPr>
      </w:r>
    </w:p>
    <w:p w:rsidR="00000000" w:rsidDel="00000000" w:rsidP="00000000" w:rsidRDefault="00000000" w:rsidRPr="00000000" w14:paraId="000000F8">
      <w:pPr>
        <w:pStyle w:val="Heading4"/>
        <w:keepNext w:val="0"/>
        <w:keepLines w:val="0"/>
        <w:spacing w:after="40" w:before="240" w:lineRule="auto"/>
        <w:rPr>
          <w:b w:val="1"/>
          <w:bCs w:val="1"/>
          <w:color w:val="000000"/>
          <w:sz w:val="22"/>
          <w:szCs w:val="22"/>
        </w:rPr>
      </w:pPr>
      <w:bookmarkStart w:colFirst="0" w:colLast="0" w:name="_p0rsrzz0c3al" w:id="38"/>
      <w:bookmarkEnd w:id="38"/>
      <w:r w:rsidDel="00000000" w:rsidR="00000000" w:rsidRPr="00000000">
        <w:rPr>
          <w:b w:val="1"/>
          <w:bCs w:val="1"/>
          <w:color w:val="000000"/>
          <w:sz w:val="22"/>
          <w:szCs w:val="22"/>
          <w:rtl w:val="0"/>
        </w:rPr>
        <w:t xml:space="preserve">[Refurbished] Allegheny Bradford SS 316L — 1.02 m² (</w:t>
      </w:r>
      <w:hyperlink r:id="rId120">
        <w:r w:rsidDel="00000000" w:rsidR="00000000" w:rsidRPr="00000000">
          <w:rPr>
            <w:b w:val="1"/>
            <w:bCs w:val="1"/>
            <w:color w:val="1155cc"/>
            <w:sz w:val="22"/>
            <w:szCs w:val="22"/>
            <w:u w:val="single"/>
            <w:rtl w:val="0"/>
          </w:rPr>
          <w:t xml:space="preserve">IPP# 238376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F9">
      <w:pPr>
        <w:spacing w:after="240" w:before="240" w:lineRule="auto"/>
        <w:rPr/>
      </w:pPr>
      <w:r w:rsidDel="00000000" w:rsidR="00000000" w:rsidRPr="00000000">
        <w:rPr>
          <w:rtl w:val="0"/>
        </w:rPr>
        <w:t xml:space="preserve">Refurbished/rebuilt Allegheny Bradford Corp. stainless steel 316L shell and tube heat exchanger. 1.02 m² (11 ft²) compact unit with 34 U-tubes.</w:t>
      </w:r>
    </w:p>
    <w:p w:rsidR="00000000" w:rsidDel="00000000" w:rsidP="00000000" w:rsidRDefault="00000000" w:rsidRPr="00000000" w14:paraId="000000FA">
      <w:pPr>
        <w:numPr>
          <w:ilvl w:val="0"/>
          <w:numId w:val="17"/>
        </w:numPr>
        <w:spacing w:after="0" w:afterAutospacing="0" w:before="240" w:lineRule="auto"/>
        <w:ind w:left="720" w:hanging="360"/>
      </w:pPr>
      <w:r w:rsidDel="00000000" w:rsidR="00000000" w:rsidRPr="00000000">
        <w:rPr>
          <w:rtl w:val="0"/>
        </w:rPr>
        <w:t xml:space="preserve">Condition: Refurbished/Rebuilt condition</w:t>
      </w:r>
    </w:p>
    <w:p w:rsidR="00000000" w:rsidDel="00000000" w:rsidP="00000000" w:rsidRDefault="00000000" w:rsidRPr="00000000" w14:paraId="000000FB">
      <w:pPr>
        <w:numPr>
          <w:ilvl w:val="0"/>
          <w:numId w:val="17"/>
        </w:numPr>
        <w:spacing w:after="0" w:afterAutospacing="0" w:before="0" w:beforeAutospacing="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FC">
      <w:pPr>
        <w:numPr>
          <w:ilvl w:val="0"/>
          <w:numId w:val="17"/>
        </w:numPr>
        <w:spacing w:after="0" w:afterAutospacing="0" w:before="0" w:beforeAutospacing="0" w:lineRule="auto"/>
        <w:ind w:left="720" w:hanging="360"/>
      </w:pPr>
      <w:r w:rsidDel="00000000" w:rsidR="00000000" w:rsidRPr="00000000">
        <w:rPr>
          <w:rtl w:val="0"/>
        </w:rPr>
        <w:t xml:space="preserve">Heat Transfer Surface Area: 1.02 m² (11 ft²) surface area</w:t>
      </w:r>
    </w:p>
    <w:p w:rsidR="00000000" w:rsidDel="00000000" w:rsidP="00000000" w:rsidRDefault="00000000" w:rsidRPr="00000000" w14:paraId="000000FD">
      <w:pPr>
        <w:numPr>
          <w:ilvl w:val="0"/>
          <w:numId w:val="17"/>
        </w:numPr>
        <w:spacing w:after="0" w:afterAutospacing="0" w:before="0" w:beforeAutospacing="0" w:lineRule="auto"/>
        <w:ind w:left="720" w:hanging="360"/>
      </w:pPr>
      <w:r w:rsidDel="00000000" w:rsidR="00000000" w:rsidRPr="00000000">
        <w:rPr>
          <w:rtl w:val="0"/>
        </w:rPr>
        <w:t xml:space="preserve">Shell and Tube Pressure: 10.3 bar (150 psi) shell &amp; tube</w:t>
      </w:r>
    </w:p>
    <w:p w:rsidR="00000000" w:rsidDel="00000000" w:rsidP="00000000" w:rsidRDefault="00000000" w:rsidRPr="00000000" w14:paraId="000000FE">
      <w:pPr>
        <w:numPr>
          <w:ilvl w:val="0"/>
          <w:numId w:val="17"/>
        </w:numPr>
        <w:spacing w:after="240" w:before="0" w:beforeAutospacing="0" w:lineRule="auto"/>
        <w:ind w:left="720" w:hanging="360"/>
      </w:pPr>
      <w:r w:rsidDel="00000000" w:rsidR="00000000" w:rsidRPr="00000000">
        <w:rPr>
          <w:rtl w:val="0"/>
        </w:rPr>
        <w:t xml:space="preserve">Tube Number: 34 U-tubes, Tube-side Passes: 2-pass</w:t>
      </w:r>
    </w:p>
    <w:p w:rsidR="00000000" w:rsidDel="00000000" w:rsidP="00000000" w:rsidRDefault="00000000" w:rsidRPr="00000000" w14:paraId="000000FF">
      <w:pPr>
        <w:spacing w:after="240" w:before="240" w:lineRule="auto"/>
        <w:rPr>
          <w:color w:val="1155cc"/>
          <w:u w:val="single"/>
        </w:rPr>
      </w:pPr>
      <w:hyperlink r:id="rId121">
        <w:r w:rsidDel="00000000" w:rsidR="00000000" w:rsidRPr="00000000">
          <w:rPr>
            <w:color w:val="1155cc"/>
            <w:u w:val="single"/>
            <w:rtl w:val="0"/>
          </w:rPr>
          <w:t xml:space="preserve">Request Specs</w:t>
        </w:r>
      </w:hyperlink>
      <w:r w:rsidDel="00000000" w:rsidR="00000000" w:rsidRPr="00000000">
        <w:rPr>
          <w:rtl w:val="0"/>
        </w:rPr>
        <w:t xml:space="preserve"> |</w:t>
      </w:r>
      <w:hyperlink r:id="rId122">
        <w:r w:rsidDel="00000000" w:rsidR="00000000" w:rsidRPr="00000000">
          <w:rPr>
            <w:rtl w:val="0"/>
          </w:rPr>
          <w:t xml:space="preserve"> </w:t>
        </w:r>
      </w:hyperlink>
      <w:hyperlink r:id="rId123">
        <w:r w:rsidDel="00000000" w:rsidR="00000000" w:rsidRPr="00000000">
          <w:rPr>
            <w:color w:val="1155cc"/>
            <w:u w:val="single"/>
            <w:rtl w:val="0"/>
          </w:rPr>
          <w:t xml:space="preserve">View IPP# 238376</w:t>
        </w:r>
      </w:hyperlink>
      <w:r w:rsidDel="00000000" w:rsidR="00000000" w:rsidRPr="00000000">
        <w:rPr>
          <w:rtl w:val="0"/>
        </w:rPr>
      </w:r>
    </w:p>
    <w:p w:rsidR="00000000" w:rsidDel="00000000" w:rsidP="00000000" w:rsidRDefault="00000000" w:rsidRPr="00000000" w14:paraId="00000100">
      <w:pPr>
        <w:pStyle w:val="Heading4"/>
        <w:keepNext w:val="0"/>
        <w:keepLines w:val="0"/>
        <w:spacing w:after="40" w:before="240" w:lineRule="auto"/>
        <w:rPr>
          <w:b w:val="1"/>
          <w:bCs w:val="1"/>
          <w:color w:val="000000"/>
          <w:sz w:val="22"/>
          <w:szCs w:val="22"/>
        </w:rPr>
      </w:pPr>
      <w:bookmarkStart w:colFirst="0" w:colLast="0" w:name="_xexi3iwezo6e" w:id="39"/>
      <w:bookmarkEnd w:id="39"/>
      <w:r w:rsidDel="00000000" w:rsidR="00000000" w:rsidRPr="00000000">
        <w:rPr>
          <w:b w:val="1"/>
          <w:bCs w:val="1"/>
          <w:color w:val="000000"/>
          <w:sz w:val="22"/>
          <w:szCs w:val="22"/>
          <w:rtl w:val="0"/>
        </w:rPr>
        <w:t xml:space="preserve">[Refurbished] Le-Carbone Lorraine Graphite — 2 m² (</w:t>
      </w:r>
      <w:hyperlink r:id="rId124">
        <w:r w:rsidDel="00000000" w:rsidR="00000000" w:rsidRPr="00000000">
          <w:rPr>
            <w:b w:val="1"/>
            <w:bCs w:val="1"/>
            <w:color w:val="1155cc"/>
            <w:sz w:val="22"/>
            <w:szCs w:val="22"/>
            <w:u w:val="single"/>
            <w:rtl w:val="0"/>
          </w:rPr>
          <w:t xml:space="preserve">IPP# 703780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01">
      <w:pPr>
        <w:spacing w:after="240" w:before="240" w:lineRule="auto"/>
        <w:rPr/>
      </w:pPr>
      <w:r w:rsidDel="00000000" w:rsidR="00000000" w:rsidRPr="00000000">
        <w:rPr>
          <w:rtl w:val="0"/>
        </w:rPr>
        <w:t xml:space="preserve">Refurbished/rebuilt Le-Carbone Lorraine GM/8 graphite shell and tube heat exchanger. 2 m² (21.5 ft²) surface area with carbon steel shell, rated to 9 bar (130 psi).</w:t>
      </w:r>
    </w:p>
    <w:p w:rsidR="00000000" w:rsidDel="00000000" w:rsidP="00000000" w:rsidRDefault="00000000" w:rsidRPr="00000000" w14:paraId="00000102">
      <w:pPr>
        <w:numPr>
          <w:ilvl w:val="0"/>
          <w:numId w:val="10"/>
        </w:numPr>
        <w:spacing w:after="0" w:afterAutospacing="0" w:before="240" w:lineRule="auto"/>
        <w:ind w:left="720" w:hanging="360"/>
      </w:pPr>
      <w:r w:rsidDel="00000000" w:rsidR="00000000" w:rsidRPr="00000000">
        <w:rPr>
          <w:rtl w:val="0"/>
        </w:rPr>
        <w:t xml:space="preserve">Condition: Refurbished/Rebuilt condition</w:t>
      </w:r>
    </w:p>
    <w:p w:rsidR="00000000" w:rsidDel="00000000" w:rsidP="00000000" w:rsidRDefault="00000000" w:rsidRPr="00000000" w14:paraId="00000103">
      <w:pPr>
        <w:numPr>
          <w:ilvl w:val="0"/>
          <w:numId w:val="10"/>
        </w:numPr>
        <w:spacing w:after="0" w:afterAutospacing="0" w:before="0" w:beforeAutospacing="0" w:lineRule="auto"/>
        <w:ind w:left="720" w:hanging="360"/>
      </w:pPr>
      <w:r w:rsidDel="00000000" w:rsidR="00000000" w:rsidRPr="00000000">
        <w:rPr>
          <w:rtl w:val="0"/>
        </w:rPr>
        <w:t xml:space="preserve">Material: Graphite construction</w:t>
      </w:r>
    </w:p>
    <w:p w:rsidR="00000000" w:rsidDel="00000000" w:rsidP="00000000" w:rsidRDefault="00000000" w:rsidRPr="00000000" w14:paraId="00000104">
      <w:pPr>
        <w:numPr>
          <w:ilvl w:val="0"/>
          <w:numId w:val="10"/>
        </w:numPr>
        <w:spacing w:after="0" w:afterAutospacing="0" w:before="0" w:beforeAutospacing="0" w:lineRule="auto"/>
        <w:ind w:left="720" w:hanging="360"/>
      </w:pPr>
      <w:r w:rsidDel="00000000" w:rsidR="00000000" w:rsidRPr="00000000">
        <w:rPr>
          <w:rtl w:val="0"/>
        </w:rPr>
        <w:t xml:space="preserve">Heat Transfer Surface Area: 2 m² (21.5 ft²) surface area</w:t>
      </w:r>
    </w:p>
    <w:p w:rsidR="00000000" w:rsidDel="00000000" w:rsidP="00000000" w:rsidRDefault="00000000" w:rsidRPr="00000000" w14:paraId="00000105">
      <w:pPr>
        <w:numPr>
          <w:ilvl w:val="0"/>
          <w:numId w:val="10"/>
        </w:numPr>
        <w:spacing w:after="0" w:afterAutospacing="0" w:before="0" w:beforeAutospacing="0" w:lineRule="auto"/>
        <w:ind w:left="720" w:hanging="360"/>
      </w:pPr>
      <w:r w:rsidDel="00000000" w:rsidR="00000000" w:rsidRPr="00000000">
        <w:rPr>
          <w:rtl w:val="0"/>
        </w:rPr>
        <w:t xml:space="preserve">Shell and Tube Pressure: 9 bar (130 psi) shell &amp; tube</w:t>
      </w:r>
    </w:p>
    <w:p w:rsidR="00000000" w:rsidDel="00000000" w:rsidP="00000000" w:rsidRDefault="00000000" w:rsidRPr="00000000" w14:paraId="00000106">
      <w:pPr>
        <w:numPr>
          <w:ilvl w:val="0"/>
          <w:numId w:val="10"/>
        </w:numPr>
        <w:spacing w:after="240" w:before="0" w:beforeAutospacing="0" w:lineRule="auto"/>
        <w:ind w:left="720" w:hanging="360"/>
      </w:pPr>
      <w:r w:rsidDel="00000000" w:rsidR="00000000" w:rsidRPr="00000000">
        <w:rPr>
          <w:rtl w:val="0"/>
        </w:rPr>
        <w:t xml:space="preserve">Shell Material: Carbon steel shell</w:t>
      </w:r>
    </w:p>
    <w:p w:rsidR="00000000" w:rsidDel="00000000" w:rsidP="00000000" w:rsidRDefault="00000000" w:rsidRPr="00000000" w14:paraId="00000107">
      <w:pPr>
        <w:spacing w:after="240" w:before="240" w:lineRule="auto"/>
        <w:rPr>
          <w:color w:val="1155cc"/>
          <w:u w:val="single"/>
        </w:rPr>
      </w:pPr>
      <w:hyperlink r:id="rId125">
        <w:r w:rsidDel="00000000" w:rsidR="00000000" w:rsidRPr="00000000">
          <w:rPr>
            <w:color w:val="1155cc"/>
            <w:u w:val="single"/>
            <w:rtl w:val="0"/>
          </w:rPr>
          <w:t xml:space="preserve">Request Specs</w:t>
        </w:r>
      </w:hyperlink>
      <w:r w:rsidDel="00000000" w:rsidR="00000000" w:rsidRPr="00000000">
        <w:rPr>
          <w:rtl w:val="0"/>
        </w:rPr>
        <w:t xml:space="preserve"> |</w:t>
      </w:r>
      <w:hyperlink r:id="rId126">
        <w:r w:rsidDel="00000000" w:rsidR="00000000" w:rsidRPr="00000000">
          <w:rPr>
            <w:rtl w:val="0"/>
          </w:rPr>
          <w:t xml:space="preserve"> </w:t>
        </w:r>
      </w:hyperlink>
      <w:hyperlink r:id="rId127">
        <w:r w:rsidDel="00000000" w:rsidR="00000000" w:rsidRPr="00000000">
          <w:rPr>
            <w:color w:val="1155cc"/>
            <w:u w:val="single"/>
            <w:rtl w:val="0"/>
          </w:rPr>
          <w:t xml:space="preserve">View IPP# 703780</w:t>
        </w:r>
      </w:hyperlink>
      <w:r w:rsidDel="00000000" w:rsidR="00000000" w:rsidRPr="00000000">
        <w:rPr>
          <w:rtl w:val="0"/>
        </w:rPr>
      </w:r>
    </w:p>
    <w:p w:rsidR="00000000" w:rsidDel="00000000" w:rsidP="00000000" w:rsidRDefault="00000000" w:rsidRPr="00000000" w14:paraId="00000108">
      <w:pPr>
        <w:spacing w:after="240" w:before="240" w:lineRule="auto"/>
        <w:rPr>
          <w:color w:val="1155cc"/>
          <w:u w:val="single"/>
        </w:rPr>
      </w:pPr>
      <w:hyperlink r:id="rId128">
        <w:r w:rsidDel="00000000" w:rsidR="00000000" w:rsidRPr="00000000">
          <w:rPr>
            <w:color w:val="1155cc"/>
            <w:u w:val="single"/>
            <w:rtl w:val="0"/>
          </w:rPr>
          <w:t xml:space="preserve">Browse All Refurbished Heat Exchangers in Stock</w:t>
        </w:r>
      </w:hyperlink>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cq5jd1b5nmec" w:id="40"/>
      <w:bookmarkEnd w:id="40"/>
      <w:r w:rsidDel="00000000" w:rsidR="00000000" w:rsidRPr="00000000">
        <w:rPr>
          <w:b w:val="1"/>
          <w:bCs w:val="1"/>
          <w:color w:val="000000"/>
          <w:sz w:val="26"/>
          <w:szCs w:val="26"/>
          <w:rtl w:val="0"/>
        </w:rPr>
        <w:t xml:space="preserve">Buy New Heat Exchangers for Sale</w:t>
      </w:r>
    </w:p>
    <w:p w:rsidR="00000000" w:rsidDel="00000000" w:rsidP="00000000" w:rsidRDefault="00000000" w:rsidRPr="00000000" w14:paraId="0000010A">
      <w:pPr>
        <w:spacing w:after="240" w:before="240" w:lineRule="auto"/>
        <w:rPr/>
      </w:pPr>
      <w:r w:rsidDel="00000000" w:rsidR="00000000" w:rsidRPr="00000000">
        <w:rPr>
          <w:rtl w:val="0"/>
        </w:rPr>
        <w:t xml:space="preserve">IPP stocks new shell and tube heat exchangers for immediate delivery. IPP's GPS subsidiary also provides custom fabricated new equipment with 12–16 week average delivery.</w:t>
      </w:r>
    </w:p>
    <w:p w:rsidR="00000000" w:rsidDel="00000000" w:rsidP="00000000" w:rsidRDefault="00000000" w:rsidRPr="00000000" w14:paraId="0000010B">
      <w:pPr>
        <w:pStyle w:val="Heading4"/>
        <w:keepNext w:val="0"/>
        <w:keepLines w:val="0"/>
        <w:spacing w:after="40" w:before="240" w:lineRule="auto"/>
        <w:rPr>
          <w:b w:val="1"/>
          <w:bCs w:val="1"/>
          <w:color w:val="000000"/>
          <w:sz w:val="22"/>
          <w:szCs w:val="22"/>
        </w:rPr>
      </w:pPr>
      <w:bookmarkStart w:colFirst="0" w:colLast="0" w:name="_op16webhi649" w:id="41"/>
      <w:bookmarkEnd w:id="41"/>
      <w:r w:rsidDel="00000000" w:rsidR="00000000" w:rsidRPr="00000000">
        <w:rPr>
          <w:b w:val="1"/>
          <w:bCs w:val="1"/>
          <w:color w:val="000000"/>
          <w:sz w:val="22"/>
          <w:szCs w:val="22"/>
          <w:rtl w:val="0"/>
        </w:rPr>
        <w:t xml:space="preserve">[New] Timmerman SS 316L — 197.4 m² (</w:t>
      </w:r>
      <w:hyperlink r:id="rId129">
        <w:r w:rsidDel="00000000" w:rsidR="00000000" w:rsidRPr="00000000">
          <w:rPr>
            <w:b w:val="1"/>
            <w:bCs w:val="1"/>
            <w:color w:val="1155cc"/>
            <w:sz w:val="22"/>
            <w:szCs w:val="22"/>
            <w:u w:val="single"/>
            <w:rtl w:val="0"/>
          </w:rPr>
          <w:t xml:space="preserve">IPP# 232795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0C">
      <w:pPr>
        <w:spacing w:after="240" w:before="240" w:lineRule="auto"/>
        <w:rPr/>
      </w:pPr>
      <w:r w:rsidDel="00000000" w:rsidR="00000000" w:rsidRPr="00000000">
        <w:rPr>
          <w:rtl w:val="0"/>
        </w:rPr>
        <w:t xml:space="preserve">New Timmerman stainless steel 316L shell and tube heat exchanger. 197.4 m² (2,100 ft²) surface area, 499 tubes, vertical orientation, rated to 16 bar (232 psi) tube side.</w:t>
      </w:r>
    </w:p>
    <w:p w:rsidR="00000000" w:rsidDel="00000000" w:rsidP="00000000" w:rsidRDefault="00000000" w:rsidRPr="00000000" w14:paraId="0000010D">
      <w:pPr>
        <w:numPr>
          <w:ilvl w:val="0"/>
          <w:numId w:val="23"/>
        </w:numPr>
        <w:spacing w:after="0" w:afterAutospacing="0" w:before="240" w:lineRule="auto"/>
        <w:ind w:left="720" w:hanging="360"/>
      </w:pPr>
      <w:r w:rsidDel="00000000" w:rsidR="00000000" w:rsidRPr="00000000">
        <w:rPr>
          <w:rtl w:val="0"/>
        </w:rPr>
        <w:t xml:space="preserve">Condition: New condition</w:t>
      </w:r>
    </w:p>
    <w:p w:rsidR="00000000" w:rsidDel="00000000" w:rsidP="00000000" w:rsidRDefault="00000000" w:rsidRPr="00000000" w14:paraId="0000010E">
      <w:pPr>
        <w:numPr>
          <w:ilvl w:val="0"/>
          <w:numId w:val="23"/>
        </w:numPr>
        <w:spacing w:after="0" w:afterAutospacing="0" w:before="0" w:beforeAutospacing="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10F">
      <w:pPr>
        <w:numPr>
          <w:ilvl w:val="0"/>
          <w:numId w:val="23"/>
        </w:numPr>
        <w:spacing w:after="0" w:afterAutospacing="0" w:before="0" w:beforeAutospacing="0" w:lineRule="auto"/>
        <w:ind w:left="720" w:hanging="360"/>
      </w:pPr>
      <w:r w:rsidDel="00000000" w:rsidR="00000000" w:rsidRPr="00000000">
        <w:rPr>
          <w:rtl w:val="0"/>
        </w:rPr>
        <w:t xml:space="preserve">Heat Transfer Surface Area: 197.4 m² (2,100 ft²) surface area</w:t>
      </w:r>
    </w:p>
    <w:p w:rsidR="00000000" w:rsidDel="00000000" w:rsidP="00000000" w:rsidRDefault="00000000" w:rsidRPr="00000000" w14:paraId="00000110">
      <w:pPr>
        <w:numPr>
          <w:ilvl w:val="0"/>
          <w:numId w:val="23"/>
        </w:numPr>
        <w:spacing w:after="0" w:afterAutospacing="0" w:before="0" w:beforeAutospacing="0" w:lineRule="auto"/>
        <w:ind w:left="720" w:hanging="360"/>
        <w:rPr>
          <w:sz w:val="20"/>
          <w:szCs w:val="20"/>
        </w:rPr>
      </w:pPr>
      <w:r w:rsidDel="00000000" w:rsidR="00000000" w:rsidRPr="00000000">
        <w:rPr>
          <w:color w:val="212529"/>
          <w:highlight w:val="white"/>
          <w:rtl w:val="0"/>
        </w:rPr>
        <w:t xml:space="preserve">Shell Pressure: </w:t>
      </w:r>
      <w:r w:rsidDel="00000000" w:rsidR="00000000" w:rsidRPr="00000000">
        <w:rPr>
          <w:color w:val="212529"/>
          <w:highlight w:val="white"/>
          <w:rtl w:val="0"/>
        </w:rPr>
        <w:t xml:space="preserve">12 bar (174 psi) shell side</w:t>
      </w:r>
      <w:r w:rsidDel="00000000" w:rsidR="00000000" w:rsidRPr="00000000">
        <w:rPr>
          <w:rtl w:val="0"/>
        </w:rPr>
      </w:r>
    </w:p>
    <w:p w:rsidR="00000000" w:rsidDel="00000000" w:rsidP="00000000" w:rsidRDefault="00000000" w:rsidRPr="00000000" w14:paraId="00000111">
      <w:pPr>
        <w:numPr>
          <w:ilvl w:val="0"/>
          <w:numId w:val="23"/>
        </w:numPr>
        <w:spacing w:after="0" w:afterAutospacing="0" w:before="0" w:beforeAutospacing="0" w:lineRule="auto"/>
        <w:ind w:left="720" w:hanging="360"/>
      </w:pPr>
      <w:r w:rsidDel="00000000" w:rsidR="00000000" w:rsidRPr="00000000">
        <w:rPr>
          <w:rtl w:val="0"/>
        </w:rPr>
        <w:t xml:space="preserve">Tube Pressure: </w:t>
      </w:r>
      <w:r w:rsidDel="00000000" w:rsidR="00000000" w:rsidRPr="00000000">
        <w:rPr>
          <w:rtl w:val="0"/>
        </w:rPr>
        <w:t xml:space="preserve">16 bar (232 psi) tube side</w:t>
      </w:r>
    </w:p>
    <w:p w:rsidR="00000000" w:rsidDel="00000000" w:rsidP="00000000" w:rsidRDefault="00000000" w:rsidRPr="00000000" w14:paraId="00000112">
      <w:pPr>
        <w:numPr>
          <w:ilvl w:val="0"/>
          <w:numId w:val="23"/>
        </w:numPr>
        <w:spacing w:after="240" w:before="0" w:beforeAutospacing="0" w:lineRule="auto"/>
        <w:ind w:left="720" w:hanging="360"/>
      </w:pPr>
      <w:r w:rsidDel="00000000" w:rsidR="00000000" w:rsidRPr="00000000">
        <w:rPr>
          <w:rtl w:val="0"/>
        </w:rPr>
        <w:t xml:space="preserve">Tube Number: 499 tubes, Orientation: vertical</w:t>
      </w:r>
    </w:p>
    <w:p w:rsidR="00000000" w:rsidDel="00000000" w:rsidP="00000000" w:rsidRDefault="00000000" w:rsidRPr="00000000" w14:paraId="00000113">
      <w:pPr>
        <w:spacing w:after="240" w:before="240" w:lineRule="auto"/>
        <w:rPr>
          <w:color w:val="1155cc"/>
          <w:u w:val="single"/>
        </w:rPr>
      </w:pPr>
      <w:hyperlink r:id="rId130">
        <w:r w:rsidDel="00000000" w:rsidR="00000000" w:rsidRPr="00000000">
          <w:rPr>
            <w:color w:val="1155cc"/>
            <w:u w:val="single"/>
            <w:rtl w:val="0"/>
          </w:rPr>
          <w:t xml:space="preserve">Request Specs</w:t>
        </w:r>
      </w:hyperlink>
      <w:r w:rsidDel="00000000" w:rsidR="00000000" w:rsidRPr="00000000">
        <w:rPr>
          <w:rtl w:val="0"/>
        </w:rPr>
        <w:t xml:space="preserve"> |</w:t>
      </w:r>
      <w:hyperlink r:id="rId131">
        <w:r w:rsidDel="00000000" w:rsidR="00000000" w:rsidRPr="00000000">
          <w:rPr>
            <w:rtl w:val="0"/>
          </w:rPr>
          <w:t xml:space="preserve"> </w:t>
        </w:r>
      </w:hyperlink>
      <w:hyperlink r:id="rId132">
        <w:r w:rsidDel="00000000" w:rsidR="00000000" w:rsidRPr="00000000">
          <w:rPr>
            <w:color w:val="1155cc"/>
            <w:u w:val="single"/>
            <w:rtl w:val="0"/>
          </w:rPr>
          <w:t xml:space="preserve">View IPP# 232795</w:t>
        </w:r>
      </w:hyperlink>
      <w:r w:rsidDel="00000000" w:rsidR="00000000" w:rsidRPr="00000000">
        <w:rPr>
          <w:rtl w:val="0"/>
        </w:rPr>
      </w:r>
    </w:p>
    <w:p w:rsidR="00000000" w:rsidDel="00000000" w:rsidP="00000000" w:rsidRDefault="00000000" w:rsidRPr="00000000" w14:paraId="00000114">
      <w:pPr>
        <w:pStyle w:val="Heading4"/>
        <w:keepNext w:val="0"/>
        <w:keepLines w:val="0"/>
        <w:spacing w:after="40" w:before="240" w:lineRule="auto"/>
        <w:rPr>
          <w:b w:val="1"/>
          <w:bCs w:val="1"/>
          <w:color w:val="000000"/>
          <w:sz w:val="22"/>
          <w:szCs w:val="22"/>
        </w:rPr>
      </w:pPr>
      <w:bookmarkStart w:colFirst="0" w:colLast="0" w:name="_momswaktd6a5" w:id="42"/>
      <w:bookmarkEnd w:id="42"/>
      <w:r w:rsidDel="00000000" w:rsidR="00000000" w:rsidRPr="00000000">
        <w:rPr>
          <w:b w:val="1"/>
          <w:bCs w:val="1"/>
          <w:color w:val="000000"/>
          <w:sz w:val="22"/>
          <w:szCs w:val="22"/>
          <w:rtl w:val="0"/>
        </w:rPr>
        <w:t xml:space="preserve">[New] Perry Products AEU SS 304 — 105.1 m² (</w:t>
      </w:r>
      <w:hyperlink r:id="rId133">
        <w:r w:rsidDel="00000000" w:rsidR="00000000" w:rsidRPr="00000000">
          <w:rPr>
            <w:b w:val="1"/>
            <w:bCs w:val="1"/>
            <w:color w:val="1155cc"/>
            <w:sz w:val="22"/>
            <w:szCs w:val="22"/>
            <w:u w:val="single"/>
            <w:rtl w:val="0"/>
          </w:rPr>
          <w:t xml:space="preserve">IPP# 233988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15">
      <w:pPr>
        <w:spacing w:after="240" w:before="240" w:lineRule="auto"/>
        <w:rPr/>
      </w:pPr>
      <w:r w:rsidDel="00000000" w:rsidR="00000000" w:rsidRPr="00000000">
        <w:rPr>
          <w:rtl w:val="0"/>
        </w:rPr>
        <w:t xml:space="preserve">New Perry Products Co. AEU stainless steel 304 shell and tube heat exchanger. 105.1 m² (1,150 ft²) surface area, 197 U-tubes, rated to 75.6 bar (1,100 psi) tube side.</w:t>
      </w:r>
    </w:p>
    <w:p w:rsidR="00000000" w:rsidDel="00000000" w:rsidP="00000000" w:rsidRDefault="00000000" w:rsidRPr="00000000" w14:paraId="00000116">
      <w:pPr>
        <w:numPr>
          <w:ilvl w:val="0"/>
          <w:numId w:val="21"/>
        </w:numPr>
        <w:spacing w:after="0" w:afterAutospacing="0" w:before="240" w:lineRule="auto"/>
        <w:ind w:left="720" w:hanging="360"/>
      </w:pPr>
      <w:r w:rsidDel="00000000" w:rsidR="00000000" w:rsidRPr="00000000">
        <w:rPr>
          <w:rtl w:val="0"/>
        </w:rPr>
        <w:t xml:space="preserve">Condition: New condition</w:t>
      </w:r>
    </w:p>
    <w:p w:rsidR="00000000" w:rsidDel="00000000" w:rsidP="00000000" w:rsidRDefault="00000000" w:rsidRPr="00000000" w14:paraId="00000117">
      <w:pPr>
        <w:numPr>
          <w:ilvl w:val="0"/>
          <w:numId w:val="21"/>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118">
      <w:pPr>
        <w:numPr>
          <w:ilvl w:val="0"/>
          <w:numId w:val="21"/>
        </w:numPr>
        <w:spacing w:after="0" w:afterAutospacing="0" w:before="0" w:beforeAutospacing="0" w:lineRule="auto"/>
        <w:ind w:left="720" w:hanging="360"/>
      </w:pPr>
      <w:r w:rsidDel="00000000" w:rsidR="00000000" w:rsidRPr="00000000">
        <w:rPr>
          <w:rtl w:val="0"/>
        </w:rPr>
        <w:t xml:space="preserve">Heat Transfer Surface Area: 105.1 m² (1,150 ft²) surface area</w:t>
      </w:r>
    </w:p>
    <w:p w:rsidR="00000000" w:rsidDel="00000000" w:rsidP="00000000" w:rsidRDefault="00000000" w:rsidRPr="00000000" w14:paraId="00000119">
      <w:pPr>
        <w:numPr>
          <w:ilvl w:val="0"/>
          <w:numId w:val="21"/>
        </w:numPr>
        <w:spacing w:after="0" w:afterAutospacing="0" w:before="0" w:beforeAutospacing="0" w:lineRule="auto"/>
        <w:ind w:left="720" w:hanging="360"/>
        <w:rPr>
          <w:sz w:val="20"/>
          <w:szCs w:val="20"/>
        </w:rPr>
      </w:pPr>
      <w:r w:rsidDel="00000000" w:rsidR="00000000" w:rsidRPr="00000000">
        <w:rPr>
          <w:color w:val="212529"/>
          <w:highlight w:val="white"/>
          <w:rtl w:val="0"/>
        </w:rPr>
        <w:t xml:space="preserve">Shell Pressure: </w:t>
      </w:r>
      <w:r w:rsidDel="00000000" w:rsidR="00000000" w:rsidRPr="00000000">
        <w:rPr>
          <w:color w:val="212529"/>
          <w:highlight w:val="white"/>
          <w:rtl w:val="0"/>
        </w:rPr>
        <w:t xml:space="preserve">15.7 bar (228 psi) shell side</w:t>
      </w:r>
      <w:r w:rsidDel="00000000" w:rsidR="00000000" w:rsidRPr="00000000">
        <w:rPr>
          <w:rtl w:val="0"/>
        </w:rPr>
      </w:r>
    </w:p>
    <w:p w:rsidR="00000000" w:rsidDel="00000000" w:rsidP="00000000" w:rsidRDefault="00000000" w:rsidRPr="00000000" w14:paraId="0000011A">
      <w:pPr>
        <w:numPr>
          <w:ilvl w:val="0"/>
          <w:numId w:val="21"/>
        </w:numPr>
        <w:spacing w:after="0" w:afterAutospacing="0" w:before="0" w:beforeAutospacing="0" w:lineRule="auto"/>
        <w:ind w:left="720" w:hanging="360"/>
      </w:pPr>
      <w:r w:rsidDel="00000000" w:rsidR="00000000" w:rsidRPr="00000000">
        <w:rPr>
          <w:rtl w:val="0"/>
        </w:rPr>
        <w:t xml:space="preserve">Tube Pressure: </w:t>
      </w:r>
      <w:r w:rsidDel="00000000" w:rsidR="00000000" w:rsidRPr="00000000">
        <w:rPr>
          <w:rtl w:val="0"/>
        </w:rPr>
        <w:t xml:space="preserve">75.6 bar (1,100 psi) tube side</w:t>
      </w:r>
    </w:p>
    <w:p w:rsidR="00000000" w:rsidDel="00000000" w:rsidP="00000000" w:rsidRDefault="00000000" w:rsidRPr="00000000" w14:paraId="0000011B">
      <w:pPr>
        <w:numPr>
          <w:ilvl w:val="0"/>
          <w:numId w:val="21"/>
        </w:numPr>
        <w:spacing w:after="240" w:before="0" w:beforeAutospacing="0" w:lineRule="auto"/>
        <w:ind w:left="720" w:hanging="360"/>
      </w:pPr>
      <w:r w:rsidDel="00000000" w:rsidR="00000000" w:rsidRPr="00000000">
        <w:rPr>
          <w:rtl w:val="0"/>
        </w:rPr>
        <w:t xml:space="preserve">Manufacturer: TEMA AEU, Tube Number: 197 U-tubes</w:t>
      </w:r>
    </w:p>
    <w:p w:rsidR="00000000" w:rsidDel="00000000" w:rsidP="00000000" w:rsidRDefault="00000000" w:rsidRPr="00000000" w14:paraId="0000011C">
      <w:pPr>
        <w:spacing w:after="240" w:before="240" w:lineRule="auto"/>
        <w:rPr>
          <w:color w:val="1155cc"/>
          <w:u w:val="single"/>
        </w:rPr>
      </w:pPr>
      <w:hyperlink r:id="rId134">
        <w:r w:rsidDel="00000000" w:rsidR="00000000" w:rsidRPr="00000000">
          <w:rPr>
            <w:color w:val="1155cc"/>
            <w:u w:val="single"/>
            <w:rtl w:val="0"/>
          </w:rPr>
          <w:t xml:space="preserve">Request Specs</w:t>
        </w:r>
      </w:hyperlink>
      <w:r w:rsidDel="00000000" w:rsidR="00000000" w:rsidRPr="00000000">
        <w:rPr>
          <w:rtl w:val="0"/>
        </w:rPr>
        <w:t xml:space="preserve"> |</w:t>
      </w:r>
      <w:hyperlink r:id="rId135">
        <w:r w:rsidDel="00000000" w:rsidR="00000000" w:rsidRPr="00000000">
          <w:rPr>
            <w:rtl w:val="0"/>
          </w:rPr>
          <w:t xml:space="preserve"> </w:t>
        </w:r>
      </w:hyperlink>
      <w:hyperlink r:id="rId136">
        <w:r w:rsidDel="00000000" w:rsidR="00000000" w:rsidRPr="00000000">
          <w:rPr>
            <w:color w:val="1155cc"/>
            <w:u w:val="single"/>
            <w:rtl w:val="0"/>
          </w:rPr>
          <w:t xml:space="preserve">View IPP# 233988</w:t>
        </w:r>
      </w:hyperlink>
      <w:r w:rsidDel="00000000" w:rsidR="00000000" w:rsidRPr="00000000">
        <w:rPr>
          <w:rtl w:val="0"/>
        </w:rPr>
      </w:r>
    </w:p>
    <w:p w:rsidR="00000000" w:rsidDel="00000000" w:rsidP="00000000" w:rsidRDefault="00000000" w:rsidRPr="00000000" w14:paraId="0000011D">
      <w:pPr>
        <w:spacing w:after="240" w:before="240" w:lineRule="auto"/>
        <w:rPr>
          <w:color w:val="1155cc"/>
          <w:u w:val="single"/>
        </w:rPr>
      </w:pPr>
      <w:hyperlink r:id="rId137">
        <w:r w:rsidDel="00000000" w:rsidR="00000000" w:rsidRPr="00000000">
          <w:rPr>
            <w:color w:val="1155cc"/>
            <w:u w:val="single"/>
            <w:rtl w:val="0"/>
          </w:rPr>
          <w:t xml:space="preserve">Browse All New Heat Exchangers in Stock</w:t>
        </w:r>
      </w:hyperlink>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m23uq6a50kla" w:id="43"/>
      <w:bookmarkEnd w:id="43"/>
      <w:r w:rsidDel="00000000" w:rsidR="00000000" w:rsidRPr="00000000">
        <w:rPr>
          <w:b w:val="1"/>
          <w:bCs w:val="1"/>
          <w:sz w:val="34"/>
          <w:szCs w:val="34"/>
          <w:rtl w:val="0"/>
        </w:rPr>
        <w:t xml:space="preserve">Need a Heat Exchanger? Ask an IPP Expert.</w:t>
      </w:r>
    </w:p>
    <w:p w:rsidR="00000000" w:rsidDel="00000000" w:rsidP="00000000" w:rsidRDefault="00000000" w:rsidRPr="00000000" w14:paraId="00000120">
      <w:pPr>
        <w:spacing w:after="240" w:before="240" w:lineRule="auto"/>
        <w:rPr/>
      </w:pPr>
      <w:r w:rsidDel="00000000" w:rsidR="00000000" w:rsidRPr="00000000">
        <w:rPr>
          <w:rtl w:val="0"/>
        </w:rPr>
        <w:t xml:space="preserve">Tell us your surface area, material, pressure, and temperature requirements. Our team will match your specifications against current inventory and provide a detailed quote.</w:t>
      </w:r>
    </w:p>
    <w:p w:rsidR="00000000" w:rsidDel="00000000" w:rsidP="00000000" w:rsidRDefault="00000000" w:rsidRPr="00000000" w14:paraId="00000121">
      <w:pPr>
        <w:spacing w:after="240" w:before="240" w:lineRule="auto"/>
        <w:rPr>
          <w:color w:val="1155cc"/>
          <w:u w:val="single"/>
        </w:rPr>
      </w:pPr>
      <w:hyperlink r:id="rId138">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brqwz8qt7kn2" w:id="44"/>
      <w:bookmarkEnd w:id="44"/>
      <w:r w:rsidDel="00000000" w:rsidR="00000000" w:rsidRPr="00000000">
        <w:rPr>
          <w:b w:val="1"/>
          <w:bCs w:val="1"/>
          <w:sz w:val="34"/>
          <w:szCs w:val="34"/>
          <w:rtl w:val="0"/>
        </w:rPr>
        <w:t xml:space="preserve">Heat Exchanger Material Comparison</w:t>
      </w:r>
    </w:p>
    <w:p w:rsidR="00000000" w:rsidDel="00000000" w:rsidP="00000000" w:rsidRDefault="00000000" w:rsidRPr="00000000" w14:paraId="00000124">
      <w:pPr>
        <w:spacing w:after="240" w:before="240" w:lineRule="auto"/>
        <w:rPr/>
      </w:pPr>
      <w:r w:rsidDel="00000000" w:rsidR="00000000" w:rsidRPr="00000000">
        <w:rPr>
          <w:rtl w:val="0"/>
        </w:rPr>
        <w:t xml:space="preserve">Choosing the right material of construction depends on your process chemistry, operating temperature, pressure, and budget. Here is how the most common heat exchanger materials compare.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8.1589958158995"/>
        <w:gridCol w:w="2457.489539748954"/>
        <w:gridCol w:w="2560.2928870292885"/>
        <w:gridCol w:w="2384.0585774058577"/>
        <w:tblGridChange w:id="0">
          <w:tblGrid>
            <w:gridCol w:w="1958.1589958158995"/>
            <w:gridCol w:w="2457.489539748954"/>
            <w:gridCol w:w="2560.2928870292885"/>
            <w:gridCol w:w="2384.05857740585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b w:val="1"/>
                <w:bCs w:val="1"/>
                <w:rtl w:val="0"/>
              </w:rPr>
              <w:t xml:space="preserve">Stainless Steel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center"/>
              <w:rPr/>
            </w:pPr>
            <w:r w:rsidDel="00000000" w:rsidR="00000000" w:rsidRPr="00000000">
              <w:rPr>
                <w:b w:val="1"/>
                <w:bCs w:val="1"/>
                <w:rtl w:val="0"/>
              </w:rPr>
              <w:t xml:space="preserve">Carbon Steel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center"/>
              <w:rPr/>
            </w:pPr>
            <w:r w:rsidDel="00000000" w:rsidR="00000000" w:rsidRPr="00000000">
              <w:rPr>
                <w:b w:val="1"/>
                <w:bCs w:val="1"/>
                <w:rtl w:val="0"/>
              </w:rPr>
              <w:t xml:space="preserve">Specialty Alloys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Inventory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Deepest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Moderate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Wide selection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Maximum Surface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876 m² (9,400 ft²)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1,050 m² (11,300 ft²)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530 m² (5,700 ft²)</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Common Applications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Sanitary, corrosion-resistant processes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General utility, industrial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High-temp, highly corrosive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Corrosion Resistance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Good — broad chemical compatibility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Limited — best for non-corrosive fluids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Excellent — acids, chlorides, extreme pH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Typical Industries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Pharma, food, chemical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HVAC, utilities, petrochemical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Specialty chemical, mining, refining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Relative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Mid-range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Lowest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Premium pricing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Max Pressure in IPP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29.3 bar (425 psi)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179.3 bar (2,600 psi)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12.1 bar (175 psi)</w:t>
            </w:r>
          </w:p>
        </w:tc>
      </w:tr>
    </w:tbl>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59qb057z2s10" w:id="45"/>
      <w:bookmarkEnd w:id="45"/>
      <w:r w:rsidDel="00000000" w:rsidR="00000000" w:rsidRPr="00000000">
        <w:rPr>
          <w:b w:val="1"/>
          <w:bCs w:val="1"/>
          <w:sz w:val="34"/>
          <w:szCs w:val="34"/>
          <w:rtl w:val="0"/>
        </w:rPr>
        <w:t xml:space="preserve">Advantages of Buying Used Heat Exchangers from IPP</w:t>
      </w:r>
    </w:p>
    <w:p w:rsidR="00000000" w:rsidDel="00000000" w:rsidP="00000000" w:rsidRDefault="00000000" w:rsidRPr="00000000" w14:paraId="00000147">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heat exchangers ready for your process.</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czyc2s3wfyar" w:id="46"/>
      <w:bookmarkEnd w:id="46"/>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149">
      <w:pPr>
        <w:spacing w:after="240" w:before="240" w:lineRule="auto"/>
        <w:rPr/>
      </w:pPr>
      <w:r w:rsidDel="00000000" w:rsidR="00000000" w:rsidRPr="00000000">
        <w:rPr>
          <w:rtl w:val="0"/>
        </w:rPr>
        <w:t xml:space="preserve">Buying used heat exchangers from IPP can save up to 50% of capital and 90% of lead time versus buying new. With shell and tube heat exchangers from multiple manufacturers in stock, IPP offers a wide selection to match your budget and specifications.</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1aaaw3civ9ht" w:id="47"/>
      <w:bookmarkEnd w:id="47"/>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14B">
      <w:pPr>
        <w:spacing w:after="240" w:before="240" w:lineRule="auto"/>
        <w:rPr/>
      </w:pPr>
      <w:r w:rsidDel="00000000" w:rsidR="00000000" w:rsidRPr="00000000">
        <w:rPr>
          <w:rtl w:val="0"/>
        </w:rPr>
        <w:t xml:space="preserve">In-stock heat exchangers from IPP are ready to ship. New OEM heat exchangers require extended lead times for engineering, procurement, and fabrication. IPP's GPS subsidiary also provides custom fabricated new equipment with 12–16 week average delivery.</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co1igfduffj8" w:id="48"/>
      <w:bookmarkEnd w:id="48"/>
      <w:r w:rsidDel="00000000" w:rsidR="00000000" w:rsidRPr="00000000">
        <w:rPr>
          <w:b w:val="1"/>
          <w:bCs w:val="1"/>
          <w:color w:val="000000"/>
          <w:sz w:val="26"/>
          <w:szCs w:val="26"/>
          <w:rtl w:val="0"/>
        </w:rPr>
        <w:t xml:space="preserve">30+ Material Options</w:t>
      </w:r>
    </w:p>
    <w:p w:rsidR="00000000" w:rsidDel="00000000" w:rsidP="00000000" w:rsidRDefault="00000000" w:rsidRPr="00000000" w14:paraId="0000014D">
      <w:pPr>
        <w:spacing w:after="240" w:before="240" w:lineRule="auto"/>
        <w:rPr/>
      </w:pPr>
      <w:r w:rsidDel="00000000" w:rsidR="00000000" w:rsidRPr="00000000">
        <w:rPr>
          <w:rtl w:val="0"/>
        </w:rPr>
        <w:t xml:space="preserve">IPP stocks heat exchangers in 30+ distinct materials of construction including stainless steel 316, 304, 316L, and 321, carbon steel, graphite, titanium, tantalum, Hastelloy C-276, Inconel, glass-lined, duplex, Monel, and copper/brass.</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z51sjvals12c" w:id="49"/>
      <w:bookmarkEnd w:id="49"/>
      <w:r w:rsidDel="00000000" w:rsidR="00000000" w:rsidRPr="00000000">
        <w:rPr>
          <w:b w:val="1"/>
          <w:bCs w:val="1"/>
          <w:color w:val="000000"/>
          <w:sz w:val="26"/>
          <w:szCs w:val="26"/>
          <w:rtl w:val="0"/>
        </w:rPr>
        <w:t xml:space="preserve">Surface Areas to 1,050 m²</w:t>
      </w:r>
    </w:p>
    <w:p w:rsidR="00000000" w:rsidDel="00000000" w:rsidP="00000000" w:rsidRDefault="00000000" w:rsidRPr="00000000" w14:paraId="0000014F">
      <w:pPr>
        <w:spacing w:after="240" w:before="240" w:lineRule="auto"/>
        <w:rPr/>
      </w:pPr>
      <w:r w:rsidDel="00000000" w:rsidR="00000000" w:rsidRPr="00000000">
        <w:rPr>
          <w:rtl w:val="0"/>
        </w:rPr>
        <w:t xml:space="preserve">Heat transfer surface areas range from 0.37 m² (4 ft²) for compact pilot-scale exchangers up to 1,050 m² (11,300 ft²) for large-scale industrial applications. Surface area data is available on nearly every unit in inventory.</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4fixl0srdnvw" w:id="50"/>
      <w:bookmarkEnd w:id="50"/>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151">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tr0kpr7np9rv" w:id="51"/>
      <w:bookmarkEnd w:id="51"/>
      <w:r w:rsidDel="00000000" w:rsidR="00000000" w:rsidRPr="00000000">
        <w:rPr>
          <w:b w:val="1"/>
          <w:bCs w:val="1"/>
          <w:color w:val="000000"/>
          <w:sz w:val="26"/>
          <w:szCs w:val="26"/>
          <w:rtl w:val="0"/>
        </w:rPr>
        <w:t xml:space="preserve">High-Pressure &amp; High-Temperature Ratings</w:t>
      </w:r>
    </w:p>
    <w:p w:rsidR="00000000" w:rsidDel="00000000" w:rsidP="00000000" w:rsidRDefault="00000000" w:rsidRPr="00000000" w14:paraId="00000153">
      <w:pPr>
        <w:spacing w:after="240" w:before="240" w:lineRule="auto"/>
        <w:rPr/>
      </w:pPr>
      <w:r w:rsidDel="00000000" w:rsidR="00000000" w:rsidRPr="00000000">
        <w:rPr>
          <w:rtl w:val="0"/>
        </w:rPr>
        <w:t xml:space="preserve">Shell and tube pressures range up to 179.3 bar (2,600 psi). Operating temperatures range up to 662 °C (1,224 °F). Vacuum-capable units are available across the inventory.</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xsn01a31t2nj" w:id="52"/>
      <w:bookmarkEnd w:id="52"/>
      <w:r w:rsidDel="00000000" w:rsidR="00000000" w:rsidRPr="00000000">
        <w:rPr>
          <w:b w:val="1"/>
          <w:bCs w:val="1"/>
          <w:sz w:val="34"/>
          <w:szCs w:val="34"/>
          <w:rtl w:val="0"/>
        </w:rPr>
        <w:t xml:space="preserve">How Buying a Used Heat Exchanger Works</w:t>
      </w:r>
    </w:p>
    <w:p w:rsidR="00000000" w:rsidDel="00000000" w:rsidP="00000000" w:rsidRDefault="00000000" w:rsidRPr="00000000" w14:paraId="00000156">
      <w:pPr>
        <w:spacing w:after="240" w:before="240" w:lineRule="auto"/>
        <w:rPr/>
      </w:pPr>
      <w:r w:rsidDel="00000000" w:rsidR="00000000" w:rsidRPr="00000000">
        <w:rPr>
          <w:rtl w:val="0"/>
        </w:rPr>
        <w:t xml:space="preserve">The process of purchasing a used heat exchanger from IPP follows five steps, from specification to delivery.</w:t>
      </w:r>
    </w:p>
    <w:p w:rsidR="00000000" w:rsidDel="00000000" w:rsidP="00000000" w:rsidRDefault="00000000" w:rsidRPr="00000000" w14:paraId="00000157">
      <w:pPr>
        <w:numPr>
          <w:ilvl w:val="0"/>
          <w:numId w:val="7"/>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heat exchanger specifications: surface area, material of construction, pressure rating, temperature, and application. Or browse our searchable inventory.</w:t>
      </w:r>
    </w:p>
    <w:p w:rsidR="00000000" w:rsidDel="00000000" w:rsidP="00000000" w:rsidRDefault="00000000" w:rsidRPr="00000000" w14:paraId="00000158">
      <w:pPr>
        <w:numPr>
          <w:ilvl w:val="0"/>
          <w:numId w:val="7"/>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surface area, pressure ratings, temperature ratings, tube count, shell diameter, nozzle schedule, and condition report with photographs.</w:t>
      </w:r>
    </w:p>
    <w:p w:rsidR="00000000" w:rsidDel="00000000" w:rsidP="00000000" w:rsidRDefault="00000000" w:rsidRPr="00000000" w14:paraId="00000159">
      <w:pPr>
        <w:numPr>
          <w:ilvl w:val="0"/>
          <w:numId w:val="7"/>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of the heat exchanger with an IPP team member at one of our global locations.</w:t>
      </w:r>
    </w:p>
    <w:p w:rsidR="00000000" w:rsidDel="00000000" w:rsidP="00000000" w:rsidRDefault="00000000" w:rsidRPr="00000000" w14:paraId="0000015A">
      <w:pPr>
        <w:numPr>
          <w:ilvl w:val="0"/>
          <w:numId w:val="7"/>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refurbished and rebuilt heat exchangers. Contact IPP for details on retubing, rebundling, and other refurbishment services for shell and tube heat exchangers.</w:t>
      </w:r>
    </w:p>
    <w:p w:rsidR="00000000" w:rsidDel="00000000" w:rsidP="00000000" w:rsidRDefault="00000000" w:rsidRPr="00000000" w14:paraId="0000015B">
      <w:pPr>
        <w:numPr>
          <w:ilvl w:val="0"/>
          <w:numId w:val="7"/>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 Contact IPP for shipping details.</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szyya85n1i24" w:id="53"/>
      <w:bookmarkEnd w:id="53"/>
      <w:r w:rsidDel="00000000" w:rsidR="00000000" w:rsidRPr="00000000">
        <w:rPr>
          <w:b w:val="1"/>
          <w:bCs w:val="1"/>
          <w:sz w:val="34"/>
          <w:szCs w:val="34"/>
          <w:rtl w:val="0"/>
        </w:rPr>
        <w:t xml:space="preserve">Browse Heat Exchanger Types</w:t>
      </w:r>
    </w:p>
    <w:p w:rsidR="00000000" w:rsidDel="00000000" w:rsidP="00000000" w:rsidRDefault="00000000" w:rsidRPr="00000000" w14:paraId="0000015E">
      <w:pPr>
        <w:spacing w:after="240" w:before="240" w:lineRule="auto"/>
        <w:rPr/>
      </w:pPr>
      <w:r w:rsidDel="00000000" w:rsidR="00000000" w:rsidRPr="00000000">
        <w:rPr>
          <w:rtl w:val="0"/>
        </w:rPr>
        <w:t xml:space="preserve">IPP stocks heat exchangers across multiple designs including shell and tube, graphite, plate, spiral, fin fan, and compoblock types. Browse the shell and tube inventory below.</w:t>
      </w:r>
    </w:p>
    <w:p w:rsidR="00000000" w:rsidDel="00000000" w:rsidP="00000000" w:rsidRDefault="00000000" w:rsidRPr="00000000" w14:paraId="0000015F">
      <w:pPr>
        <w:numPr>
          <w:ilvl w:val="0"/>
          <w:numId w:val="16"/>
        </w:numPr>
        <w:spacing w:after="240" w:before="240" w:lineRule="auto"/>
        <w:ind w:left="720" w:hanging="360"/>
      </w:pPr>
      <w:hyperlink r:id="rId139">
        <w:r w:rsidDel="00000000" w:rsidR="00000000" w:rsidRPr="00000000">
          <w:rPr>
            <w:color w:val="1155cc"/>
            <w:u w:val="single"/>
            <w:rtl w:val="0"/>
          </w:rPr>
          <w:t xml:space="preserve">Shell and Tube Heat Exchangers Browse inventory</w:t>
        </w:r>
      </w:hyperlink>
      <w:r w:rsidDel="00000000" w:rsidR="00000000" w:rsidRPr="00000000">
        <w:rPr>
          <w:rtl w:val="0"/>
        </w:rPr>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qxplp5wnpk1q" w:id="54"/>
      <w:bookmarkEnd w:id="54"/>
      <w:r w:rsidDel="00000000" w:rsidR="00000000" w:rsidRPr="00000000">
        <w:rPr>
          <w:b w:val="1"/>
          <w:bCs w:val="1"/>
          <w:sz w:val="34"/>
          <w:szCs w:val="34"/>
          <w:rtl w:val="0"/>
        </w:rPr>
        <w:t xml:space="preserve">Industries That Buy Used Heat Exchangers</w:t>
      </w:r>
    </w:p>
    <w:p w:rsidR="00000000" w:rsidDel="00000000" w:rsidP="00000000" w:rsidRDefault="00000000" w:rsidRPr="00000000" w14:paraId="00000162">
      <w:pPr>
        <w:spacing w:after="240" w:before="240" w:lineRule="auto"/>
        <w:rPr/>
      </w:pPr>
      <w:r w:rsidDel="00000000" w:rsidR="00000000" w:rsidRPr="00000000">
        <w:rPr>
          <w:rtl w:val="0"/>
        </w:rPr>
        <w:t xml:space="preserve">IPP supplies used heat exchangers to manufacturers across multiple process industries worldwide.</w:t>
      </w:r>
    </w:p>
    <w:p w:rsidR="00000000" w:rsidDel="00000000" w:rsidP="00000000" w:rsidRDefault="00000000" w:rsidRPr="00000000" w14:paraId="00000163">
      <w:pPr>
        <w:numPr>
          <w:ilvl w:val="0"/>
          <w:numId w:val="31"/>
        </w:numPr>
        <w:spacing w:after="0" w:afterAutospacing="0" w:before="240" w:lineRule="auto"/>
        <w:ind w:left="720" w:hanging="360"/>
      </w:pPr>
      <w:r w:rsidDel="00000000" w:rsidR="00000000" w:rsidRPr="00000000">
        <w:rPr>
          <w:rtl w:val="0"/>
        </w:rPr>
        <w:t xml:space="preserve">Chemical Manufacturing</w:t>
      </w:r>
    </w:p>
    <w:p w:rsidR="00000000" w:rsidDel="00000000" w:rsidP="00000000" w:rsidRDefault="00000000" w:rsidRPr="00000000" w14:paraId="00000164">
      <w:pPr>
        <w:numPr>
          <w:ilvl w:val="0"/>
          <w:numId w:val="31"/>
        </w:numPr>
        <w:spacing w:after="0" w:afterAutospacing="0" w:before="0" w:beforeAutospacing="0" w:lineRule="auto"/>
        <w:ind w:left="720" w:hanging="360"/>
      </w:pPr>
      <w:r w:rsidDel="00000000" w:rsidR="00000000" w:rsidRPr="00000000">
        <w:rPr>
          <w:rtl w:val="0"/>
        </w:rPr>
        <w:t xml:space="preserve">Pharmaceutical</w:t>
      </w:r>
    </w:p>
    <w:p w:rsidR="00000000" w:rsidDel="00000000" w:rsidP="00000000" w:rsidRDefault="00000000" w:rsidRPr="00000000" w14:paraId="00000165">
      <w:pPr>
        <w:numPr>
          <w:ilvl w:val="0"/>
          <w:numId w:val="31"/>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166">
      <w:pPr>
        <w:numPr>
          <w:ilvl w:val="0"/>
          <w:numId w:val="31"/>
        </w:numPr>
        <w:spacing w:after="0" w:afterAutospacing="0" w:before="0" w:beforeAutospacing="0" w:lineRule="auto"/>
        <w:ind w:left="720" w:hanging="360"/>
      </w:pPr>
      <w:r w:rsidDel="00000000" w:rsidR="00000000" w:rsidRPr="00000000">
        <w:rPr>
          <w:rtl w:val="0"/>
        </w:rPr>
        <w:t xml:space="preserve">Oil, Gas &amp; Petrochemical</w:t>
      </w:r>
    </w:p>
    <w:p w:rsidR="00000000" w:rsidDel="00000000" w:rsidP="00000000" w:rsidRDefault="00000000" w:rsidRPr="00000000" w14:paraId="00000167">
      <w:pPr>
        <w:numPr>
          <w:ilvl w:val="0"/>
          <w:numId w:val="31"/>
        </w:numPr>
        <w:spacing w:after="0" w:afterAutospacing="0" w:before="0" w:beforeAutospacing="0" w:lineRule="auto"/>
        <w:ind w:left="720" w:hanging="360"/>
      </w:pPr>
      <w:r w:rsidDel="00000000" w:rsidR="00000000" w:rsidRPr="00000000">
        <w:rPr>
          <w:rtl w:val="0"/>
        </w:rPr>
        <w:t xml:space="preserve">HVAC &amp; Utilities</w:t>
      </w:r>
    </w:p>
    <w:p w:rsidR="00000000" w:rsidDel="00000000" w:rsidP="00000000" w:rsidRDefault="00000000" w:rsidRPr="00000000" w14:paraId="00000168">
      <w:pPr>
        <w:numPr>
          <w:ilvl w:val="0"/>
          <w:numId w:val="31"/>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169">
      <w:pPr>
        <w:numPr>
          <w:ilvl w:val="0"/>
          <w:numId w:val="31"/>
        </w:numPr>
        <w:spacing w:after="0" w:afterAutospacing="0" w:before="0" w:beforeAutospacing="0" w:lineRule="auto"/>
        <w:ind w:left="720" w:hanging="360"/>
      </w:pPr>
      <w:r w:rsidDel="00000000" w:rsidR="00000000" w:rsidRPr="00000000">
        <w:rPr>
          <w:rtl w:val="0"/>
        </w:rPr>
        <w:t xml:space="preserve">Power Generation</w:t>
      </w:r>
    </w:p>
    <w:p w:rsidR="00000000" w:rsidDel="00000000" w:rsidP="00000000" w:rsidRDefault="00000000" w:rsidRPr="00000000" w14:paraId="0000016A">
      <w:pPr>
        <w:numPr>
          <w:ilvl w:val="0"/>
          <w:numId w:val="31"/>
        </w:numPr>
        <w:spacing w:after="0" w:afterAutospacing="0" w:before="0" w:beforeAutospacing="0" w:lineRule="auto"/>
        <w:ind w:left="720" w:hanging="360"/>
      </w:pPr>
      <w:r w:rsidDel="00000000" w:rsidR="00000000" w:rsidRPr="00000000">
        <w:rPr>
          <w:rtl w:val="0"/>
        </w:rPr>
        <w:t xml:space="preserve">Water Treatment</w:t>
      </w:r>
    </w:p>
    <w:p w:rsidR="00000000" w:rsidDel="00000000" w:rsidP="00000000" w:rsidRDefault="00000000" w:rsidRPr="00000000" w14:paraId="0000016B">
      <w:pPr>
        <w:numPr>
          <w:ilvl w:val="0"/>
          <w:numId w:val="31"/>
        </w:numPr>
        <w:spacing w:after="0" w:afterAutospacing="0" w:before="0" w:beforeAutospacing="0" w:lineRule="auto"/>
        <w:ind w:left="720" w:hanging="360"/>
      </w:pPr>
      <w:r w:rsidDel="00000000" w:rsidR="00000000" w:rsidRPr="00000000">
        <w:rPr>
          <w:rtl w:val="0"/>
        </w:rPr>
        <w:t xml:space="preserve">Polymers &amp; Resins</w:t>
      </w:r>
    </w:p>
    <w:p w:rsidR="00000000" w:rsidDel="00000000" w:rsidP="00000000" w:rsidRDefault="00000000" w:rsidRPr="00000000" w14:paraId="0000016C">
      <w:pPr>
        <w:numPr>
          <w:ilvl w:val="0"/>
          <w:numId w:val="31"/>
        </w:numPr>
        <w:spacing w:after="24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gr6y4l4i8fzl" w:id="55"/>
      <w:bookmarkEnd w:id="55"/>
      <w:r w:rsidDel="00000000" w:rsidR="00000000" w:rsidRPr="00000000">
        <w:rPr>
          <w:b w:val="1"/>
          <w:bCs w:val="1"/>
          <w:sz w:val="34"/>
          <w:szCs w:val="34"/>
          <w:rtl w:val="0"/>
        </w:rPr>
        <w:t xml:space="preserve">Frequently Asked Questions About Buying Used Heat Exchangers</w:t>
      </w:r>
    </w:p>
    <w:p w:rsidR="00000000" w:rsidDel="00000000" w:rsidP="00000000" w:rsidRDefault="00000000" w:rsidRPr="00000000" w14:paraId="0000016F">
      <w:pPr>
        <w:spacing w:after="240" w:before="240" w:lineRule="auto"/>
        <w:rPr/>
      </w:pPr>
      <w:r w:rsidDel="00000000" w:rsidR="00000000" w:rsidRPr="00000000">
        <w:rPr>
          <w:rtl w:val="0"/>
        </w:rPr>
        <w:t xml:space="preserve">Answers to the most common questions from procurement teams evaluating used shell and tube heat exchangers.</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Q: How many heat exchangers does IPP have in stock?</w:t>
        <w:br w:type="textWrapping"/>
      </w:r>
      <w:r w:rsidDel="00000000" w:rsidR="00000000" w:rsidRPr="00000000">
        <w:rPr>
          <w:rtl w:val="0"/>
        </w:rPr>
        <w:t xml:space="preserve">A: IPP stocks a large inventory of shell and tube heat exchangers. Manufacturers include VICARB, Doyle and Roth, Atlas Industrial, Delta Tee International, Graham, Meccanica Sardia, Pfaudler, and many others. Surface areas range from 0.37 m² (4 ft²) to 1,050 m² (11,300 ft²). Browse the IMS inventory for current availability.</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Q: What condition grades are available?</w:t>
        <w:br w:type="textWrapping"/>
      </w:r>
      <w:r w:rsidDel="00000000" w:rsidR="00000000" w:rsidRPr="00000000">
        <w:rPr>
          <w:rtl w:val="0"/>
        </w:rPr>
        <w:t xml:space="preserve">A: IPP stocks heat exchangers in multiple conditions: good used, unused surplus, refurbished/rebuilt, and new. Unused heat exchangers were manufactured but never installed, offering new-equipment performance with immediate availability. Browse the current inventory for available condition options.</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Q: What manufacturers of heat exchangers does IPP stock?</w:t>
        <w:br w:type="textWrapping"/>
      </w:r>
      <w:r w:rsidDel="00000000" w:rsidR="00000000" w:rsidRPr="00000000">
        <w:rPr>
          <w:rtl w:val="0"/>
        </w:rPr>
        <w:t xml:space="preserve">A: IPP stocks shell and tube heat exchangers from a wide range of manufacturers including VICARB, Doyle and Roth, Atlas Industrial, Delta Tee International, Graham, Meccanica Sardia, Pfaudler, Johnson Hunt, Manning &amp; Lewis, DeDietrich, ITT Standard, and many others. Browse the current inventory to see available manufacturers.</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Q: What orientations are available?</w:t>
        <w:br w:type="textWrapping"/>
      </w:r>
      <w:r w:rsidDel="00000000" w:rsidR="00000000" w:rsidRPr="00000000">
        <w:rPr>
          <w:rtl w:val="0"/>
        </w:rPr>
        <w:t xml:space="preserve">A: IPP stocks heat exchangers in three orientations: horizontal, vertical, and inclined. Contact IPP with your installation requirements and our team will identify matching units.</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Q: Does IPP sell new heat exchangers as well as used?</w:t>
        <w:br w:type="textWrapping"/>
      </w:r>
      <w:r w:rsidDel="00000000" w:rsidR="00000000" w:rsidRPr="00000000">
        <w:rPr>
          <w:rtl w:val="0"/>
        </w:rPr>
        <w:t xml:space="preserve">A: Yes. IPP stocks new heat exchangers in addition to used and unused surplus units. IPP's GPS subsidiary provides custom fabricated equipment with 12–16 week average delivery. Contact IPP for details on new heat exchanger availability.</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Q: What surface area range is available?</w:t>
        <w:br w:type="textWrapping"/>
      </w:r>
      <w:r w:rsidDel="00000000" w:rsidR="00000000" w:rsidRPr="00000000">
        <w:rPr>
          <w:rtl w:val="0"/>
        </w:rPr>
        <w:t xml:space="preserve">A: IPP stocks shell and tube heat exchangers with surface areas from 0.37 m² (4 ft²) up to 1,050 m² (11,300 ft²). The largest unit in stock is a Heatran carbon steel exchanger at 1,050 m² (11,300 ft²). Contact IPP with your surface area requirements.</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Q: What pressure ratings are available?</w:t>
        <w:br w:type="textWrapping"/>
      </w:r>
      <w:r w:rsidDel="00000000" w:rsidR="00000000" w:rsidRPr="00000000">
        <w:rPr>
          <w:rtl w:val="0"/>
        </w:rPr>
        <w:t xml:space="preserve">A: Shell and tube pressure ratings range up to 179.3 bar (2,600 psi) across the heat exchanger inventory. The highest-pressure unit is the Heatran carbon steel at 179.3 bar (2,600 psi) on both shell and tube sides. Contact IPP with your process pressure requirements.</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Q: What temperature ratings are available?</w:t>
        <w:br w:type="textWrapping"/>
      </w:r>
      <w:r w:rsidDel="00000000" w:rsidR="00000000" w:rsidRPr="00000000">
        <w:rPr>
          <w:rtl w:val="0"/>
        </w:rPr>
        <w:t xml:space="preserve">A: Operating temperatures range up to 662 °C (1,224 °F) across the heat exchanger inventory. Temperature ratings vary by material of construction and design. Contact IPP with your operating temperature requirements and our team will identify matching units.</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Q: Are vacuum-rated heat exchangers available?</w:t>
        <w:br w:type="textWrapping"/>
      </w:r>
      <w:r w:rsidDel="00000000" w:rsidR="00000000" w:rsidRPr="00000000">
        <w:rPr>
          <w:rtl w:val="0"/>
        </w:rPr>
        <w:t xml:space="preserve">A: Yes. IPP stocks vacuum-capable shell and tube heat exchangers across multiple materials of construction. Vacuum-rated units are available in stainless steel, carbon steel, graphite, titanium, tantalum, and Hastelloy construction. Contact IPP with your vacuum requirements.</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Q: What tube configurations are available?</w:t>
        <w:br w:type="textWrapping"/>
      </w:r>
      <w:r w:rsidDel="00000000" w:rsidR="00000000" w:rsidRPr="00000000">
        <w:rPr>
          <w:rtl w:val="0"/>
        </w:rPr>
        <w:t xml:space="preserve">A: IPP stocks heat exchangers with tube-side passes from 1 to 8, tube counts from 18 to 1,850, and both straight tube and U-tube configurations. Tube diameters range from 12.7 mm (0.5 in) to 38.1 mm (1.5 in). Contact IPP for specific tube configurations.</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Q: What stainless steel grades are available?</w:t>
        <w:br w:type="textWrapping"/>
      </w:r>
      <w:r w:rsidDel="00000000" w:rsidR="00000000" w:rsidRPr="00000000">
        <w:rPr>
          <w:rtl w:val="0"/>
        </w:rPr>
        <w:t xml:space="preserve">A: IPP stocks stainless steel heat exchangers across multiple grades: SS 316, SS 304, SS Austenitic, SS 316L, SS 321, and other grades including SS 304L, SS 904L, SS 317, and SS 310L. Stainless steel is the most common material category in the inventory. Browse the inventory to see current availability.</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Q: Does IPP stock graphite heat exchangers?</w:t>
        <w:br w:type="textWrapping"/>
      </w:r>
      <w:r w:rsidDel="00000000" w:rsidR="00000000" w:rsidRPr="00000000">
        <w:rPr>
          <w:rtl w:val="0"/>
        </w:rPr>
        <w:t xml:space="preserve">A: Yes. IPP stocks graphite shell and tube heat exchangers — graphite is the second most common material in the inventory. Graphite shell and tube exchangers feature graphite tubes and heads with carbon steel shells. Browse the inventory for current graphite heat exchanger availability.</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Q: Does IPP stock titanium heat exchangers?</w:t>
        <w:br w:type="textWrapping"/>
      </w:r>
      <w:r w:rsidDel="00000000" w:rsidR="00000000" w:rsidRPr="00000000">
        <w:rPr>
          <w:rtl w:val="0"/>
        </w:rPr>
        <w:t xml:space="preserve">A: Yes. IPP stocks titanium shell and tube heat exchangers. The largest titanium unit is a 530 m² (5,700 ft²) Industrial Alloy Fabricators exchanger with titanium tubes and SS 316 shell. Contact IPP for current titanium heat exchanger availability.</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Q: Does IPP stock tantalum heat exchangers?</w:t>
        <w:br w:type="textWrapping"/>
      </w:r>
      <w:r w:rsidDel="00000000" w:rsidR="00000000" w:rsidRPr="00000000">
        <w:rPr>
          <w:rtl w:val="0"/>
        </w:rPr>
        <w:t xml:space="preserve">A: Yes. IPP stocks tantalum shell and tube heat exchangers. Available units include an unused Tantec tantalum exchanger with 31 m² (333.7 ft²) surface area, vacuum capable, rated to 8 bar (116 psi) shell side and 200 °C (392 °F). Contact IPP for current tantalum availability.</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Q: Does IPP stock Hastelloy heat exchangers?</w:t>
        <w:br w:type="textWrapping"/>
      </w:r>
      <w:r w:rsidDel="00000000" w:rsidR="00000000" w:rsidRPr="00000000">
        <w:rPr>
          <w:rtl w:val="0"/>
        </w:rPr>
        <w:t xml:space="preserve">A: Yes. IPP stocks Hastelloy shell and tube heat exchangers across Hastelloy C-276, Hastelloy C-22, Hastelloy B, and other Hastelloy grades. The largest Hastelloy unit is a 364 m² (3,900 ft²) NL Schkopau IRB exchanger rated to 260 °C (500 °F). Contact IPP for current Hastelloy availability.</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Q: How much can I save buying a used heat exchanger versus new?</w:t>
        <w:br w:type="textWrapping"/>
      </w:r>
      <w:r w:rsidDel="00000000" w:rsidR="00000000" w:rsidRPr="00000000">
        <w:rPr>
          <w:rtl w:val="0"/>
        </w:rPr>
        <w:t xml:space="preserve">A: Buying used heat exchangers from IPP can save up to 50% of capital and 90% of lead time versus buying new. The exact savings depend on material of construction, surface area, pressure rating, and condition. IPP provides detailed quotes with full specification matching on request. Contact IPP for pricing on specific units.</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Q: How long does it take to receive a used heat exchanger from IPP?</w:t>
        <w:br w:type="textWrapping"/>
      </w:r>
      <w:r w:rsidDel="00000000" w:rsidR="00000000" w:rsidRPr="00000000">
        <w:rPr>
          <w:rtl w:val="0"/>
        </w:rPr>
        <w:t xml:space="preserve">A: In-stock heat exchangers are ready to ship. Heat exchangers requiring refurbishment ship on a timeline that depends on scope. IPP's GPS subsidiary provides new custom fabricated equipment with 12–16 week average delivery. Contact IPP for specific lead times on units of interest. IPP ships from offices in 15 countries worldwide.</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Q: Can I visit IPP to inspect a heat exchanger before buying?</w:t>
        <w:br w:type="textWrapping"/>
      </w:r>
      <w:r w:rsidDel="00000000" w:rsidR="00000000" w:rsidRPr="00000000">
        <w:rPr>
          <w:rtl w:val="0"/>
        </w:rPr>
        <w:t xml:space="preserve">A: Contact IPP to arrange a visit or discuss inspection options for specific equipment. IPP operates offices in 15 countries: Brazil, Canada, China, Czech Republic, France, Germany, India, Italy, Mexico, Pakistan, Portugal, Romania, Turkey, United Kingdom, and the United States.</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Q: Does IPP handle shipping and freight for heat exchangers?</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 Contact IPP to discuss shipping and logistics for specific equipment.</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Q: What is the difference between shell and tube and plate heat exchangers?</w:t>
        <w:br w:type="textWrapping"/>
      </w:r>
      <w:r w:rsidDel="00000000" w:rsidR="00000000" w:rsidRPr="00000000">
        <w:rPr>
          <w:rtl w:val="0"/>
        </w:rPr>
        <w:t xml:space="preserve">A: Shell and tube heat exchangers have an external cylinder (shell) with internal tubes — one fluid flows through the tubes while the other flows around them. They handle high pressures and are rugged. Plate heat exchangers consist of a series of alloy plates held together by a frame, offering better heat transfer efficiency and easier cleaning. IPP stocks both shell and tube and plate heat exchangers. Contact IPP to discuss which design suits your application.</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il8cogh6lwnk" w:id="56"/>
      <w:bookmarkEnd w:id="56"/>
      <w:r w:rsidDel="00000000" w:rsidR="00000000" w:rsidRPr="00000000">
        <w:rPr>
          <w:b w:val="1"/>
          <w:bCs w:val="1"/>
          <w:color w:val="000000"/>
          <w:sz w:val="26"/>
          <w:szCs w:val="26"/>
          <w:rtl w:val="0"/>
        </w:rPr>
        <w:t xml:space="preserve">Looking for New Heat Exchangers?</w:t>
      </w:r>
    </w:p>
    <w:p w:rsidR="00000000" w:rsidDel="00000000" w:rsidP="00000000" w:rsidRDefault="00000000" w:rsidRPr="00000000" w14:paraId="00000186">
      <w:pPr>
        <w:spacing w:after="240" w:before="240" w:lineRule="auto"/>
        <w:rPr/>
      </w:pPr>
      <w:r w:rsidDel="00000000" w:rsidR="00000000" w:rsidRPr="00000000">
        <w:rPr>
          <w:rtl w:val="0"/>
        </w:rPr>
        <w:t xml:space="preserve">IPP Group supplies new heat exchangers through its Gale Process Solutions (GPS) subsidiary, which provides pre-built new equipment in standard, high-demand configurations as well as custom fabricated equipment with 12–16 week average delivery. If you cannot find what you need in our used inventory, we can build to your specifications.</w:t>
      </w:r>
    </w:p>
    <w:p w:rsidR="00000000" w:rsidDel="00000000" w:rsidP="00000000" w:rsidRDefault="00000000" w:rsidRPr="00000000" w14:paraId="00000187">
      <w:pPr>
        <w:spacing w:after="240" w:before="240" w:lineRule="auto"/>
        <w:rPr>
          <w:color w:val="1155cc"/>
          <w:u w:val="single"/>
        </w:rPr>
      </w:pPr>
      <w:hyperlink r:id="rId140">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w0w6afrfihro" w:id="57"/>
      <w:bookmarkEnd w:id="57"/>
      <w:r w:rsidDel="00000000" w:rsidR="00000000" w:rsidRPr="00000000">
        <w:rPr>
          <w:b w:val="1"/>
          <w:bCs w:val="1"/>
          <w:sz w:val="34"/>
          <w:szCs w:val="34"/>
          <w:rtl w:val="0"/>
        </w:rPr>
        <w:t xml:space="preserve">Ready to Buy a Heat Exchanger?</w:t>
      </w:r>
    </w:p>
    <w:p w:rsidR="00000000" w:rsidDel="00000000" w:rsidP="00000000" w:rsidRDefault="00000000" w:rsidRPr="00000000" w14:paraId="0000018A">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8B">
      <w:pPr>
        <w:spacing w:after="240" w:before="240" w:lineRule="auto"/>
        <w:rPr>
          <w:color w:val="1155cc"/>
          <w:u w:val="single"/>
        </w:rPr>
      </w:pPr>
      <w:hyperlink r:id="rId141">
        <w:r w:rsidDel="00000000" w:rsidR="00000000" w:rsidRPr="00000000">
          <w:rPr>
            <w:color w:val="1155cc"/>
            <w:u w:val="single"/>
            <w:rtl w:val="0"/>
          </w:rPr>
          <w:t xml:space="preserve">Talk to Our Team</w:t>
        </w:r>
      </w:hyperlink>
      <w:r w:rsidDel="00000000" w:rsidR="00000000" w:rsidRPr="00000000">
        <w:rPr>
          <w:rtl w:val="0"/>
        </w:rPr>
        <w:t xml:space="preserve"> |</w:t>
      </w:r>
      <w:hyperlink r:id="rId142">
        <w:r w:rsidDel="00000000" w:rsidR="00000000" w:rsidRPr="00000000">
          <w:rPr>
            <w:rtl w:val="0"/>
          </w:rPr>
          <w:t xml:space="preserve"> </w:t>
        </w:r>
      </w:hyperlink>
      <w:hyperlink r:id="rId143">
        <w:r w:rsidDel="00000000" w:rsidR="00000000" w:rsidRPr="00000000">
          <w:rPr>
            <w:color w:val="1155cc"/>
            <w:u w:val="single"/>
            <w:rtl w:val="0"/>
          </w:rPr>
          <w:t xml:space="preserve">Search Heat Exchanger Inventory</w:t>
        </w:r>
      </w:hyperlink>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s.internationalprocessplants.com/inventory/equipment/detail/228100" TargetMode="External"/><Relationship Id="rId42" Type="http://schemas.openxmlformats.org/officeDocument/2006/relationships/hyperlink" Target="https://ims.internationalprocessplants.com/inventory/equipment/detail/223711" TargetMode="External"/><Relationship Id="rId41" Type="http://schemas.openxmlformats.org/officeDocument/2006/relationships/hyperlink" Target="https://ims.internationalprocessplants.com/inventory/equipment/detail/228100" TargetMode="External"/><Relationship Id="rId44" Type="http://schemas.openxmlformats.org/officeDocument/2006/relationships/hyperlink" Target="https://ims.internationalprocessplants.com/inventory/equipment/detail/223711" TargetMode="External"/><Relationship Id="rId43" Type="http://schemas.openxmlformats.org/officeDocument/2006/relationships/hyperlink" Target="https://markdowntotext.com/contact/" TargetMode="External"/><Relationship Id="rId46" Type="http://schemas.openxmlformats.org/officeDocument/2006/relationships/hyperlink" Target="https://ims.internationalprocessplants.com/inventory/equipment/detail/245604" TargetMode="External"/><Relationship Id="rId45" Type="http://schemas.openxmlformats.org/officeDocument/2006/relationships/hyperlink" Target="https://ims.internationalprocessplants.com/inventory/equipment/detail/223711" TargetMode="External"/><Relationship Id="rId107" Type="http://schemas.openxmlformats.org/officeDocument/2006/relationships/hyperlink" Target="https://ims.internationalprocessplants.com/inventory/equipment/detail/228360" TargetMode="External"/><Relationship Id="rId106" Type="http://schemas.openxmlformats.org/officeDocument/2006/relationships/hyperlink" Target="https://ims.internationalprocessplants.com/inventory/equipment/detail/105527" TargetMode="External"/><Relationship Id="rId105" Type="http://schemas.openxmlformats.org/officeDocument/2006/relationships/hyperlink" Target="https://ims.internationalprocessplants.com/inventory/equipment/detail/105527" TargetMode="External"/><Relationship Id="rId104" Type="http://schemas.openxmlformats.org/officeDocument/2006/relationships/hyperlink" Target="https://markdowntotext.com/contact/" TargetMode="External"/><Relationship Id="rId109" Type="http://schemas.openxmlformats.org/officeDocument/2006/relationships/hyperlink" Target="https://ims.internationalprocessplants.com/inventory/equipment/detail/228360" TargetMode="External"/><Relationship Id="rId108" Type="http://schemas.openxmlformats.org/officeDocument/2006/relationships/hyperlink" Target="https://markdowntotext.com/contact/" TargetMode="External"/><Relationship Id="rId48" Type="http://schemas.openxmlformats.org/officeDocument/2006/relationships/hyperlink" Target="https://ims.internationalprocessplants.com/inventory/equipment/detail/245604" TargetMode="External"/><Relationship Id="rId47" Type="http://schemas.openxmlformats.org/officeDocument/2006/relationships/hyperlink" Target="https://markdowntotext.com/contact/" TargetMode="External"/><Relationship Id="rId49" Type="http://schemas.openxmlformats.org/officeDocument/2006/relationships/hyperlink" Target="https://ims.internationalprocessplants.com/inventory/equipment/detail/245604" TargetMode="External"/><Relationship Id="rId103" Type="http://schemas.openxmlformats.org/officeDocument/2006/relationships/hyperlink" Target="https://ims.internationalprocessplants.com/inventory/equipment/detail/105527" TargetMode="External"/><Relationship Id="rId102" Type="http://schemas.openxmlformats.org/officeDocument/2006/relationships/hyperlink" Target="https://ims.internationalprocessplants.com/inventory/equipment/heat-exchanger/shell-and-tube" TargetMode="External"/><Relationship Id="rId101" Type="http://schemas.openxmlformats.org/officeDocument/2006/relationships/hyperlink" Target="https://ims.internationalprocessplants.com/inventory/equipment/detail/204133" TargetMode="External"/><Relationship Id="rId100" Type="http://schemas.openxmlformats.org/officeDocument/2006/relationships/hyperlink" Target="https://ims.internationalprocessplants.com/inventory/equipment/detail/204133" TargetMode="External"/><Relationship Id="rId31" Type="http://schemas.openxmlformats.org/officeDocument/2006/relationships/hyperlink" Target="https://ims.internationalprocessplants.com/inventory/equipment/detail/230154" TargetMode="External"/><Relationship Id="rId30" Type="http://schemas.openxmlformats.org/officeDocument/2006/relationships/hyperlink" Target="https://markdowntotext.com/contact/" TargetMode="External"/><Relationship Id="rId33" Type="http://schemas.openxmlformats.org/officeDocument/2006/relationships/hyperlink" Target="https://ims.internationalprocessplants.com/inventory/equipment/detail/105527" TargetMode="External"/><Relationship Id="rId32" Type="http://schemas.openxmlformats.org/officeDocument/2006/relationships/hyperlink" Target="https://ims.internationalprocessplants.com/inventory/equipment/detail/230154" TargetMode="External"/><Relationship Id="rId35" Type="http://schemas.openxmlformats.org/officeDocument/2006/relationships/hyperlink" Target="https://ims.internationalprocessplants.com/inventory/equipment/detail/105527" TargetMode="External"/><Relationship Id="rId34" Type="http://schemas.openxmlformats.org/officeDocument/2006/relationships/hyperlink" Target="https://markdowntotext.com/contact/" TargetMode="External"/><Relationship Id="rId37" Type="http://schemas.openxmlformats.org/officeDocument/2006/relationships/hyperlink" Target="https://ims.internationalprocessplants.com/inventory/equipment/heat-exchanger/shell-and-tube" TargetMode="External"/><Relationship Id="rId36" Type="http://schemas.openxmlformats.org/officeDocument/2006/relationships/hyperlink" Target="https://ims.internationalprocessplants.com/inventory/equipment/detail/105527" TargetMode="External"/><Relationship Id="rId39" Type="http://schemas.openxmlformats.org/officeDocument/2006/relationships/hyperlink" Target="https://markdowntotext.com/contact/" TargetMode="External"/><Relationship Id="rId38" Type="http://schemas.openxmlformats.org/officeDocument/2006/relationships/hyperlink" Target="https://ims.internationalprocessplants.com/inventory/equipment/detail/228100" TargetMode="External"/><Relationship Id="rId20" Type="http://schemas.openxmlformats.org/officeDocument/2006/relationships/hyperlink" Target="https://ims.internationalprocessplants.com/inventory/equipment/detail/218221" TargetMode="External"/><Relationship Id="rId22" Type="http://schemas.openxmlformats.org/officeDocument/2006/relationships/hyperlink" Target="https://ims.internationalprocessplants.com/inventory/equipment/detail/218221" TargetMode="External"/><Relationship Id="rId21" Type="http://schemas.openxmlformats.org/officeDocument/2006/relationships/hyperlink" Target="https://markdowntotext.com/contact/" TargetMode="External"/><Relationship Id="rId24" Type="http://schemas.openxmlformats.org/officeDocument/2006/relationships/hyperlink" Target="https://ims.internationalprocessplants.com/inventory/equipment/heat-exchanger/shell-and-tube" TargetMode="External"/><Relationship Id="rId23" Type="http://schemas.openxmlformats.org/officeDocument/2006/relationships/hyperlink" Target="https://ims.internationalprocessplants.com/inventory/equipment/detail/218221" TargetMode="External"/><Relationship Id="rId129" Type="http://schemas.openxmlformats.org/officeDocument/2006/relationships/hyperlink" Target="https://ims.internationalprocessplants.com/inventory/equipment/detail/232795" TargetMode="External"/><Relationship Id="rId128" Type="http://schemas.openxmlformats.org/officeDocument/2006/relationships/hyperlink" Target="https://ims.internationalprocessplants.com/inventory/equipment/heat-exchanger/shell-and-tube" TargetMode="External"/><Relationship Id="rId127" Type="http://schemas.openxmlformats.org/officeDocument/2006/relationships/hyperlink" Target="https://ims.internationalprocessplants.com/inventory/equipment/detail/703780" TargetMode="External"/><Relationship Id="rId126" Type="http://schemas.openxmlformats.org/officeDocument/2006/relationships/hyperlink" Target="https://ims.internationalprocessplants.com/inventory/equipment/detail/703780" TargetMode="External"/><Relationship Id="rId26" Type="http://schemas.openxmlformats.org/officeDocument/2006/relationships/hyperlink" Target="https://markdowntotext.com/contact/" TargetMode="External"/><Relationship Id="rId121" Type="http://schemas.openxmlformats.org/officeDocument/2006/relationships/hyperlink" Target="https://markdowntotext.com/contact/" TargetMode="External"/><Relationship Id="rId25" Type="http://schemas.openxmlformats.org/officeDocument/2006/relationships/hyperlink" Target="https://ims.internationalprocessplants.com/inventory/equipment/detail/212821" TargetMode="External"/><Relationship Id="rId120" Type="http://schemas.openxmlformats.org/officeDocument/2006/relationships/hyperlink" Target="https://ims.internationalprocessplants.com/inventory/equipment/detail/238376" TargetMode="External"/><Relationship Id="rId28" Type="http://schemas.openxmlformats.org/officeDocument/2006/relationships/hyperlink" Target="https://ims.internationalprocessplants.com/inventory/equipment/detail/212821" TargetMode="External"/><Relationship Id="rId27" Type="http://schemas.openxmlformats.org/officeDocument/2006/relationships/hyperlink" Target="https://ims.internationalprocessplants.com/inventory/equipment/detail/212821" TargetMode="External"/><Relationship Id="rId125" Type="http://schemas.openxmlformats.org/officeDocument/2006/relationships/hyperlink" Target="https://markdowntotext.com/contact/" TargetMode="External"/><Relationship Id="rId29" Type="http://schemas.openxmlformats.org/officeDocument/2006/relationships/hyperlink" Target="https://ims.internationalprocessplants.com/inventory/equipment/detail/230154" TargetMode="External"/><Relationship Id="rId124" Type="http://schemas.openxmlformats.org/officeDocument/2006/relationships/hyperlink" Target="https://ims.internationalprocessplants.com/inventory/equipment/detail/703780" TargetMode="External"/><Relationship Id="rId123" Type="http://schemas.openxmlformats.org/officeDocument/2006/relationships/hyperlink" Target="https://ims.internationalprocessplants.com/inventory/equipment/detail/238376" TargetMode="External"/><Relationship Id="rId122" Type="http://schemas.openxmlformats.org/officeDocument/2006/relationships/hyperlink" Target="https://ims.internationalprocessplants.com/inventory/equipment/detail/238376" TargetMode="External"/><Relationship Id="rId95" Type="http://schemas.openxmlformats.org/officeDocument/2006/relationships/hyperlink" Target="https://markdowntotext.com/contact/" TargetMode="External"/><Relationship Id="rId94" Type="http://schemas.openxmlformats.org/officeDocument/2006/relationships/hyperlink" Target="https://ims.internationalprocessplants.com/inventory/equipment/detail/218221" TargetMode="External"/><Relationship Id="rId97" Type="http://schemas.openxmlformats.org/officeDocument/2006/relationships/hyperlink" Target="https://ims.internationalprocessplants.com/inventory/equipment/detail/218221" TargetMode="External"/><Relationship Id="rId96" Type="http://schemas.openxmlformats.org/officeDocument/2006/relationships/hyperlink" Target="https://ims.internationalprocessplants.com/inventory/equipment/detail/218221" TargetMode="External"/><Relationship Id="rId11" Type="http://schemas.openxmlformats.org/officeDocument/2006/relationships/hyperlink" Target="https://ims.internationalprocessplants.com/inventory/equipment/detail/228100" TargetMode="External"/><Relationship Id="rId99" Type="http://schemas.openxmlformats.org/officeDocument/2006/relationships/hyperlink" Target="https://markdowntotext.com/contact/" TargetMode="External"/><Relationship Id="rId10" Type="http://schemas.openxmlformats.org/officeDocument/2006/relationships/hyperlink" Target="https://ims.internationalprocessplants.com/inventory/equipment/detail/212821" TargetMode="External"/><Relationship Id="rId98" Type="http://schemas.openxmlformats.org/officeDocument/2006/relationships/hyperlink" Target="https://ims.internationalprocessplants.com/inventory/equipment/detail/204133" TargetMode="External"/><Relationship Id="rId13" Type="http://schemas.openxmlformats.org/officeDocument/2006/relationships/hyperlink" Target="https://markdowntotext.com/contact/" TargetMode="External"/><Relationship Id="rId12" Type="http://schemas.openxmlformats.org/officeDocument/2006/relationships/hyperlink" Target="https://ims.internationalprocessplants.com/inventory/equipment/detail/222143" TargetMode="External"/><Relationship Id="rId91" Type="http://schemas.openxmlformats.org/officeDocument/2006/relationships/hyperlink" Target="https://markdowntotext.com/contact/" TargetMode="External"/><Relationship Id="rId90" Type="http://schemas.openxmlformats.org/officeDocument/2006/relationships/hyperlink" Target="https://ims.internationalprocessplants.com/inventory/equipment/detail/212821" TargetMode="External"/><Relationship Id="rId93" Type="http://schemas.openxmlformats.org/officeDocument/2006/relationships/hyperlink" Target="https://ims.internationalprocessplants.com/inventory/equipment/detail/212821" TargetMode="External"/><Relationship Id="rId92" Type="http://schemas.openxmlformats.org/officeDocument/2006/relationships/hyperlink" Target="https://ims.internationalprocessplants.com/inventory/equipment/detail/212821" TargetMode="External"/><Relationship Id="rId118" Type="http://schemas.openxmlformats.org/officeDocument/2006/relationships/hyperlink" Target="https://ims.internationalprocessplants.com/inventory/equipment/detail/210814" TargetMode="External"/><Relationship Id="rId117" Type="http://schemas.openxmlformats.org/officeDocument/2006/relationships/hyperlink" Target="https://markdowntotext.com/contact/" TargetMode="External"/><Relationship Id="rId116" Type="http://schemas.openxmlformats.org/officeDocument/2006/relationships/hyperlink" Target="https://ims.internationalprocessplants.com/inventory/equipment/detail/210814" TargetMode="External"/><Relationship Id="rId115" Type="http://schemas.openxmlformats.org/officeDocument/2006/relationships/hyperlink" Target="https://ims.internationalprocessplants.com/inventory/equipment/heat-exchanger/shell-and-tube" TargetMode="External"/><Relationship Id="rId119" Type="http://schemas.openxmlformats.org/officeDocument/2006/relationships/hyperlink" Target="https://ims.internationalprocessplants.com/inventory/equipment/detail/210814" TargetMode="External"/><Relationship Id="rId15" Type="http://schemas.openxmlformats.org/officeDocument/2006/relationships/hyperlink" Target="https://ims.internationalprocessplants.com/inventory/equipment/detail/222143" TargetMode="External"/><Relationship Id="rId110" Type="http://schemas.openxmlformats.org/officeDocument/2006/relationships/hyperlink" Target="https://ims.internationalprocessplants.com/inventory/equipment/detail/228360" TargetMode="External"/><Relationship Id="rId14" Type="http://schemas.openxmlformats.org/officeDocument/2006/relationships/hyperlink" Target="https://ims.internationalprocessplants.com/inventory/equipment/detail/222143" TargetMode="External"/><Relationship Id="rId17" Type="http://schemas.openxmlformats.org/officeDocument/2006/relationships/hyperlink" Target="https://markdowntotext.com/contact/" TargetMode="External"/><Relationship Id="rId16" Type="http://schemas.openxmlformats.org/officeDocument/2006/relationships/hyperlink" Target="https://ims.internationalprocessplants.com/inventory/equipment/detail/207854" TargetMode="External"/><Relationship Id="rId19" Type="http://schemas.openxmlformats.org/officeDocument/2006/relationships/hyperlink" Target="https://ims.internationalprocessplants.com/inventory/equipment/detail/207854" TargetMode="External"/><Relationship Id="rId114" Type="http://schemas.openxmlformats.org/officeDocument/2006/relationships/hyperlink" Target="https://ims.internationalprocessplants.com/inventory/equipment/detail/230154" TargetMode="External"/><Relationship Id="rId18" Type="http://schemas.openxmlformats.org/officeDocument/2006/relationships/hyperlink" Target="https://ims.internationalprocessplants.com/inventory/equipment/detail/207854" TargetMode="External"/><Relationship Id="rId113" Type="http://schemas.openxmlformats.org/officeDocument/2006/relationships/hyperlink" Target="https://ims.internationalprocessplants.com/inventory/equipment/detail/230154" TargetMode="External"/><Relationship Id="rId112" Type="http://schemas.openxmlformats.org/officeDocument/2006/relationships/hyperlink" Target="https://markdowntotext.com/contact/" TargetMode="External"/><Relationship Id="rId111" Type="http://schemas.openxmlformats.org/officeDocument/2006/relationships/hyperlink" Target="https://ims.internationalprocessplants.com/inventory/equipment/detail/230154" TargetMode="External"/><Relationship Id="rId84" Type="http://schemas.openxmlformats.org/officeDocument/2006/relationships/hyperlink" Target="https://ims.internationalprocessplants.com/inventory/equipment/detail/241037" TargetMode="External"/><Relationship Id="rId83" Type="http://schemas.openxmlformats.org/officeDocument/2006/relationships/hyperlink" Target="https://ims.internationalprocessplants.com/inventory/equipment/detail/241037" TargetMode="External"/><Relationship Id="rId86" Type="http://schemas.openxmlformats.org/officeDocument/2006/relationships/hyperlink" Target="https://markdowntotext.com/contact/" TargetMode="External"/><Relationship Id="rId85" Type="http://schemas.openxmlformats.org/officeDocument/2006/relationships/hyperlink" Target="https://ims.internationalprocessplants.com/inventory/equipment/detail/212821" TargetMode="External"/><Relationship Id="rId88" Type="http://schemas.openxmlformats.org/officeDocument/2006/relationships/hyperlink" Target="https://ims.internationalprocessplants.com/inventory/equipment/detail/212821" TargetMode="External"/><Relationship Id="rId87" Type="http://schemas.openxmlformats.org/officeDocument/2006/relationships/hyperlink" Target="https://ims.internationalprocessplants.com/inventory/equipment/detail/212821" TargetMode="External"/><Relationship Id="rId89" Type="http://schemas.openxmlformats.org/officeDocument/2006/relationships/hyperlink" Target="https://ims.internationalprocessplants.com/inventory/equipment/heat-exchanger/shell-and-tube" TargetMode="External"/><Relationship Id="rId80" Type="http://schemas.openxmlformats.org/officeDocument/2006/relationships/hyperlink" Target="https://ims.internationalprocessplants.com/inventory/equipment/detail/228360" TargetMode="External"/><Relationship Id="rId82" Type="http://schemas.openxmlformats.org/officeDocument/2006/relationships/hyperlink" Target="https://markdowntotext.com/contact/" TargetMode="External"/><Relationship Id="rId81" Type="http://schemas.openxmlformats.org/officeDocument/2006/relationships/hyperlink" Target="https://ims.internationalprocessplants.com/inventory/equipment/detail/24103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222143" TargetMode="External"/><Relationship Id="rId143" Type="http://schemas.openxmlformats.org/officeDocument/2006/relationships/hyperlink" Target="https://ims.internationalprocessplants.com/inventory/equipment/heat-exchanger/shell-and-tube" TargetMode="External"/><Relationship Id="rId142" Type="http://schemas.openxmlformats.org/officeDocument/2006/relationships/hyperlink" Target="https://ims.internationalprocessplants.com/inventory/equipment/heat-exchanger/shell-and-tube" TargetMode="External"/><Relationship Id="rId141" Type="http://schemas.openxmlformats.org/officeDocument/2006/relationships/hyperlink" Target="https://markdowntotext.com/contact/" TargetMode="External"/><Relationship Id="rId140" Type="http://schemas.openxmlformats.org/officeDocument/2006/relationships/hyperlink" Target="https://markdowntotext.com/contact/" TargetMode="External"/><Relationship Id="rId5" Type="http://schemas.openxmlformats.org/officeDocument/2006/relationships/styles" Target="styles.xml"/><Relationship Id="rId6" Type="http://schemas.openxmlformats.org/officeDocument/2006/relationships/hyperlink" Target="https://markdowntotext.com/contact/" TargetMode="External"/><Relationship Id="rId7" Type="http://schemas.openxmlformats.org/officeDocument/2006/relationships/hyperlink" Target="https://ims.internationalprocessplants.com/inventory/equipment/heat-exchanger/shell-and-tube" TargetMode="External"/><Relationship Id="rId8" Type="http://schemas.openxmlformats.org/officeDocument/2006/relationships/hyperlink" Target="https://ims.internationalprocessplants.com/inventory/equipment/heat-exchanger/shell-and-tube" TargetMode="External"/><Relationship Id="rId73" Type="http://schemas.openxmlformats.org/officeDocument/2006/relationships/hyperlink" Target="https://markdowntotext.com/contact/" TargetMode="External"/><Relationship Id="rId72" Type="http://schemas.openxmlformats.org/officeDocument/2006/relationships/hyperlink" Target="https://ims.internationalprocessplants.com/inventory/equipment/detail/232768" TargetMode="External"/><Relationship Id="rId75" Type="http://schemas.openxmlformats.org/officeDocument/2006/relationships/hyperlink" Target="https://ims.internationalprocessplants.com/inventory/equipment/detail/232768" TargetMode="External"/><Relationship Id="rId74" Type="http://schemas.openxmlformats.org/officeDocument/2006/relationships/hyperlink" Target="https://ims.internationalprocessplants.com/inventory/equipment/detail/232768" TargetMode="External"/><Relationship Id="rId77" Type="http://schemas.openxmlformats.org/officeDocument/2006/relationships/hyperlink" Target="https://ims.internationalprocessplants.com/inventory/equipment/detail/228360" TargetMode="External"/><Relationship Id="rId76" Type="http://schemas.openxmlformats.org/officeDocument/2006/relationships/hyperlink" Target="https://ims.internationalprocessplants.com/inventory/equipment/heat-exchanger/shell-and-tube" TargetMode="External"/><Relationship Id="rId79" Type="http://schemas.openxmlformats.org/officeDocument/2006/relationships/hyperlink" Target="https://ims.internationalprocessplants.com/inventory/equipment/detail/228360" TargetMode="External"/><Relationship Id="rId78" Type="http://schemas.openxmlformats.org/officeDocument/2006/relationships/hyperlink" Target="https://markdowntotext.com/contact/" TargetMode="External"/><Relationship Id="rId71" Type="http://schemas.openxmlformats.org/officeDocument/2006/relationships/hyperlink" Target="https://ims.internationalprocessplants.com/inventory/equipment/detail/230389" TargetMode="External"/><Relationship Id="rId70" Type="http://schemas.openxmlformats.org/officeDocument/2006/relationships/hyperlink" Target="https://ims.internationalprocessplants.com/inventory/equipment/detail/230389" TargetMode="External"/><Relationship Id="rId139" Type="http://schemas.openxmlformats.org/officeDocument/2006/relationships/hyperlink" Target="https://markdowntotext.com/equipment/heat-exchanger/shell-and-tube/" TargetMode="External"/><Relationship Id="rId138" Type="http://schemas.openxmlformats.org/officeDocument/2006/relationships/hyperlink" Target="https://markdowntotext.com/contact/" TargetMode="External"/><Relationship Id="rId137" Type="http://schemas.openxmlformats.org/officeDocument/2006/relationships/hyperlink" Target="https://ims.internationalprocessplants.com/inventory/equipment/heat-exchanger/shell-and-tube" TargetMode="External"/><Relationship Id="rId132" Type="http://schemas.openxmlformats.org/officeDocument/2006/relationships/hyperlink" Target="https://ims.internationalprocessplants.com/inventory/equipment/detail/232795" TargetMode="External"/><Relationship Id="rId131" Type="http://schemas.openxmlformats.org/officeDocument/2006/relationships/hyperlink" Target="https://ims.internationalprocessplants.com/inventory/equipment/detail/232795" TargetMode="External"/><Relationship Id="rId130" Type="http://schemas.openxmlformats.org/officeDocument/2006/relationships/hyperlink" Target="https://markdowntotext.com/contact/" TargetMode="External"/><Relationship Id="rId136" Type="http://schemas.openxmlformats.org/officeDocument/2006/relationships/hyperlink" Target="https://ims.internationalprocessplants.com/inventory/equipment/detail/233988" TargetMode="External"/><Relationship Id="rId135" Type="http://schemas.openxmlformats.org/officeDocument/2006/relationships/hyperlink" Target="https://ims.internationalprocessplants.com/inventory/equipment/detail/233988" TargetMode="External"/><Relationship Id="rId134" Type="http://schemas.openxmlformats.org/officeDocument/2006/relationships/hyperlink" Target="https://markdowntotext.com/contact/" TargetMode="External"/><Relationship Id="rId133" Type="http://schemas.openxmlformats.org/officeDocument/2006/relationships/hyperlink" Target="https://ims.internationalprocessplants.com/inventory/equipment/detail/233988" TargetMode="External"/><Relationship Id="rId62" Type="http://schemas.openxmlformats.org/officeDocument/2006/relationships/hyperlink" Target="https://ims.internationalprocessplants.com/inventory/equipment/detail/204133" TargetMode="External"/><Relationship Id="rId61" Type="http://schemas.openxmlformats.org/officeDocument/2006/relationships/hyperlink" Target="https://ims.internationalprocessplants.com/inventory/equipment/detail/204133" TargetMode="External"/><Relationship Id="rId64" Type="http://schemas.openxmlformats.org/officeDocument/2006/relationships/hyperlink" Target="https://ims.internationalprocessplants.com/inventory/equipment/detail/112242" TargetMode="External"/><Relationship Id="rId63" Type="http://schemas.openxmlformats.org/officeDocument/2006/relationships/hyperlink" Target="https://ims.internationalprocessplants.com/inventory/equipment/heat-exchanger/shell-and-tube" TargetMode="External"/><Relationship Id="rId66" Type="http://schemas.openxmlformats.org/officeDocument/2006/relationships/hyperlink" Target="https://ims.internationalprocessplants.com/inventory/equipment/detail/112242" TargetMode="External"/><Relationship Id="rId65" Type="http://schemas.openxmlformats.org/officeDocument/2006/relationships/hyperlink" Target="https://markdowntotext.com/contact/" TargetMode="External"/><Relationship Id="rId68" Type="http://schemas.openxmlformats.org/officeDocument/2006/relationships/hyperlink" Target="https://ims.internationalprocessplants.com/inventory/equipment/detail/230389" TargetMode="External"/><Relationship Id="rId67" Type="http://schemas.openxmlformats.org/officeDocument/2006/relationships/hyperlink" Target="https://ims.internationalprocessplants.com/inventory/equipment/detail/112242" TargetMode="External"/><Relationship Id="rId60" Type="http://schemas.openxmlformats.org/officeDocument/2006/relationships/hyperlink" Target="https://markdowntotext.com/contact/" TargetMode="External"/><Relationship Id="rId69" Type="http://schemas.openxmlformats.org/officeDocument/2006/relationships/hyperlink" Target="https://markdowntotext.com/contact/" TargetMode="External"/><Relationship Id="rId51" Type="http://schemas.openxmlformats.org/officeDocument/2006/relationships/hyperlink" Target="https://ims.internationalprocessplants.com/inventory/equipment/detail/204115" TargetMode="External"/><Relationship Id="rId50" Type="http://schemas.openxmlformats.org/officeDocument/2006/relationships/hyperlink" Target="https://ims.internationalprocessplants.com/inventory/equipment/heat-exchanger/shell-and-tube" TargetMode="External"/><Relationship Id="rId53" Type="http://schemas.openxmlformats.org/officeDocument/2006/relationships/hyperlink" Target="https://ims.internationalprocessplants.com/inventory/equipment/detail/204115" TargetMode="External"/><Relationship Id="rId52" Type="http://schemas.openxmlformats.org/officeDocument/2006/relationships/hyperlink" Target="https://markdowntotext.com/contact/" TargetMode="External"/><Relationship Id="rId55" Type="http://schemas.openxmlformats.org/officeDocument/2006/relationships/hyperlink" Target="https://ims.internationalprocessplants.com/inventory/equipment/detail/204125" TargetMode="External"/><Relationship Id="rId54" Type="http://schemas.openxmlformats.org/officeDocument/2006/relationships/hyperlink" Target="https://ims.internationalprocessplants.com/inventory/equipment/detail/204115" TargetMode="External"/><Relationship Id="rId57" Type="http://schemas.openxmlformats.org/officeDocument/2006/relationships/hyperlink" Target="https://ims.internationalprocessplants.com/inventory/equipment/detail/204125" TargetMode="External"/><Relationship Id="rId56" Type="http://schemas.openxmlformats.org/officeDocument/2006/relationships/hyperlink" Target="https://markdowntotext.com/contact/" TargetMode="External"/><Relationship Id="rId59" Type="http://schemas.openxmlformats.org/officeDocument/2006/relationships/hyperlink" Target="https://ims.internationalprocessplants.com/inventory/equipment/detail/204133" TargetMode="External"/><Relationship Id="rId58" Type="http://schemas.openxmlformats.org/officeDocument/2006/relationships/hyperlink" Target="https://ims.internationalprocessplants.com/inventory/equipment/detail/2041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