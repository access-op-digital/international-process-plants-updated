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jt9t2mvrfoi" w:id="0"/>
      <w:bookmarkEnd w:id="0"/>
      <w:r w:rsidDel="00000000" w:rsidR="00000000" w:rsidRPr="00000000">
        <w:rPr>
          <w:b w:val="1"/>
          <w:bCs w:val="1"/>
          <w:sz w:val="46"/>
          <w:szCs w:val="46"/>
          <w:rtl w:val="0"/>
        </w:rPr>
        <w:t xml:space="preserve">Buy Used </w:t>
      </w:r>
      <w:ins w:author="Scott Phillips" w:id="0" w:date="2026-04-22T14:50:33Z">
        <w:r w:rsidDel="00000000" w:rsidR="00000000" w:rsidRPr="00000000">
          <w:rPr>
            <w:b w:val="1"/>
            <w:bCs w:val="1"/>
            <w:sz w:val="46"/>
            <w:szCs w:val="46"/>
            <w:rtl w:val="0"/>
          </w:rPr>
          <w:t xml:space="preserve">Process &amp; Industrial </w:t>
        </w:r>
      </w:ins>
      <w:r w:rsidDel="00000000" w:rsidR="00000000" w:rsidRPr="00000000">
        <w:rPr>
          <w:b w:val="1"/>
          <w:bCs w:val="1"/>
          <w:sz w:val="46"/>
          <w:szCs w:val="46"/>
          <w:rtl w:val="0"/>
        </w:rPr>
        <w:t xml:space="preserve">Filters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w:t>
      </w:r>
      <w:ins w:author="Scott Phillips" w:id="1" w:date="2026-04-22T14:51:02Z">
        <w:r w:rsidDel="00000000" w:rsidR="00000000" w:rsidRPr="00000000">
          <w:rPr>
            <w:rtl w:val="0"/>
          </w:rPr>
          <w:t xml:space="preserve">process and industrial </w:t>
        </w:r>
      </w:ins>
      <w:r w:rsidDel="00000000" w:rsidR="00000000" w:rsidRPr="00000000">
        <w:rPr>
          <w:rtl w:val="0"/>
        </w:rPr>
        <w:t xml:space="preserve">filters through International Process Plants gives chemical, pharmaceutical, food and beverage, and environmental manufacturers access to pressure leaf filters, Rosenmund &amp; Cogiem filter dryers, and nutsche filters with filtration areas from 0.03 m² to 80 m² in stainless steel, Hastelloy, and glass-lined construction. Buying used can save up to 50% of capital and 90% of lead time versus buying new.</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 316L, 304, 321, Hastelloy C-22 and C-276, and glass-lined. Filtration areas range from 0.03 m² (0.32 ft²) to 80 m² (861 ft²). Internal pressure ratings range from 2 bar (29 psi) to 27.6 bar (400 psi). Jacketed options are available across the inventory for temperature-controlled filtration operations.</w:t>
      </w:r>
    </w:p>
    <w:p w:rsidR="00000000" w:rsidDel="00000000" w:rsidP="00000000" w:rsidRDefault="00000000" w:rsidRPr="00000000" w14:paraId="00000004">
      <w:pPr>
        <w:spacing w:after="240" w:before="240" w:lineRule="auto"/>
        <w:rPr/>
      </w:pPr>
      <w:r w:rsidDel="00000000" w:rsidR="00000000" w:rsidRPr="00000000">
        <w:rPr>
          <w:rtl w:val="0"/>
        </w:rPr>
        <w:t xml:space="preserve">IPP stocks </w:t>
      </w:r>
      <w:ins w:author="Scott Phillips" w:id="2" w:date="2026-04-22T14:51:20Z">
        <w:r w:rsidDel="00000000" w:rsidR="00000000" w:rsidRPr="00000000">
          <w:rPr>
            <w:rtl w:val="0"/>
          </w:rPr>
          <w:t xml:space="preserve">process and industrial </w:t>
        </w:r>
      </w:ins>
      <w:r w:rsidDel="00000000" w:rsidR="00000000" w:rsidRPr="00000000">
        <w:rPr>
          <w:rtl w:val="0"/>
        </w:rPr>
        <w:t xml:space="preserve">filters with multiple formats to match flow rate and solids content, jacketed options for temperature-sensitive operations, and ASME code-rated vessels for pressure applications. Options include automated cake discharge and backflushing. Condition options include good used, unused, and new. Buying used filters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Filter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1980 Established Since | 15 Countries with Offices | 0.03–80 Filtration Area m² Range | 3 Filter Subtypes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6"/>
        </w:numPr>
        <w:spacing w:after="0" w:afterAutospacing="0" w:before="240" w:lineRule="auto"/>
        <w:ind w:left="720" w:hanging="360"/>
      </w:pPr>
      <w:hyperlink r:id="rId9">
        <w:r w:rsidDel="00000000" w:rsidR="00000000" w:rsidRPr="00000000">
          <w:rPr>
            <w:color w:val="1155cc"/>
            <w:u w:val="single"/>
            <w:rtl w:val="0"/>
          </w:rPr>
          <w:t xml:space="preserve">Pressure Leaf Filters -- Sparkler, Schenk, Chemap &amp; more</w:t>
        </w:r>
      </w:hyperlink>
      <w:r w:rsidDel="00000000" w:rsidR="00000000" w:rsidRPr="00000000">
        <w:rPr>
          <w:rtl w:val="0"/>
        </w:rPr>
      </w:r>
    </w:p>
    <w:p w:rsidR="00000000" w:rsidDel="00000000" w:rsidP="00000000" w:rsidRDefault="00000000" w:rsidRPr="00000000" w14:paraId="00000009">
      <w:pPr>
        <w:numPr>
          <w:ilvl w:val="0"/>
          <w:numId w:val="16"/>
        </w:numPr>
        <w:spacing w:after="0" w:afterAutospacing="0" w:before="0" w:beforeAutospacing="0" w:lineRule="auto"/>
        <w:ind w:left="720" w:hanging="360"/>
      </w:pPr>
      <w:hyperlink r:id="rId10">
        <w:r w:rsidDel="00000000" w:rsidR="00000000" w:rsidRPr="00000000">
          <w:rPr>
            <w:color w:val="1155cc"/>
            <w:u w:val="single"/>
            <w:rtl w:val="0"/>
          </w:rPr>
          <w:t xml:space="preserve">Rosenmund &amp; Cogiem Filter Dryers -- 3V Cogeim, Guedu, GL Filtrations &amp; more</w:t>
        </w:r>
      </w:hyperlink>
      <w:r w:rsidDel="00000000" w:rsidR="00000000" w:rsidRPr="00000000">
        <w:rPr>
          <w:rtl w:val="0"/>
        </w:rPr>
      </w:r>
    </w:p>
    <w:p w:rsidR="00000000" w:rsidDel="00000000" w:rsidP="00000000" w:rsidRDefault="00000000" w:rsidRPr="00000000" w14:paraId="0000000A">
      <w:pPr>
        <w:numPr>
          <w:ilvl w:val="0"/>
          <w:numId w:val="16"/>
        </w:numPr>
        <w:spacing w:after="240" w:before="0" w:beforeAutospacing="0" w:lineRule="auto"/>
        <w:ind w:left="720" w:hanging="360"/>
      </w:pPr>
      <w:hyperlink r:id="rId11">
        <w:r w:rsidDel="00000000" w:rsidR="00000000" w:rsidRPr="00000000">
          <w:rPr>
            <w:color w:val="1155cc"/>
            <w:u w:val="single"/>
            <w:rtl w:val="0"/>
          </w:rPr>
          <w:t xml:space="preserve">Nutsche Filters -- Pfaudler, Seitz-Werke, JENS OLSEN &amp; more</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56rcdsozfrf" w:id="1"/>
      <w:bookmarkEnd w:id="1"/>
      <w:r w:rsidDel="00000000" w:rsidR="00000000" w:rsidRPr="00000000">
        <w:rPr>
          <w:b w:val="1"/>
          <w:bCs w:val="1"/>
          <w:sz w:val="34"/>
          <w:szCs w:val="34"/>
          <w:rtl w:val="0"/>
        </w:rPr>
        <w:t xml:space="preserve">Buy Used </w:t>
      </w:r>
      <w:ins w:author="Scott Phillips" w:id="3" w:date="2026-04-22T14:51:37Z">
        <w:r w:rsidDel="00000000" w:rsidR="00000000" w:rsidRPr="00000000">
          <w:rPr>
            <w:b w:val="1"/>
            <w:bCs w:val="1"/>
            <w:sz w:val="34"/>
            <w:szCs w:val="34"/>
            <w:rtl w:val="0"/>
          </w:rPr>
          <w:t xml:space="preserve">Industrial and Process </w:t>
        </w:r>
      </w:ins>
      <w:r w:rsidDel="00000000" w:rsidR="00000000" w:rsidRPr="00000000">
        <w:rPr>
          <w:b w:val="1"/>
          <w:bCs w:val="1"/>
          <w:sz w:val="34"/>
          <w:szCs w:val="34"/>
          <w:rtl w:val="0"/>
        </w:rPr>
        <w:t xml:space="preserve">Filters by Type</w:t>
      </w:r>
    </w:p>
    <w:p w:rsidR="00000000" w:rsidDel="00000000" w:rsidP="00000000" w:rsidRDefault="00000000" w:rsidRPr="00000000" w14:paraId="0000000D">
      <w:pPr>
        <w:spacing w:after="240" w:before="240" w:lineRule="auto"/>
        <w:rPr/>
      </w:pPr>
      <w:r w:rsidDel="00000000" w:rsidR="00000000" w:rsidRPr="00000000">
        <w:rPr>
          <w:rtl w:val="0"/>
        </w:rPr>
        <w:t xml:space="preserve">IPP stocks industrial filters across three subtypes: pressure leaf, Rosenmund &amp; Cogiem filter dryers, and nutsche filters. Select a filter type below to view featured inventory.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9zdxorxy99c" w:id="2"/>
      <w:bookmarkEnd w:id="2"/>
      <w:r w:rsidDel="00000000" w:rsidR="00000000" w:rsidRPr="00000000">
        <w:rPr>
          <w:b w:val="1"/>
          <w:bCs w:val="1"/>
          <w:color w:val="000000"/>
          <w:sz w:val="26"/>
          <w:szCs w:val="26"/>
          <w:rtl w:val="0"/>
        </w:rPr>
        <w:t xml:space="preserve">Buy Used Pressure Leaf Filters for Sale</w:t>
      </w:r>
    </w:p>
    <w:p w:rsidR="00000000" w:rsidDel="00000000" w:rsidP="00000000" w:rsidRDefault="00000000" w:rsidRPr="00000000" w14:paraId="0000000F">
      <w:pPr>
        <w:spacing w:after="240" w:before="240" w:lineRule="auto"/>
        <w:rPr/>
      </w:pPr>
      <w:r w:rsidDel="00000000" w:rsidR="00000000" w:rsidRPr="00000000">
        <w:rPr>
          <w:rtl w:val="0"/>
        </w:rPr>
        <w:t xml:space="preserve">Pressure leaf filters offer continuous, enclosed operation ideal for fine filtration. IPP stocks pressure leaf filters from manufacturers including Sparkler, Schenk, Chemap, Gale Process Solutions, and more. Available in stainless steel 316, 316L, 304, 321, and austenitic grades.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p24poebu1ag" w:id="3"/>
      <w:bookmarkEnd w:id="3"/>
      <w:r w:rsidDel="00000000" w:rsidR="00000000" w:rsidRPr="00000000">
        <w:rPr>
          <w:b w:val="1"/>
          <w:bCs w:val="1"/>
          <w:color w:val="000000"/>
          <w:sz w:val="22"/>
          <w:szCs w:val="22"/>
          <w:rtl w:val="0"/>
        </w:rPr>
        <w:t xml:space="preserve">[Most Detailed] Diessel Hildesheim SS 316L — 2.2 m² (</w:t>
      </w:r>
      <w:hyperlink r:id="rId12">
        <w:r w:rsidDel="00000000" w:rsidR="00000000" w:rsidRPr="00000000">
          <w:rPr>
            <w:b w:val="1"/>
            <w:bCs w:val="1"/>
            <w:color w:val="1155cc"/>
            <w:sz w:val="22"/>
            <w:szCs w:val="22"/>
            <w:u w:val="single"/>
            <w:rtl w:val="0"/>
          </w:rPr>
          <w:t xml:space="preserve">IPP# 247247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Diessel Hildesheim stainless steel 316L horizontal pressure leaf filter with 2.2 m² (24 ft²) filtration area and vacuum capability.</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rtl w:val="0"/>
        </w:rPr>
        <w:t xml:space="preserve">Filtration Area: 2.2 m² (24 ft²) filtration area</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Pressure: 6 bar (87 psi), Temperature: 148.9°C (300°F)</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Jacketed, Jacket MOC: SS 316L, Jacket Type: standard jacket</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rtl w:val="0"/>
        </w:rPr>
        <w:t xml:space="preserve">Orientation: Horizontal, Diameter: 508 mm (20 in) diameter.</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247247</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i6xftgv0cu3u" w:id="4"/>
      <w:bookmarkEnd w:id="4"/>
      <w:r w:rsidDel="00000000" w:rsidR="00000000" w:rsidRPr="00000000">
        <w:rPr>
          <w:b w:val="1"/>
          <w:bCs w:val="1"/>
          <w:color w:val="000000"/>
          <w:sz w:val="22"/>
          <w:szCs w:val="22"/>
          <w:rtl w:val="0"/>
        </w:rPr>
        <w:t xml:space="preserve">[New from GPS] Gale Process Solutions BPEFP — 2.4 m² (</w:t>
      </w:r>
      <w:hyperlink r:id="rId16">
        <w:r w:rsidDel="00000000" w:rsidR="00000000" w:rsidRPr="00000000">
          <w:rPr>
            <w:b w:val="1"/>
            <w:bCs w:val="1"/>
            <w:color w:val="1155cc"/>
            <w:sz w:val="22"/>
            <w:szCs w:val="22"/>
            <w:u w:val="single"/>
            <w:rtl w:val="0"/>
          </w:rPr>
          <w:t xml:space="preserve">IPP# 222032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New Gale Process Solutions stainless steel 316 vertical pressure leaf filter with 2.4 m² (25.8 ft²) filtration area and 15 horizontal plates.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Filtration Area: 2.4 m² (25.8 ft²) filtration area</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Pressure: 3.4 bar (49.7 psi), Temperature: 120°C (248°F)</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Filter Element Details: 15 horizontal plates, Number of Scavenging Elements: 1 scavenger</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Jacketed, SS 304 standard jacket</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Vertical, skid-mounted on casters</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222032</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j6ko6tx8m3vk" w:id="5"/>
      <w:bookmarkEnd w:id="5"/>
      <w:r w:rsidDel="00000000" w:rsidR="00000000" w:rsidRPr="00000000">
        <w:rPr>
          <w:b w:val="1"/>
          <w:bCs w:val="1"/>
          <w:color w:val="000000"/>
          <w:sz w:val="22"/>
          <w:szCs w:val="22"/>
          <w:rtl w:val="0"/>
        </w:rPr>
        <w:t xml:space="preserve">Schenk ZHF-SR10KL — 4.7 m² (</w:t>
      </w:r>
      <w:hyperlink r:id="rId20">
        <w:r w:rsidDel="00000000" w:rsidR="00000000" w:rsidRPr="00000000">
          <w:rPr>
            <w:b w:val="1"/>
            <w:bCs w:val="1"/>
            <w:color w:val="1155cc"/>
            <w:sz w:val="22"/>
            <w:szCs w:val="22"/>
            <w:u w:val="single"/>
            <w:rtl w:val="0"/>
          </w:rPr>
          <w:t xml:space="preserve">IPP# 202747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Schenk stainless steel austenitic pressure leaf filter with 4.7 m² (50.6 ft²) filtration area and 11 kW (14.8 HP) motor.</w:t>
      </w:r>
    </w:p>
    <w:p w:rsidR="00000000" w:rsidDel="00000000" w:rsidP="00000000" w:rsidRDefault="00000000" w:rsidRPr="00000000" w14:paraId="00000022">
      <w:pPr>
        <w:numPr>
          <w:ilvl w:val="0"/>
          <w:numId w:val="15"/>
        </w:numPr>
        <w:spacing w:after="0" w:afterAutospacing="0" w:before="240" w:lineRule="auto"/>
        <w:ind w:left="720" w:hanging="360"/>
      </w:pPr>
      <w:r w:rsidDel="00000000" w:rsidR="00000000" w:rsidRPr="00000000">
        <w:rPr>
          <w:rtl w:val="0"/>
        </w:rPr>
        <w:t xml:space="preserve">Filtration Area: 4.7 m² (50.6 ft²) filtration area</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Pressure: 6 bar (87 psi), Temperature: 150°C (302°F)</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Motor Power: 11 kW (14.8 HP) motor</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Jacketed, Jacket Type: half pipe/limpet, Jacket MOC: CS jacket</w:t>
      </w:r>
    </w:p>
    <w:p w:rsidR="00000000" w:rsidDel="00000000" w:rsidP="00000000" w:rsidRDefault="00000000" w:rsidRPr="00000000" w14:paraId="00000026">
      <w:pPr>
        <w:numPr>
          <w:ilvl w:val="0"/>
          <w:numId w:val="15"/>
        </w:numPr>
        <w:spacing w:after="240" w:before="0" w:beforeAutospacing="0" w:lineRule="auto"/>
        <w:ind w:left="720" w:hanging="360"/>
      </w:pPr>
      <w:r w:rsidDel="00000000" w:rsidR="00000000" w:rsidRPr="00000000">
        <w:rPr>
          <w:rtl w:val="0"/>
        </w:rPr>
        <w:t xml:space="preserve">Diameter: 805 mm (31.7 in) diameter, on legs</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202747</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Pressure Leaf Filters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ggxaofqnpiq" w:id="6"/>
      <w:bookmarkEnd w:id="6"/>
      <w:r w:rsidDel="00000000" w:rsidR="00000000" w:rsidRPr="00000000">
        <w:rPr>
          <w:b w:val="1"/>
          <w:bCs w:val="1"/>
          <w:color w:val="000000"/>
          <w:sz w:val="26"/>
          <w:szCs w:val="26"/>
          <w:rtl w:val="0"/>
        </w:rPr>
        <w:t xml:space="preserve">Buy Used Rosenmund &amp; Cogiem Filter Dryers for Sale</w:t>
      </w:r>
    </w:p>
    <w:p w:rsidR="00000000" w:rsidDel="00000000" w:rsidP="00000000" w:rsidRDefault="00000000" w:rsidRPr="00000000" w14:paraId="0000002A">
      <w:pPr>
        <w:spacing w:after="240" w:before="240" w:lineRule="auto"/>
        <w:rPr/>
      </w:pPr>
      <w:r w:rsidDel="00000000" w:rsidR="00000000" w:rsidRPr="00000000">
        <w:rPr>
          <w:rtl w:val="0"/>
        </w:rPr>
        <w:t xml:space="preserve">Rosenmund &amp; Cogiem filter dryers combine filtration and drying in a single enclosed vessel, reducing product transfer and contamination risk. IPP stocks Rosenmund &amp; Cogiem filter dryers from manufacturers including 3V Cogeim, Guedu, GL Filtrations, Rosenmund, and more. Available in stainless steel 316, 321, Hastelloy C-22, and austenitic grades.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92l1mscw4mrr" w:id="7"/>
      <w:bookmarkEnd w:id="7"/>
      <w:r w:rsidDel="00000000" w:rsidR="00000000" w:rsidRPr="00000000">
        <w:rPr>
          <w:b w:val="1"/>
          <w:bCs w:val="1"/>
          <w:color w:val="000000"/>
          <w:sz w:val="22"/>
          <w:szCs w:val="22"/>
          <w:rtl w:val="0"/>
        </w:rPr>
        <w:t xml:space="preserve">[Hastelloy C-22] 3V Cogeim FiltoDry FEPXD 400 — 4.2 m² (</w:t>
      </w:r>
      <w:hyperlink r:id="rId25">
        <w:r w:rsidDel="00000000" w:rsidR="00000000" w:rsidRPr="00000000">
          <w:rPr>
            <w:b w:val="1"/>
            <w:bCs w:val="1"/>
            <w:color w:val="1155cc"/>
            <w:sz w:val="22"/>
            <w:szCs w:val="22"/>
            <w:u w:val="single"/>
            <w:rtl w:val="0"/>
          </w:rPr>
          <w:t xml:space="preserve">IPP# 241002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3V Cogeim Hastelloy C-22 filter dryer with 4.2 m² (44.7 ft²) filtration area, hydraulic agitator drive, CIP capability, and dust filter.</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rtl w:val="0"/>
        </w:rPr>
        <w:t xml:space="preserve">Filtration Area: 4.2 m² (44.7 ft²) filtration area</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Pressure: 6.1 bar (88.5 psi), Temperature: 200°C (392°F)</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Motor Power: 29.8 kW (40 HP), mechanical seal</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Jacket Type: Half pipe/limpet jacket, Jacket MOC: SS 316</w:t>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rtl w:val="0"/>
        </w:rPr>
        <w:t xml:space="preserve">Diameter: 2,300 mm (90.6 in) diameter, CIP equipped</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241002</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qwy5g0nut4ys" w:id="8"/>
      <w:bookmarkEnd w:id="8"/>
      <w:r w:rsidDel="00000000" w:rsidR="00000000" w:rsidRPr="00000000">
        <w:rPr>
          <w:b w:val="1"/>
          <w:bCs w:val="1"/>
          <w:color w:val="000000"/>
          <w:sz w:val="22"/>
          <w:szCs w:val="22"/>
          <w:rtl w:val="0"/>
        </w:rPr>
        <w:t xml:space="preserve">[Pilot Scale] Guedu Filtre Pilote SS 316 — 0.37 m² (</w:t>
      </w:r>
      <w:hyperlink r:id="rId29">
        <w:r w:rsidDel="00000000" w:rsidR="00000000" w:rsidRPr="00000000">
          <w:rPr>
            <w:b w:val="1"/>
            <w:bCs w:val="1"/>
            <w:color w:val="1155cc"/>
            <w:sz w:val="22"/>
            <w:szCs w:val="22"/>
            <w:u w:val="single"/>
            <w:rtl w:val="0"/>
          </w:rPr>
          <w:t xml:space="preserve">IPP# 247146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Used Guedu stainless steel 316 pilot-scale filter dryer with 0.37 m² (4 ft²) filtration area, 102.2 L (27 gal) vessel capacity, and mechanical seal agitation.</w:t>
      </w:r>
    </w:p>
    <w:p w:rsidR="00000000" w:rsidDel="00000000" w:rsidP="00000000" w:rsidRDefault="00000000" w:rsidRPr="00000000" w14:paraId="00000035">
      <w:pPr>
        <w:numPr>
          <w:ilvl w:val="0"/>
          <w:numId w:val="30"/>
        </w:numPr>
        <w:spacing w:after="0" w:afterAutospacing="0" w:before="240" w:lineRule="auto"/>
        <w:ind w:left="720" w:hanging="360"/>
      </w:pPr>
      <w:r w:rsidDel="00000000" w:rsidR="00000000" w:rsidRPr="00000000">
        <w:rPr>
          <w:rtl w:val="0"/>
        </w:rPr>
        <w:t xml:space="preserve">Filtration Area: 0.37 m² (4 ft²), Vessel Liquid Capacity: 102.2 L (27 gal)</w:t>
      </w:r>
    </w:p>
    <w:p w:rsidR="00000000" w:rsidDel="00000000" w:rsidP="00000000" w:rsidRDefault="00000000" w:rsidRPr="00000000" w14:paraId="00000036">
      <w:pPr>
        <w:numPr>
          <w:ilvl w:val="0"/>
          <w:numId w:val="30"/>
        </w:numPr>
        <w:spacing w:after="0" w:afterAutospacing="0" w:before="0" w:beforeAutospacing="0" w:lineRule="auto"/>
        <w:ind w:left="720" w:hanging="360"/>
      </w:pPr>
      <w:r w:rsidDel="00000000" w:rsidR="00000000" w:rsidRPr="00000000">
        <w:rPr>
          <w:rtl w:val="0"/>
        </w:rPr>
        <w:t xml:space="preserve">Pressure: 3 bar (44 psi), Temperature: 165°C (329°F)</w:t>
      </w:r>
    </w:p>
    <w:p w:rsidR="00000000" w:rsidDel="00000000" w:rsidP="00000000" w:rsidRDefault="00000000" w:rsidRPr="00000000" w14:paraId="00000037">
      <w:pPr>
        <w:numPr>
          <w:ilvl w:val="0"/>
          <w:numId w:val="30"/>
        </w:numPr>
        <w:spacing w:after="0" w:afterAutospacing="0" w:before="0" w:beforeAutospacing="0" w:lineRule="auto"/>
        <w:ind w:left="720" w:hanging="360"/>
      </w:pPr>
      <w:r w:rsidDel="00000000" w:rsidR="00000000" w:rsidRPr="00000000">
        <w:rPr>
          <w:rtl w:val="0"/>
        </w:rPr>
        <w:t xml:space="preserve">Drive Power: 2.2 kW (3 HP), mechanical seal</w:t>
      </w:r>
    </w:p>
    <w:p w:rsidR="00000000" w:rsidDel="00000000" w:rsidP="00000000" w:rsidRDefault="00000000" w:rsidRPr="00000000" w14:paraId="00000038">
      <w:pPr>
        <w:numPr>
          <w:ilvl w:val="0"/>
          <w:numId w:val="30"/>
        </w:numPr>
        <w:spacing w:after="0" w:afterAutospacing="0" w:before="0" w:beforeAutospacing="0" w:lineRule="auto"/>
        <w:ind w:left="720" w:hanging="360"/>
      </w:pPr>
      <w:r w:rsidDel="00000000" w:rsidR="00000000" w:rsidRPr="00000000">
        <w:rPr>
          <w:rtl w:val="0"/>
        </w:rPr>
        <w:t xml:space="preserve">Jacket Type: Standard jacket, Jacket MOC: SS 316</w:t>
      </w:r>
    </w:p>
    <w:p w:rsidR="00000000" w:rsidDel="00000000" w:rsidP="00000000" w:rsidRDefault="00000000" w:rsidRPr="00000000" w14:paraId="00000039">
      <w:pPr>
        <w:numPr>
          <w:ilvl w:val="0"/>
          <w:numId w:val="30"/>
        </w:numPr>
        <w:spacing w:after="240" w:before="0" w:beforeAutospacing="0" w:lineRule="auto"/>
        <w:ind w:left="720" w:hanging="360"/>
      </w:pPr>
      <w:r w:rsidDel="00000000" w:rsidR="00000000" w:rsidRPr="00000000">
        <w:rPr>
          <w:rtl w:val="0"/>
        </w:rPr>
        <w:t xml:space="preserve">Internal Finish: Buff polish, removable bottom</w:t>
      </w:r>
    </w:p>
    <w:p w:rsidR="00000000" w:rsidDel="00000000" w:rsidP="00000000" w:rsidRDefault="00000000" w:rsidRPr="00000000" w14:paraId="0000003A">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247146</w:t>
        </w:r>
      </w:hyperlink>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gyr1yjs8qdq4" w:id="9"/>
      <w:bookmarkEnd w:id="9"/>
      <w:r w:rsidDel="00000000" w:rsidR="00000000" w:rsidRPr="00000000">
        <w:rPr>
          <w:b w:val="1"/>
          <w:bCs w:val="1"/>
          <w:color w:val="000000"/>
          <w:sz w:val="22"/>
          <w:szCs w:val="22"/>
          <w:rtl w:val="0"/>
        </w:rPr>
        <w:t xml:space="preserve">GL Filtrations FD350 Hastelloy C-22 — 0.1 m² (</w:t>
      </w:r>
      <w:hyperlink r:id="rId33">
        <w:r w:rsidDel="00000000" w:rsidR="00000000" w:rsidRPr="00000000">
          <w:rPr>
            <w:b w:val="1"/>
            <w:bCs w:val="1"/>
            <w:color w:val="1155cc"/>
            <w:sz w:val="22"/>
            <w:szCs w:val="22"/>
            <w:u w:val="single"/>
            <w:rtl w:val="0"/>
          </w:rPr>
          <w:t xml:space="preserve">IPP# 247051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Used GL Filtrations Hastelloy C-22 lab-scale filter dryer with 0.1 m² (1.08 ft²) filtration area, double mechanical seal, and vacuum capability.</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Filtration Area: 0.1 m² (1.08 ft²) filtration area</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Pressure: 6 bar (87 psi), Temperature: 160°C (320°F), vacuum</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Agitation Seal Type: Double mechanical seal</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Jacket Type: Standard jacket, Jacket MOC: SS 316L</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Cored agitator, dust filter equipped</w:t>
      </w:r>
    </w:p>
    <w:p w:rsidR="00000000" w:rsidDel="00000000" w:rsidP="00000000" w:rsidRDefault="00000000" w:rsidRPr="00000000" w14:paraId="00000042">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247051</w:t>
        </w:r>
      </w:hyperlink>
      <w:r w:rsidDel="00000000" w:rsidR="00000000" w:rsidRPr="00000000">
        <w:rPr>
          <w:rtl w:val="0"/>
        </w:rPr>
      </w:r>
    </w:p>
    <w:p w:rsidR="00000000" w:rsidDel="00000000" w:rsidP="00000000" w:rsidRDefault="00000000" w:rsidRPr="00000000" w14:paraId="00000043">
      <w:pPr>
        <w:spacing w:after="240" w:before="240" w:lineRule="auto"/>
        <w:rPr>
          <w:color w:val="1155cc"/>
          <w:u w:val="single"/>
        </w:rPr>
      </w:pPr>
      <w:hyperlink r:id="rId37">
        <w:r w:rsidDel="00000000" w:rsidR="00000000" w:rsidRPr="00000000">
          <w:rPr>
            <w:color w:val="1155cc"/>
            <w:u w:val="single"/>
            <w:rtl w:val="0"/>
          </w:rPr>
          <w:t xml:space="preserve">Browse All Rosenmund &amp; Cogiem Filters in Stock</w:t>
        </w:r>
      </w:hyperlink>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yzojhwbz8r1y" w:id="10"/>
      <w:bookmarkEnd w:id="10"/>
      <w:r w:rsidDel="00000000" w:rsidR="00000000" w:rsidRPr="00000000">
        <w:rPr>
          <w:b w:val="1"/>
          <w:bCs w:val="1"/>
          <w:color w:val="000000"/>
          <w:sz w:val="26"/>
          <w:szCs w:val="26"/>
          <w:rtl w:val="0"/>
        </w:rPr>
        <w:t xml:space="preserve">Buy Used Nutsche Filters for Sale</w:t>
      </w:r>
    </w:p>
    <w:p w:rsidR="00000000" w:rsidDel="00000000" w:rsidP="00000000" w:rsidRDefault="00000000" w:rsidRPr="00000000" w14:paraId="00000045">
      <w:pPr>
        <w:spacing w:after="240" w:before="240" w:lineRule="auto"/>
        <w:rPr/>
      </w:pPr>
      <w:r w:rsidDel="00000000" w:rsidR="00000000" w:rsidRPr="00000000">
        <w:rPr>
          <w:rtl w:val="0"/>
        </w:rPr>
        <w:t xml:space="preserve">Nutsche filters provide batch solid-liquid separation in a single pressure or vacuum vessel, commonly used for pharmaceutical intermediates, APIs, and fine chemical applications. IPP stocks nutsche filters from manufacturers including Pfaudler, Seitz-Werke, JENS OLSEN, and Wollner &amp; Platz. Available in stainless steel 316, austenitic stainless steel, and glass-lined construction.</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m75nu3vlkn3u" w:id="11"/>
      <w:bookmarkEnd w:id="11"/>
      <w:r w:rsidDel="00000000" w:rsidR="00000000" w:rsidRPr="00000000">
        <w:rPr>
          <w:b w:val="1"/>
          <w:bCs w:val="1"/>
          <w:color w:val="000000"/>
          <w:sz w:val="22"/>
          <w:szCs w:val="22"/>
          <w:rtl w:val="0"/>
        </w:rPr>
        <w:t xml:space="preserve">[Most Detailed] Seitz-Werke 60/1 SS Austenitic — 0.3 m² (</w:t>
      </w:r>
      <w:hyperlink r:id="rId38">
        <w:r w:rsidDel="00000000" w:rsidR="00000000" w:rsidRPr="00000000">
          <w:rPr>
            <w:b w:val="1"/>
            <w:bCs w:val="1"/>
            <w:color w:val="1155cc"/>
            <w:sz w:val="22"/>
            <w:szCs w:val="22"/>
            <w:u w:val="single"/>
            <w:rtl w:val="0"/>
          </w:rPr>
          <w:t xml:space="preserve">IPP# 107498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Seitz-Werke stainless steel austenitic nutsche filter with 0.3 m² (3.2 ft²) filtration area, 0.12 m³ (4.2 ft³) cake volume, and half pipe/limpet jacket.</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Filtration Area: 0.3 m² (3.2 ft²), Cake Volume: 0.12 m³ cake vol.</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Pressure: 6 bar (87 psi), Temperature: 143°C (289.4°F)</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Jacket Type: Half pipe/limpet jacket, Jacket MOC: SS Austenitic</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Top Head Type: Dish top (welded), Bottom Head Type: flat bottom (bolted)</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On legs, steel base with casters</w:t>
      </w:r>
    </w:p>
    <w:p w:rsidR="00000000" w:rsidDel="00000000" w:rsidP="00000000" w:rsidRDefault="00000000" w:rsidRPr="00000000" w14:paraId="0000004D">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107498</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xnw80obgnbwc" w:id="12"/>
      <w:bookmarkEnd w:id="12"/>
      <w:r w:rsidDel="00000000" w:rsidR="00000000" w:rsidRPr="00000000">
        <w:rPr>
          <w:b w:val="1"/>
          <w:bCs w:val="1"/>
          <w:color w:val="000000"/>
          <w:sz w:val="22"/>
          <w:szCs w:val="22"/>
          <w:rtl w:val="0"/>
        </w:rPr>
        <w:t xml:space="preserve">[Glass-Lined] Pfaudler Glass-Lined Nutsche — 0.52 m² (</w:t>
      </w:r>
      <w:hyperlink r:id="rId42">
        <w:r w:rsidDel="00000000" w:rsidR="00000000" w:rsidRPr="00000000">
          <w:rPr>
            <w:b w:val="1"/>
            <w:bCs w:val="1"/>
            <w:color w:val="1155cc"/>
            <w:sz w:val="22"/>
            <w:szCs w:val="22"/>
            <w:u w:val="single"/>
            <w:rtl w:val="0"/>
          </w:rPr>
          <w:t xml:space="preserve">IPP# 245508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Pfaudler glass-lined nutsche filter with 0.52 m² (5.6 ft²) filtration area, elliptical heads, and high-temperature/high-pressure jacket.</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Filtration Area: 0.52 m² (5.6 ft²) filtration area</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Pressure: 3.4 bar (50 psi), Temperature: 232.2°C (450°F)</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Jacket: Jacket Pressure: 10.3 bar (150 psi), Jacket Temperature: 232.2°C (450 °F)</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Top Head Type: Elliptical heads, Top Head MOC: glass-lined MOC</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Diameter: 813 mm (32 in) diameter, vertical</w:t>
      </w:r>
    </w:p>
    <w:p w:rsidR="00000000" w:rsidDel="00000000" w:rsidP="00000000" w:rsidRDefault="00000000" w:rsidRPr="00000000" w14:paraId="00000055">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245508</w:t>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gwkx9lk59u0w" w:id="13"/>
      <w:bookmarkEnd w:id="13"/>
      <w:r w:rsidDel="00000000" w:rsidR="00000000" w:rsidRPr="00000000">
        <w:rPr>
          <w:b w:val="1"/>
          <w:bCs w:val="1"/>
          <w:color w:val="000000"/>
          <w:sz w:val="22"/>
          <w:szCs w:val="22"/>
          <w:rtl w:val="0"/>
        </w:rPr>
        <w:t xml:space="preserve">[Largest Nutsche] JENS OLSEN SS 316 — 2.8 m² (</w:t>
      </w:r>
      <w:hyperlink r:id="rId46">
        <w:r w:rsidDel="00000000" w:rsidR="00000000" w:rsidRPr="00000000">
          <w:rPr>
            <w:b w:val="1"/>
            <w:bCs w:val="1"/>
            <w:color w:val="1155cc"/>
            <w:sz w:val="22"/>
            <w:szCs w:val="22"/>
            <w:u w:val="single"/>
            <w:rtl w:val="0"/>
          </w:rPr>
          <w:t xml:space="preserve">IPP# 706725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Used JENS OLSEN stainless steel 316 nutsche filter with 2.8 m² (29.6 ft²) filtration area, vacuum capability, and jacketed construction.</w:t>
      </w:r>
    </w:p>
    <w:p w:rsidR="00000000" w:rsidDel="00000000" w:rsidP="00000000" w:rsidRDefault="00000000" w:rsidRPr="00000000" w14:paraId="00000058">
      <w:pPr>
        <w:numPr>
          <w:ilvl w:val="0"/>
          <w:numId w:val="17"/>
        </w:numPr>
        <w:spacing w:after="0" w:afterAutospacing="0" w:before="240" w:lineRule="auto"/>
        <w:ind w:left="720" w:hanging="360"/>
      </w:pPr>
      <w:r w:rsidDel="00000000" w:rsidR="00000000" w:rsidRPr="00000000">
        <w:rPr>
          <w:rtl w:val="0"/>
        </w:rPr>
        <w:t xml:space="preserve">Filtration Area: 2.8 m² (29.6 ft²) filtration area</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Pressure: 2 bar (29 psi), Temperature: 134°C (273.2 °F), vacuum</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Jacket Pressure: 2 bar, Jacket Temperature: 134°C (273.2 °F)</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Top Head Type: Dish top (welded), Bottom Head Type: dish bottom (bolted)</w:t>
      </w:r>
    </w:p>
    <w:p w:rsidR="00000000" w:rsidDel="00000000" w:rsidP="00000000" w:rsidRDefault="00000000" w:rsidRPr="00000000" w14:paraId="0000005C">
      <w:pPr>
        <w:numPr>
          <w:ilvl w:val="0"/>
          <w:numId w:val="17"/>
        </w:numPr>
        <w:spacing w:after="240" w:before="0" w:beforeAutospacing="0" w:lineRule="auto"/>
        <w:ind w:left="720" w:hanging="360"/>
      </w:pPr>
      <w:r w:rsidDel="00000000" w:rsidR="00000000" w:rsidRPr="00000000">
        <w:rPr>
          <w:rtl w:val="0"/>
        </w:rPr>
        <w:t xml:space="preserve">Diameter: 1,900 mm (74.8 in) diameter, Straight Side Length: 1,000 mm (39.4 in) SSL</w:t>
      </w:r>
    </w:p>
    <w:p w:rsidR="00000000" w:rsidDel="00000000" w:rsidP="00000000" w:rsidRDefault="00000000" w:rsidRPr="00000000" w14:paraId="0000005D">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706725</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hyperlink r:id="rId50">
        <w:r w:rsidDel="00000000" w:rsidR="00000000" w:rsidRPr="00000000">
          <w:rPr>
            <w:color w:val="1155cc"/>
            <w:u w:val="single"/>
            <w:rtl w:val="0"/>
          </w:rPr>
          <w:t xml:space="preserve">Browse All Nutsche Filters in Stock</w:t>
        </w:r>
      </w:hyperlink>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b7mnocthv5at" w:id="14"/>
      <w:bookmarkEnd w:id="14"/>
      <w:r w:rsidDel="00000000" w:rsidR="00000000" w:rsidRPr="00000000">
        <w:rPr>
          <w:b w:val="1"/>
          <w:bCs w:val="1"/>
          <w:sz w:val="34"/>
          <w:szCs w:val="34"/>
          <w:rtl w:val="0"/>
        </w:rPr>
        <w:t xml:space="preserve">Need a Filter? Ask an IPP Expert.</w:t>
      </w:r>
    </w:p>
    <w:p w:rsidR="00000000" w:rsidDel="00000000" w:rsidP="00000000" w:rsidRDefault="00000000" w:rsidRPr="00000000" w14:paraId="00000061">
      <w:pPr>
        <w:spacing w:after="240" w:before="240" w:lineRule="auto"/>
        <w:rPr/>
      </w:pPr>
      <w:r w:rsidDel="00000000" w:rsidR="00000000" w:rsidRPr="00000000">
        <w:rPr>
          <w:rtl w:val="0"/>
        </w:rPr>
        <w:t xml:space="preserve">Tell us your filtration area, material, pressure, and temperature requirements. Our team will match your specifications against current filter inventory and provide a detailed quote.</w:t>
      </w:r>
    </w:p>
    <w:p w:rsidR="00000000" w:rsidDel="00000000" w:rsidP="00000000" w:rsidRDefault="00000000" w:rsidRPr="00000000" w14:paraId="00000062">
      <w:pPr>
        <w:spacing w:after="240" w:before="240" w:lineRule="auto"/>
        <w:rPr>
          <w:color w:val="1155cc"/>
          <w:u w:val="single"/>
        </w:rPr>
      </w:pPr>
      <w:hyperlink r:id="rId51">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eesrylo2ijwe" w:id="15"/>
      <w:bookmarkEnd w:id="15"/>
      <w:r w:rsidDel="00000000" w:rsidR="00000000" w:rsidRPr="00000000">
        <w:rPr>
          <w:b w:val="1"/>
          <w:bCs w:val="1"/>
          <w:sz w:val="34"/>
          <w:szCs w:val="34"/>
          <w:rtl w:val="0"/>
        </w:rPr>
        <w:t xml:space="preserve">Comparing 3 Filter Types Available from IPP</w:t>
      </w:r>
    </w:p>
    <w:p w:rsidR="00000000" w:rsidDel="00000000" w:rsidP="00000000" w:rsidRDefault="00000000" w:rsidRPr="00000000" w14:paraId="00000065">
      <w:pPr>
        <w:spacing w:after="240" w:before="240" w:lineRule="auto"/>
        <w:rPr/>
      </w:pPr>
      <w:r w:rsidDel="00000000" w:rsidR="00000000" w:rsidRPr="00000000">
        <w:rPr>
          <w:rtl w:val="0"/>
        </w:rPr>
        <w:t xml:space="preserve">IPP stocks three subtypes of industrial filters. Use the comparison below to identify the best filter type for your process requirements.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7.1084337349398"/>
        <w:gridCol w:w="2373.0958617077004"/>
        <w:gridCol w:w="2593.734939759036"/>
        <w:gridCol w:w="2476.060764798324"/>
        <w:tblGridChange w:id="0">
          <w:tblGrid>
            <w:gridCol w:w="1917.1084337349398"/>
            <w:gridCol w:w="2373.0958617077004"/>
            <w:gridCol w:w="2593.734939759036"/>
            <w:gridCol w:w="2476.0607647983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Pressure Leaf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Rosenmund &amp; Cogiem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Nutsche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Stock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Deepest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Strong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Available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Primary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Continuous enclosed filtration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Combined filtration &amp; drying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Batch solid-liquid separation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Materials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SS 316, 316L, 304, 321, Austenitic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SS 316, 321, Hastelloy C-22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SS 316, Austenitic, Glass-lined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Filtration Area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0.28 – 80 m² (3 – 861 ft²)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0.03 – 6 m² (0.32 – 64.6 ft²)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0.3 – 6 m² (3.2 – 64.6 ft²)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Agitation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Select models with cake discharge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Standard — hydraulic or electric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Available on select units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Drying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Yes — heated agitator &amp; jacket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Via jacket heating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Jacket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Half pipe/limpet &amp;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Half pipe/limpet &amp;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Half pipe/limpet &amp; standard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Key 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Sparkler, Schenk, Chemap, GPS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3V Cogeim, Guedu, GL Filtrations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Pfaudler, Seitz-Werke, JENS OLSEN</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85k6n5l4aoil" w:id="16"/>
      <w:bookmarkEnd w:id="16"/>
      <w:r w:rsidDel="00000000" w:rsidR="00000000" w:rsidRPr="00000000">
        <w:rPr>
          <w:b w:val="1"/>
          <w:bCs w:val="1"/>
          <w:sz w:val="34"/>
          <w:szCs w:val="34"/>
          <w:rtl w:val="0"/>
        </w:rPr>
        <w:t xml:space="preserve">Buy Used Filters for Sale by Manufacturer</w:t>
      </w:r>
    </w:p>
    <w:p w:rsidR="00000000" w:rsidDel="00000000" w:rsidP="00000000" w:rsidRDefault="00000000" w:rsidRPr="00000000" w14:paraId="0000008C">
      <w:pPr>
        <w:spacing w:after="240" w:before="240" w:lineRule="auto"/>
        <w:rPr/>
      </w:pPr>
      <w:r w:rsidDel="00000000" w:rsidR="00000000" w:rsidRPr="00000000">
        <w:rPr>
          <w:rtl w:val="0"/>
        </w:rPr>
        <w:t xml:space="preserve">IPP stocks filters from a wide range of OEM manufacturers, with Schenk, Sparkler, and Rosenmund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btfh04du9goj" w:id="17"/>
      <w:bookmarkEnd w:id="17"/>
      <w:r w:rsidDel="00000000" w:rsidR="00000000" w:rsidRPr="00000000">
        <w:rPr>
          <w:b w:val="1"/>
          <w:bCs w:val="1"/>
          <w:color w:val="000000"/>
          <w:sz w:val="26"/>
          <w:szCs w:val="26"/>
          <w:rtl w:val="0"/>
        </w:rPr>
        <w:t xml:space="preserve">Buy Used Schenk Filters for Sale</w:t>
      </w:r>
    </w:p>
    <w:p w:rsidR="00000000" w:rsidDel="00000000" w:rsidP="00000000" w:rsidRDefault="00000000" w:rsidRPr="00000000" w14:paraId="0000008E">
      <w:pPr>
        <w:spacing w:after="240" w:before="240" w:lineRule="auto"/>
        <w:rPr/>
      </w:pPr>
      <w:r w:rsidDel="00000000" w:rsidR="00000000" w:rsidRPr="00000000">
        <w:rPr>
          <w:rtl w:val="0"/>
        </w:rPr>
        <w:t xml:space="preserve">Schenk is the deepest single-manufacturer position in IPP's filter inventory, spanning both pressure leaf filters and Rosenmund &amp; Cogiem filter dryers. Available models include ZHF and ZPF series units in used condition.</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hr6fg7k78pkg" w:id="18"/>
      <w:bookmarkEnd w:id="18"/>
      <w:r w:rsidDel="00000000" w:rsidR="00000000" w:rsidRPr="00000000">
        <w:rPr>
          <w:b w:val="1"/>
          <w:bCs w:val="1"/>
          <w:color w:val="000000"/>
          <w:sz w:val="22"/>
          <w:szCs w:val="22"/>
          <w:rtl w:val="0"/>
        </w:rPr>
        <w:t xml:space="preserve">[Schenk ZHF Series] Schenk ZHF-SR10KL — 4.7 m² (</w:t>
      </w:r>
      <w:hyperlink r:id="rId52">
        <w:r w:rsidDel="00000000" w:rsidR="00000000" w:rsidRPr="00000000">
          <w:rPr>
            <w:b w:val="1"/>
            <w:bCs w:val="1"/>
            <w:color w:val="1155cc"/>
            <w:sz w:val="22"/>
            <w:szCs w:val="22"/>
            <w:u w:val="single"/>
            <w:rtl w:val="0"/>
          </w:rPr>
          <w:t xml:space="preserve">IPP# 202747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Used Schenk stainless steel austenitic pressure leaf filter with 4.7 m² (50.6 ft²) filtration area and 11 kW (14.8 HP) motor.</w:t>
      </w:r>
    </w:p>
    <w:p w:rsidR="00000000" w:rsidDel="00000000" w:rsidP="00000000" w:rsidRDefault="00000000" w:rsidRPr="00000000" w14:paraId="00000091">
      <w:pPr>
        <w:numPr>
          <w:ilvl w:val="0"/>
          <w:numId w:val="18"/>
        </w:numPr>
        <w:spacing w:after="0" w:afterAutospacing="0" w:before="240" w:lineRule="auto"/>
        <w:ind w:left="720" w:hanging="360"/>
      </w:pPr>
      <w:r w:rsidDel="00000000" w:rsidR="00000000" w:rsidRPr="00000000">
        <w:rPr>
          <w:rtl w:val="0"/>
        </w:rPr>
        <w:t xml:space="preserve">Stainless Steel Austenitic</w:t>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tl w:val="0"/>
        </w:rPr>
        <w:t xml:space="preserve">4.7 m² (50.6 ft²) filtration area</w:t>
      </w:r>
    </w:p>
    <w:p w:rsidR="00000000" w:rsidDel="00000000" w:rsidP="00000000" w:rsidRDefault="00000000" w:rsidRPr="00000000" w14:paraId="00000093">
      <w:pPr>
        <w:numPr>
          <w:ilvl w:val="0"/>
          <w:numId w:val="18"/>
        </w:numPr>
        <w:spacing w:after="0" w:afterAutospacing="0" w:before="0" w:beforeAutospacing="0" w:lineRule="auto"/>
        <w:ind w:left="720" w:hanging="360"/>
      </w:pPr>
      <w:r w:rsidDel="00000000" w:rsidR="00000000" w:rsidRPr="00000000">
        <w:rPr>
          <w:rtl w:val="0"/>
        </w:rPr>
        <w:t xml:space="preserve">6 bar (87 psi), 150 °C (302 °F)</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tl w:val="0"/>
        </w:rPr>
        <w:t xml:space="preserve">11 kW (14.8 HP) motor</w:t>
      </w:r>
    </w:p>
    <w:p w:rsidR="00000000" w:rsidDel="00000000" w:rsidP="00000000" w:rsidRDefault="00000000" w:rsidRPr="00000000" w14:paraId="00000095">
      <w:pPr>
        <w:numPr>
          <w:ilvl w:val="0"/>
          <w:numId w:val="18"/>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96">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202747</w:t>
        </w:r>
      </w:hyperlink>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qd1so7o17d3i" w:id="19"/>
      <w:bookmarkEnd w:id="19"/>
      <w:r w:rsidDel="00000000" w:rsidR="00000000" w:rsidRPr="00000000">
        <w:rPr>
          <w:b w:val="1"/>
          <w:bCs w:val="1"/>
          <w:color w:val="000000"/>
          <w:sz w:val="22"/>
          <w:szCs w:val="22"/>
          <w:rtl w:val="0"/>
        </w:rPr>
        <w:t xml:space="preserve">Schenk Pressure Leaf — 15 m² (</w:t>
      </w:r>
      <w:hyperlink r:id="rId56">
        <w:r w:rsidDel="00000000" w:rsidR="00000000" w:rsidRPr="00000000">
          <w:rPr>
            <w:b w:val="1"/>
            <w:bCs w:val="1"/>
            <w:color w:val="1155cc"/>
            <w:sz w:val="22"/>
            <w:szCs w:val="22"/>
            <w:u w:val="single"/>
            <w:rtl w:val="0"/>
          </w:rPr>
          <w:t xml:space="preserve">IPP# 215246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Used Schenk stainless steel austenitic pressure leaf filter with 15 m² (161.5 ft²) filtration area for high-capacity continuous filtration.</w:t>
      </w:r>
    </w:p>
    <w:p w:rsidR="00000000" w:rsidDel="00000000" w:rsidP="00000000" w:rsidRDefault="00000000" w:rsidRPr="00000000" w14:paraId="00000099">
      <w:pPr>
        <w:numPr>
          <w:ilvl w:val="0"/>
          <w:numId w:val="25"/>
        </w:numPr>
        <w:spacing w:after="0" w:afterAutospacing="0" w:before="240" w:lineRule="auto"/>
        <w:ind w:left="720" w:hanging="360"/>
      </w:pPr>
      <w:r w:rsidDel="00000000" w:rsidR="00000000" w:rsidRPr="00000000">
        <w:rPr>
          <w:rtl w:val="0"/>
        </w:rPr>
        <w:t xml:space="preserve">Stainless Steel Austenitic</w:t>
      </w:r>
    </w:p>
    <w:p w:rsidR="00000000" w:rsidDel="00000000" w:rsidP="00000000" w:rsidRDefault="00000000" w:rsidRPr="00000000" w14:paraId="0000009A">
      <w:pPr>
        <w:numPr>
          <w:ilvl w:val="0"/>
          <w:numId w:val="25"/>
        </w:numPr>
        <w:spacing w:after="0" w:afterAutospacing="0" w:before="0" w:beforeAutospacing="0" w:lineRule="auto"/>
        <w:ind w:left="720" w:hanging="360"/>
      </w:pPr>
      <w:r w:rsidDel="00000000" w:rsidR="00000000" w:rsidRPr="00000000">
        <w:rPr>
          <w:rtl w:val="0"/>
        </w:rPr>
        <w:t xml:space="preserve">15 m² (161.5 ft²) filtration area</w:t>
      </w:r>
    </w:p>
    <w:p w:rsidR="00000000" w:rsidDel="00000000" w:rsidP="00000000" w:rsidRDefault="00000000" w:rsidRPr="00000000" w14:paraId="0000009B">
      <w:pPr>
        <w:numPr>
          <w:ilvl w:val="0"/>
          <w:numId w:val="25"/>
        </w:numPr>
        <w:spacing w:after="0" w:afterAutospacing="0" w:before="0" w:beforeAutospacing="0" w:lineRule="auto"/>
        <w:ind w:left="720" w:hanging="360"/>
      </w:pPr>
      <w:r w:rsidDel="00000000" w:rsidR="00000000" w:rsidRPr="00000000">
        <w:rPr>
          <w:rtl w:val="0"/>
        </w:rPr>
        <w:t xml:space="preserve">Pressure leaf type</w:t>
      </w:r>
    </w:p>
    <w:p w:rsidR="00000000" w:rsidDel="00000000" w:rsidP="00000000" w:rsidRDefault="00000000" w:rsidRPr="00000000" w14:paraId="0000009C">
      <w:pPr>
        <w:numPr>
          <w:ilvl w:val="0"/>
          <w:numId w:val="25"/>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9D">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215246</w:t>
        </w:r>
      </w:hyperlink>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6fw6ha40t58r" w:id="20"/>
      <w:bookmarkEnd w:id="20"/>
      <w:r w:rsidDel="00000000" w:rsidR="00000000" w:rsidRPr="00000000">
        <w:rPr>
          <w:b w:val="1"/>
          <w:bCs w:val="1"/>
          <w:color w:val="000000"/>
          <w:sz w:val="22"/>
          <w:szCs w:val="22"/>
          <w:rtl w:val="0"/>
        </w:rPr>
        <w:t xml:space="preserve">Schenk Pressure Leaf — 28.8 m² (</w:t>
      </w:r>
      <w:hyperlink r:id="rId60">
        <w:r w:rsidDel="00000000" w:rsidR="00000000" w:rsidRPr="00000000">
          <w:rPr>
            <w:b w:val="1"/>
            <w:bCs w:val="1"/>
            <w:color w:val="1155cc"/>
            <w:sz w:val="22"/>
            <w:szCs w:val="22"/>
            <w:u w:val="single"/>
            <w:rtl w:val="0"/>
          </w:rPr>
          <w:t xml:space="preserve">IPP# 92822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Used Schenk stainless steel 304 pressure leaf filter with 28.8 m² (310 ft²) filtration area for large-scale industrial operations.</w:t>
      </w:r>
    </w:p>
    <w:p w:rsidR="00000000" w:rsidDel="00000000" w:rsidP="00000000" w:rsidRDefault="00000000" w:rsidRPr="00000000" w14:paraId="000000A0">
      <w:pPr>
        <w:numPr>
          <w:ilvl w:val="0"/>
          <w:numId w:val="14"/>
        </w:numPr>
        <w:spacing w:after="0" w:afterAutospacing="0" w:before="240" w:lineRule="auto"/>
        <w:ind w:left="720" w:hanging="360"/>
      </w:pPr>
      <w:r w:rsidDel="00000000" w:rsidR="00000000" w:rsidRPr="00000000">
        <w:rPr>
          <w:rtl w:val="0"/>
        </w:rPr>
        <w:t xml:space="preserve">Stainless Steel 304</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28.8 m² (310 ft²) filtration area</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Pressure leaf type</w:t>
      </w:r>
    </w:p>
    <w:p w:rsidR="00000000" w:rsidDel="00000000" w:rsidP="00000000" w:rsidRDefault="00000000" w:rsidRPr="00000000" w14:paraId="000000A3">
      <w:pPr>
        <w:numPr>
          <w:ilvl w:val="0"/>
          <w:numId w:val="14"/>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A4">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92822</w:t>
        </w:r>
      </w:hyperlink>
      <w:r w:rsidDel="00000000" w:rsidR="00000000" w:rsidRPr="00000000">
        <w:rPr>
          <w:rtl w:val="0"/>
        </w:rPr>
      </w:r>
    </w:p>
    <w:p w:rsidR="00000000" w:rsidDel="00000000" w:rsidP="00000000" w:rsidRDefault="00000000" w:rsidRPr="00000000" w14:paraId="000000A5">
      <w:pPr>
        <w:spacing w:after="240" w:before="240" w:lineRule="auto"/>
        <w:rPr>
          <w:color w:val="1155cc"/>
          <w:u w:val="single"/>
        </w:rPr>
      </w:pPr>
      <w:hyperlink r:id="rId64">
        <w:r w:rsidDel="00000000" w:rsidR="00000000" w:rsidRPr="00000000">
          <w:rPr>
            <w:color w:val="1155cc"/>
            <w:u w:val="single"/>
            <w:rtl w:val="0"/>
          </w:rPr>
          <w:t xml:space="preserve">Browse All Schenk Filters in Stock</w:t>
        </w:r>
      </w:hyperlink>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ropfyg90muo1" w:id="21"/>
      <w:bookmarkEnd w:id="21"/>
      <w:r w:rsidDel="00000000" w:rsidR="00000000" w:rsidRPr="00000000">
        <w:rPr>
          <w:b w:val="1"/>
          <w:bCs w:val="1"/>
          <w:color w:val="000000"/>
          <w:sz w:val="26"/>
          <w:szCs w:val="26"/>
          <w:rtl w:val="0"/>
        </w:rPr>
        <w:t xml:space="preserve">Buy Used Sparkler Filters for Sale</w:t>
      </w:r>
    </w:p>
    <w:p w:rsidR="00000000" w:rsidDel="00000000" w:rsidP="00000000" w:rsidRDefault="00000000" w:rsidRPr="00000000" w14:paraId="000000A7">
      <w:pPr>
        <w:spacing w:after="240" w:before="240" w:lineRule="auto"/>
        <w:rPr/>
      </w:pPr>
      <w:r w:rsidDel="00000000" w:rsidR="00000000" w:rsidRPr="00000000">
        <w:rPr>
          <w:rtl w:val="0"/>
        </w:rPr>
        <w:t xml:space="preserve">Sparkler is one of the deepest OEM positions in IPP's pressure leaf filter inventory. Available models include the D-series and other horizontal and vertical configurations.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ug5zhp8xiweq" w:id="22"/>
      <w:bookmarkEnd w:id="22"/>
      <w:r w:rsidDel="00000000" w:rsidR="00000000" w:rsidRPr="00000000">
        <w:rPr>
          <w:b w:val="1"/>
          <w:bCs w:val="1"/>
          <w:color w:val="000000"/>
          <w:sz w:val="22"/>
          <w:szCs w:val="22"/>
          <w:rtl w:val="0"/>
        </w:rPr>
        <w:t xml:space="preserve">[Sparkler D-Series] Sparkler 18 D 12 SS 316 — 2 m² (</w:t>
      </w:r>
      <w:hyperlink r:id="rId65">
        <w:r w:rsidDel="00000000" w:rsidR="00000000" w:rsidRPr="00000000">
          <w:rPr>
            <w:b w:val="1"/>
            <w:bCs w:val="1"/>
            <w:color w:val="1155cc"/>
            <w:sz w:val="22"/>
            <w:szCs w:val="22"/>
            <w:u w:val="single"/>
            <w:rtl w:val="0"/>
          </w:rPr>
          <w:t xml:space="preserve">IPP# 233032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Used Sparkler stainless steel 316 pressure leaf filter model 18 D 12 with 2 m² (22 ft²) filtration area.</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2 m² (22 ft²) filtration area</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Model 18 D 12</w:t>
      </w:r>
    </w:p>
    <w:p w:rsidR="00000000" w:rsidDel="00000000" w:rsidP="00000000" w:rsidRDefault="00000000" w:rsidRPr="00000000" w14:paraId="000000AD">
      <w:pPr>
        <w:numPr>
          <w:ilvl w:val="0"/>
          <w:numId w:val="2"/>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AE">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233032</w:t>
        </w:r>
      </w:hyperlink>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9hhgqjtqmu2d" w:id="23"/>
      <w:bookmarkEnd w:id="23"/>
      <w:r w:rsidDel="00000000" w:rsidR="00000000" w:rsidRPr="00000000">
        <w:rPr>
          <w:b w:val="1"/>
          <w:bCs w:val="1"/>
          <w:color w:val="000000"/>
          <w:sz w:val="22"/>
          <w:szCs w:val="22"/>
          <w:rtl w:val="0"/>
        </w:rPr>
        <w:t xml:space="preserve">Sparkler SS 304 — 0.58 m² (</w:t>
      </w:r>
      <w:hyperlink r:id="rId69">
        <w:r w:rsidDel="00000000" w:rsidR="00000000" w:rsidRPr="00000000">
          <w:rPr>
            <w:b w:val="1"/>
            <w:bCs w:val="1"/>
            <w:color w:val="1155cc"/>
            <w:sz w:val="22"/>
            <w:szCs w:val="22"/>
            <w:u w:val="single"/>
            <w:rtl w:val="0"/>
          </w:rPr>
          <w:t xml:space="preserve">IPP# 108743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Used Sparkler stainless steel 304 pressure leaf filter with 0.58 m² (6.2 ft²) filtration area for smaller-scale operations.</w:t>
      </w:r>
    </w:p>
    <w:p w:rsidR="00000000" w:rsidDel="00000000" w:rsidP="00000000" w:rsidRDefault="00000000" w:rsidRPr="00000000" w14:paraId="000000B1">
      <w:pPr>
        <w:numPr>
          <w:ilvl w:val="0"/>
          <w:numId w:val="4"/>
        </w:numPr>
        <w:spacing w:after="0" w:afterAutospacing="0" w:before="240" w:lineRule="auto"/>
        <w:ind w:left="720" w:hanging="360"/>
      </w:pPr>
      <w:r w:rsidDel="00000000" w:rsidR="00000000" w:rsidRPr="00000000">
        <w:rPr>
          <w:rtl w:val="0"/>
        </w:rPr>
        <w:t xml:space="preserve">Stainless Steel 304</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0.58 m² (6.2 ft²) filtration area</w:t>
      </w:r>
    </w:p>
    <w:p w:rsidR="00000000" w:rsidDel="00000000" w:rsidP="00000000" w:rsidRDefault="00000000" w:rsidRPr="00000000" w14:paraId="000000B3">
      <w:pPr>
        <w:numPr>
          <w:ilvl w:val="0"/>
          <w:numId w:val="4"/>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B4">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108743</w:t>
        </w:r>
      </w:hyperlink>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e32p203a39qi" w:id="24"/>
      <w:bookmarkEnd w:id="24"/>
      <w:r w:rsidDel="00000000" w:rsidR="00000000" w:rsidRPr="00000000">
        <w:rPr>
          <w:b w:val="1"/>
          <w:bCs w:val="1"/>
          <w:color w:val="000000"/>
          <w:sz w:val="22"/>
          <w:szCs w:val="22"/>
          <w:rtl w:val="0"/>
        </w:rPr>
        <w:t xml:space="preserve">Sparkler SS 304 — 1.02 m² (</w:t>
      </w:r>
      <w:hyperlink r:id="rId73">
        <w:r w:rsidDel="00000000" w:rsidR="00000000" w:rsidRPr="00000000">
          <w:rPr>
            <w:b w:val="1"/>
            <w:bCs w:val="1"/>
            <w:color w:val="1155cc"/>
            <w:sz w:val="22"/>
            <w:szCs w:val="22"/>
            <w:u w:val="single"/>
            <w:rtl w:val="0"/>
          </w:rPr>
          <w:t xml:space="preserve">IPP# 116994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Used Sparkler stainless steel 304 pressure leaf filter with 1.02 m² (11 ft²) filtration area.</w:t>
      </w:r>
    </w:p>
    <w:p w:rsidR="00000000" w:rsidDel="00000000" w:rsidP="00000000" w:rsidRDefault="00000000" w:rsidRPr="00000000" w14:paraId="000000B7">
      <w:pPr>
        <w:numPr>
          <w:ilvl w:val="0"/>
          <w:numId w:val="13"/>
        </w:numPr>
        <w:spacing w:after="0" w:afterAutospacing="0" w:before="240" w:lineRule="auto"/>
        <w:ind w:left="720" w:hanging="360"/>
      </w:pPr>
      <w:r w:rsidDel="00000000" w:rsidR="00000000" w:rsidRPr="00000000">
        <w:rPr>
          <w:rtl w:val="0"/>
        </w:rPr>
        <w:t xml:space="preserve">Stainless Steel 304</w:t>
      </w:r>
    </w:p>
    <w:p w:rsidR="00000000" w:rsidDel="00000000" w:rsidP="00000000" w:rsidRDefault="00000000" w:rsidRPr="00000000" w14:paraId="000000B8">
      <w:pPr>
        <w:numPr>
          <w:ilvl w:val="0"/>
          <w:numId w:val="13"/>
        </w:numPr>
        <w:spacing w:after="0" w:afterAutospacing="0" w:before="0" w:beforeAutospacing="0" w:lineRule="auto"/>
        <w:ind w:left="720" w:hanging="360"/>
      </w:pPr>
      <w:r w:rsidDel="00000000" w:rsidR="00000000" w:rsidRPr="00000000">
        <w:rPr>
          <w:rtl w:val="0"/>
        </w:rPr>
        <w:t xml:space="preserve">1.02 m² (11 ft²) filtration area</w:t>
      </w:r>
    </w:p>
    <w:p w:rsidR="00000000" w:rsidDel="00000000" w:rsidP="00000000" w:rsidRDefault="00000000" w:rsidRPr="00000000" w14:paraId="000000B9">
      <w:pPr>
        <w:numPr>
          <w:ilvl w:val="0"/>
          <w:numId w:val="13"/>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BA">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116994</w:t>
        </w:r>
      </w:hyperlink>
      <w:r w:rsidDel="00000000" w:rsidR="00000000" w:rsidRPr="00000000">
        <w:rPr>
          <w:rtl w:val="0"/>
        </w:rPr>
      </w:r>
    </w:p>
    <w:p w:rsidR="00000000" w:rsidDel="00000000" w:rsidP="00000000" w:rsidRDefault="00000000" w:rsidRPr="00000000" w14:paraId="000000BB">
      <w:pPr>
        <w:spacing w:after="240" w:before="240" w:lineRule="auto"/>
        <w:rPr>
          <w:color w:val="1155cc"/>
          <w:u w:val="single"/>
        </w:rPr>
      </w:pPr>
      <w:hyperlink r:id="rId77">
        <w:r w:rsidDel="00000000" w:rsidR="00000000" w:rsidRPr="00000000">
          <w:rPr>
            <w:color w:val="1155cc"/>
            <w:u w:val="single"/>
            <w:rtl w:val="0"/>
          </w:rPr>
          <w:t xml:space="preserve">Browse All Sparkler Filters in Stock</w:t>
        </w:r>
      </w:hyperlink>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rrfssofgz4e" w:id="25"/>
      <w:bookmarkEnd w:id="25"/>
      <w:r w:rsidDel="00000000" w:rsidR="00000000" w:rsidRPr="00000000">
        <w:rPr>
          <w:b w:val="1"/>
          <w:bCs w:val="1"/>
          <w:color w:val="000000"/>
          <w:sz w:val="26"/>
          <w:szCs w:val="26"/>
          <w:rtl w:val="0"/>
        </w:rPr>
        <w:t xml:space="preserve">Buy Used Rosenmund Filter Dryers for Sale</w:t>
      </w:r>
    </w:p>
    <w:p w:rsidR="00000000" w:rsidDel="00000000" w:rsidP="00000000" w:rsidRDefault="00000000" w:rsidRPr="00000000" w14:paraId="000000BD">
      <w:pPr>
        <w:spacing w:after="240" w:before="240" w:lineRule="auto"/>
        <w:rPr/>
      </w:pPr>
      <w:r w:rsidDel="00000000" w:rsidR="00000000" w:rsidRPr="00000000">
        <w:rPr>
          <w:rtl w:val="0"/>
        </w:rPr>
        <w:t xml:space="preserve">Rosenmund is one of the deepest OEM positions in IPP's filter dryer inventory. Available in stainless steel 316 and Hastelloy C-22, with filtration areas from 0.25 m² to 8 m².</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jlvm3l8o1efv" w:id="26"/>
      <w:bookmarkEnd w:id="26"/>
      <w:r w:rsidDel="00000000" w:rsidR="00000000" w:rsidRPr="00000000">
        <w:rPr>
          <w:b w:val="1"/>
          <w:bCs w:val="1"/>
          <w:color w:val="000000"/>
          <w:sz w:val="22"/>
          <w:szCs w:val="22"/>
          <w:rtl w:val="0"/>
        </w:rPr>
        <w:t xml:space="preserve">[Rosenmund B88 Series] Rosenmund B88-RF-1513 SS 316 — 0.6 m² (</w:t>
      </w:r>
      <w:hyperlink r:id="rId78">
        <w:r w:rsidDel="00000000" w:rsidR="00000000" w:rsidRPr="00000000">
          <w:rPr>
            <w:b w:val="1"/>
            <w:bCs w:val="1"/>
            <w:color w:val="1155cc"/>
            <w:sz w:val="22"/>
            <w:szCs w:val="22"/>
            <w:u w:val="single"/>
            <w:rtl w:val="0"/>
          </w:rPr>
          <w:t xml:space="preserve">IPP# 705428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Used Rosenmund stainless steel 316 filter dryer model B88-RF-1513 with 0.6 m² (6.5 ft²) filtration area and agitated vessel.</w:t>
      </w:r>
    </w:p>
    <w:p w:rsidR="00000000" w:rsidDel="00000000" w:rsidP="00000000" w:rsidRDefault="00000000" w:rsidRPr="00000000" w14:paraId="000000C0">
      <w:pPr>
        <w:numPr>
          <w:ilvl w:val="0"/>
          <w:numId w:val="21"/>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rtl w:val="0"/>
        </w:rPr>
        <w:t xml:space="preserve">0.6 m² (6.5 ft²) filtration area</w:t>
      </w:r>
    </w:p>
    <w:p w:rsidR="00000000" w:rsidDel="00000000" w:rsidP="00000000" w:rsidRDefault="00000000" w:rsidRPr="00000000" w14:paraId="000000C2">
      <w:pPr>
        <w:numPr>
          <w:ilvl w:val="0"/>
          <w:numId w:val="21"/>
        </w:numPr>
        <w:spacing w:after="0" w:afterAutospacing="0" w:before="0" w:beforeAutospacing="0" w:lineRule="auto"/>
        <w:ind w:left="720" w:hanging="360"/>
      </w:pPr>
      <w:r w:rsidDel="00000000" w:rsidR="00000000" w:rsidRPr="00000000">
        <w:rPr>
          <w:rtl w:val="0"/>
        </w:rPr>
        <w:t xml:space="preserve">Model B88-RF-1513</w:t>
      </w:r>
    </w:p>
    <w:p w:rsidR="00000000" w:rsidDel="00000000" w:rsidP="00000000" w:rsidRDefault="00000000" w:rsidRPr="00000000" w14:paraId="000000C3">
      <w:pPr>
        <w:numPr>
          <w:ilvl w:val="0"/>
          <w:numId w:val="21"/>
        </w:numPr>
        <w:spacing w:after="0" w:afterAutospacing="0" w:before="0" w:beforeAutospacing="0" w:lineRule="auto"/>
        <w:ind w:left="720" w:hanging="360"/>
      </w:pPr>
      <w:r w:rsidDel="00000000" w:rsidR="00000000" w:rsidRPr="00000000">
        <w:rPr>
          <w:rtl w:val="0"/>
        </w:rPr>
        <w:t xml:space="preserve">Agitated, hydraulic drive</w:t>
      </w:r>
    </w:p>
    <w:p w:rsidR="00000000" w:rsidDel="00000000" w:rsidP="00000000" w:rsidRDefault="00000000" w:rsidRPr="00000000" w14:paraId="000000C4">
      <w:pPr>
        <w:numPr>
          <w:ilvl w:val="0"/>
          <w:numId w:val="21"/>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C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705428</w:t>
        </w:r>
      </w:hyperlink>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esvr3s596dbl" w:id="27"/>
      <w:bookmarkEnd w:id="27"/>
      <w:r w:rsidDel="00000000" w:rsidR="00000000" w:rsidRPr="00000000">
        <w:rPr>
          <w:b w:val="1"/>
          <w:bCs w:val="1"/>
          <w:color w:val="000000"/>
          <w:sz w:val="22"/>
          <w:szCs w:val="22"/>
          <w:rtl w:val="0"/>
        </w:rPr>
        <w:t xml:space="preserve">Rosenmund AG Hastelloy C-22 — 0.25 m² (</w:t>
      </w:r>
      <w:hyperlink r:id="rId82">
        <w:r w:rsidDel="00000000" w:rsidR="00000000" w:rsidRPr="00000000">
          <w:rPr>
            <w:b w:val="1"/>
            <w:bCs w:val="1"/>
            <w:color w:val="1155cc"/>
            <w:sz w:val="22"/>
            <w:szCs w:val="22"/>
            <w:u w:val="single"/>
            <w:rtl w:val="0"/>
          </w:rPr>
          <w:t xml:space="preserve">IPP# 706865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Used Rosenmund AG Hastelloy C-22 filter dryer with 0.25 m² (2.7 ft²) filtration area for corrosion-resistant pharmaceutical and fine chemical applications.</w:t>
      </w:r>
    </w:p>
    <w:p w:rsidR="00000000" w:rsidDel="00000000" w:rsidP="00000000" w:rsidRDefault="00000000" w:rsidRPr="00000000" w14:paraId="000000C8">
      <w:pPr>
        <w:numPr>
          <w:ilvl w:val="0"/>
          <w:numId w:val="20"/>
        </w:numPr>
        <w:spacing w:after="0" w:afterAutospacing="0" w:before="240" w:lineRule="auto"/>
        <w:ind w:left="720" w:hanging="360"/>
      </w:pPr>
      <w:r w:rsidDel="00000000" w:rsidR="00000000" w:rsidRPr="00000000">
        <w:rPr>
          <w:rtl w:val="0"/>
        </w:rPr>
        <w:t xml:space="preserve">Hastelloy C-22</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0.25 m² (2.7 ft²) filtration area</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rtl w:val="0"/>
        </w:rPr>
        <w:t xml:space="preserve">Rosenmund filter dryer</w:t>
      </w:r>
    </w:p>
    <w:p w:rsidR="00000000" w:rsidDel="00000000" w:rsidP="00000000" w:rsidRDefault="00000000" w:rsidRPr="00000000" w14:paraId="000000CB">
      <w:pPr>
        <w:numPr>
          <w:ilvl w:val="0"/>
          <w:numId w:val="20"/>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CC">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706865</w:t>
        </w:r>
      </w:hyperlink>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b4yqt5g3zi8i" w:id="28"/>
      <w:bookmarkEnd w:id="28"/>
      <w:r w:rsidDel="00000000" w:rsidR="00000000" w:rsidRPr="00000000">
        <w:rPr>
          <w:b w:val="1"/>
          <w:bCs w:val="1"/>
          <w:color w:val="000000"/>
          <w:sz w:val="22"/>
          <w:szCs w:val="22"/>
          <w:rtl w:val="0"/>
        </w:rPr>
        <w:t xml:space="preserve">Rosenmund SS 316 — 8 m² (</w:t>
      </w:r>
      <w:hyperlink r:id="rId86">
        <w:r w:rsidDel="00000000" w:rsidR="00000000" w:rsidRPr="00000000">
          <w:rPr>
            <w:b w:val="1"/>
            <w:bCs w:val="1"/>
            <w:color w:val="1155cc"/>
            <w:sz w:val="22"/>
            <w:szCs w:val="22"/>
            <w:u w:val="single"/>
            <w:rtl w:val="0"/>
          </w:rPr>
          <w:t xml:space="preserve">IPP# 219219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Used Rosenmund stainless steel 316 filter dryer with 8 m² (86.1 ft²) filtration area for production-scale combined filtration and drying.</w:t>
      </w:r>
    </w:p>
    <w:p w:rsidR="00000000" w:rsidDel="00000000" w:rsidP="00000000" w:rsidRDefault="00000000" w:rsidRPr="00000000" w14:paraId="000000CF">
      <w:pPr>
        <w:numPr>
          <w:ilvl w:val="0"/>
          <w:numId w:val="28"/>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D0">
      <w:pPr>
        <w:numPr>
          <w:ilvl w:val="0"/>
          <w:numId w:val="28"/>
        </w:numPr>
        <w:spacing w:after="0" w:afterAutospacing="0" w:before="0" w:beforeAutospacing="0" w:lineRule="auto"/>
        <w:ind w:left="720" w:hanging="360"/>
      </w:pPr>
      <w:r w:rsidDel="00000000" w:rsidR="00000000" w:rsidRPr="00000000">
        <w:rPr>
          <w:rtl w:val="0"/>
        </w:rPr>
        <w:t xml:space="preserve">8 m² (86.1 ft²) filtration area</w:t>
      </w:r>
    </w:p>
    <w:p w:rsidR="00000000" w:rsidDel="00000000" w:rsidP="00000000" w:rsidRDefault="00000000" w:rsidRPr="00000000" w14:paraId="000000D1">
      <w:pPr>
        <w:numPr>
          <w:ilvl w:val="0"/>
          <w:numId w:val="28"/>
        </w:numPr>
        <w:spacing w:after="0" w:afterAutospacing="0" w:before="0" w:beforeAutospacing="0" w:lineRule="auto"/>
        <w:ind w:left="720" w:hanging="360"/>
      </w:pPr>
      <w:r w:rsidDel="00000000" w:rsidR="00000000" w:rsidRPr="00000000">
        <w:rPr>
          <w:rtl w:val="0"/>
        </w:rPr>
        <w:t xml:space="preserve">Rosenmund filter dryer</w:t>
      </w:r>
    </w:p>
    <w:p w:rsidR="00000000" w:rsidDel="00000000" w:rsidP="00000000" w:rsidRDefault="00000000" w:rsidRPr="00000000" w14:paraId="000000D2">
      <w:pPr>
        <w:numPr>
          <w:ilvl w:val="0"/>
          <w:numId w:val="28"/>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D3">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219219</w:t>
        </w:r>
      </w:hyperlink>
      <w:r w:rsidDel="00000000" w:rsidR="00000000" w:rsidRPr="00000000">
        <w:rPr>
          <w:rtl w:val="0"/>
        </w:rPr>
      </w:r>
    </w:p>
    <w:p w:rsidR="00000000" w:rsidDel="00000000" w:rsidP="00000000" w:rsidRDefault="00000000" w:rsidRPr="00000000" w14:paraId="000000D4">
      <w:pPr>
        <w:spacing w:after="240" w:before="240" w:lineRule="auto"/>
        <w:rPr>
          <w:color w:val="1155cc"/>
          <w:u w:val="single"/>
        </w:rPr>
      </w:pPr>
      <w:hyperlink r:id="rId90">
        <w:r w:rsidDel="00000000" w:rsidR="00000000" w:rsidRPr="00000000">
          <w:rPr>
            <w:color w:val="1155cc"/>
            <w:u w:val="single"/>
            <w:rtl w:val="0"/>
          </w:rPr>
          <w:t xml:space="preserve">Browse All Rosenmund Filters in Stock</w:t>
        </w:r>
      </w:hyperlink>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snad8xbqefqm" w:id="29"/>
      <w:bookmarkEnd w:id="29"/>
      <w:r w:rsidDel="00000000" w:rsidR="00000000" w:rsidRPr="00000000">
        <w:rPr>
          <w:b w:val="1"/>
          <w:bCs w:val="1"/>
          <w:color w:val="000000"/>
          <w:sz w:val="26"/>
          <w:szCs w:val="26"/>
          <w:rtl w:val="0"/>
        </w:rPr>
        <w:t xml:space="preserve">Buy Used Filters from Other OEM Manufacturers</w:t>
      </w:r>
    </w:p>
    <w:p w:rsidR="00000000" w:rsidDel="00000000" w:rsidP="00000000" w:rsidRDefault="00000000" w:rsidRPr="00000000" w14:paraId="000000D6">
      <w:pPr>
        <w:spacing w:after="240" w:before="240" w:lineRule="auto"/>
        <w:rPr/>
      </w:pPr>
      <w:r w:rsidDel="00000000" w:rsidR="00000000" w:rsidRPr="00000000">
        <w:rPr>
          <w:rtl w:val="0"/>
        </w:rPr>
        <w:t xml:space="preserve">Beyond Schenk, Sparkler, and Rosenmund, IPP stocks filters from 3V Cogeim, Chemap, Pfaudler, Artisan, BHS, Bertrams, Seitz, and many other OEM manufacturers.</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ss1esdp5uvxp" w:id="30"/>
      <w:bookmarkEnd w:id="30"/>
      <w:r w:rsidDel="00000000" w:rsidR="00000000" w:rsidRPr="00000000">
        <w:rPr>
          <w:b w:val="1"/>
          <w:bCs w:val="1"/>
          <w:color w:val="000000"/>
          <w:sz w:val="22"/>
          <w:szCs w:val="22"/>
          <w:rtl w:val="0"/>
        </w:rPr>
        <w:t xml:space="preserve">[3V Cogeim] 3V Cogeim FEPXD 400 Hastelloy — 4.2 m² (</w:t>
      </w:r>
      <w:hyperlink r:id="rId91">
        <w:r w:rsidDel="00000000" w:rsidR="00000000" w:rsidRPr="00000000">
          <w:rPr>
            <w:b w:val="1"/>
            <w:bCs w:val="1"/>
            <w:color w:val="1155cc"/>
            <w:sz w:val="22"/>
            <w:szCs w:val="22"/>
            <w:u w:val="single"/>
            <w:rtl w:val="0"/>
          </w:rPr>
          <w:t xml:space="preserve">IPP# 241002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Used 3V Cogeim Hastelloy C-22 filter dryer with 4.2 m² (44.7 ft²) filtration area, hydraulic agitator drive, CIP capability, and dust filter.</w:t>
      </w:r>
    </w:p>
    <w:p w:rsidR="00000000" w:rsidDel="00000000" w:rsidP="00000000" w:rsidRDefault="00000000" w:rsidRPr="00000000" w14:paraId="000000D9">
      <w:pPr>
        <w:numPr>
          <w:ilvl w:val="0"/>
          <w:numId w:val="9"/>
        </w:numPr>
        <w:spacing w:after="0" w:afterAutospacing="0" w:before="240" w:lineRule="auto"/>
        <w:ind w:left="720" w:hanging="360"/>
      </w:pPr>
      <w:r w:rsidDel="00000000" w:rsidR="00000000" w:rsidRPr="00000000">
        <w:rPr>
          <w:rtl w:val="0"/>
        </w:rPr>
        <w:t xml:space="preserve">Hastelloy C-22</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tl w:val="0"/>
        </w:rPr>
        <w:t xml:space="preserve">4.2 m² (44.7 ft²) filtration area</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Agitated, CIP equipped</w:t>
      </w:r>
    </w:p>
    <w:p w:rsidR="00000000" w:rsidDel="00000000" w:rsidP="00000000" w:rsidRDefault="00000000" w:rsidRPr="00000000" w14:paraId="000000DC">
      <w:pPr>
        <w:numPr>
          <w:ilvl w:val="0"/>
          <w:numId w:val="9"/>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DD">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241002</w:t>
        </w:r>
      </w:hyperlink>
      <w:r w:rsidDel="00000000" w:rsidR="00000000" w:rsidRPr="00000000">
        <w:rPr>
          <w:rtl w:val="0"/>
        </w:rPr>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ak3o3c8gpxs3" w:id="31"/>
      <w:bookmarkEnd w:id="31"/>
      <w:r w:rsidDel="00000000" w:rsidR="00000000" w:rsidRPr="00000000">
        <w:rPr>
          <w:b w:val="1"/>
          <w:bCs w:val="1"/>
          <w:color w:val="000000"/>
          <w:sz w:val="22"/>
          <w:szCs w:val="22"/>
          <w:rtl w:val="0"/>
        </w:rPr>
        <w:t xml:space="preserve">[Chemap] Chemap SS 316 — 3 m² (</w:t>
      </w:r>
      <w:hyperlink r:id="rId95">
        <w:r w:rsidDel="00000000" w:rsidR="00000000" w:rsidRPr="00000000">
          <w:rPr>
            <w:b w:val="1"/>
            <w:bCs w:val="1"/>
            <w:color w:val="1155cc"/>
            <w:sz w:val="22"/>
            <w:szCs w:val="22"/>
            <w:u w:val="single"/>
            <w:rtl w:val="0"/>
          </w:rPr>
          <w:t xml:space="preserve">IPP# 247256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Used Chemap stainless steel 316 pressure leaf filter with 3 m² (32.3 ft²) filtration area.</w:t>
      </w:r>
    </w:p>
    <w:p w:rsidR="00000000" w:rsidDel="00000000" w:rsidP="00000000" w:rsidRDefault="00000000" w:rsidRPr="00000000" w14:paraId="000000E0">
      <w:pPr>
        <w:numPr>
          <w:ilvl w:val="0"/>
          <w:numId w:val="5"/>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3 m² (32.3 ft²) filtration area</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rtl w:val="0"/>
        </w:rPr>
        <w:t xml:space="preserve">Pressure leaf type</w:t>
      </w:r>
    </w:p>
    <w:p w:rsidR="00000000" w:rsidDel="00000000" w:rsidP="00000000" w:rsidRDefault="00000000" w:rsidRPr="00000000" w14:paraId="000000E3">
      <w:pPr>
        <w:numPr>
          <w:ilvl w:val="0"/>
          <w:numId w:val="5"/>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E4">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247256</w:t>
        </w:r>
      </w:hyperlink>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dfid10bazqsk" w:id="32"/>
      <w:bookmarkEnd w:id="32"/>
      <w:r w:rsidDel="00000000" w:rsidR="00000000" w:rsidRPr="00000000">
        <w:rPr>
          <w:b w:val="1"/>
          <w:bCs w:val="1"/>
          <w:color w:val="000000"/>
          <w:sz w:val="22"/>
          <w:szCs w:val="22"/>
          <w:rtl w:val="0"/>
        </w:rPr>
        <w:t xml:space="preserve">[Pfaudler] Pfaudler Glass-Lined Nutsche — 0.52 m² (</w:t>
      </w:r>
      <w:hyperlink r:id="rId99">
        <w:r w:rsidDel="00000000" w:rsidR="00000000" w:rsidRPr="00000000">
          <w:rPr>
            <w:b w:val="1"/>
            <w:bCs w:val="1"/>
            <w:color w:val="1155cc"/>
            <w:sz w:val="22"/>
            <w:szCs w:val="22"/>
            <w:u w:val="single"/>
            <w:rtl w:val="0"/>
          </w:rPr>
          <w:t xml:space="preserve">IPP# 245508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Used Pfaudler glass-lined nutsche filter with 0.52 m² (5.6 ft²) filtration area, elliptical heads, and high-temperature/high-pressure jacket.</w:t>
      </w:r>
    </w:p>
    <w:p w:rsidR="00000000" w:rsidDel="00000000" w:rsidP="00000000" w:rsidRDefault="00000000" w:rsidRPr="00000000" w14:paraId="000000E7">
      <w:pPr>
        <w:numPr>
          <w:ilvl w:val="0"/>
          <w:numId w:val="26"/>
        </w:numPr>
        <w:spacing w:after="0" w:afterAutospacing="0" w:before="240" w:lineRule="auto"/>
        <w:ind w:left="720" w:hanging="360"/>
      </w:pPr>
      <w:r w:rsidDel="00000000" w:rsidR="00000000" w:rsidRPr="00000000">
        <w:rPr>
          <w:rtl w:val="0"/>
        </w:rPr>
        <w:t xml:space="preserve">Glass-lined construction</w:t>
      </w:r>
    </w:p>
    <w:p w:rsidR="00000000" w:rsidDel="00000000" w:rsidP="00000000" w:rsidRDefault="00000000" w:rsidRPr="00000000" w14:paraId="000000E8">
      <w:pPr>
        <w:numPr>
          <w:ilvl w:val="0"/>
          <w:numId w:val="26"/>
        </w:numPr>
        <w:spacing w:after="0" w:afterAutospacing="0" w:before="0" w:beforeAutospacing="0" w:lineRule="auto"/>
        <w:ind w:left="720" w:hanging="360"/>
      </w:pPr>
      <w:r w:rsidDel="00000000" w:rsidR="00000000" w:rsidRPr="00000000">
        <w:rPr>
          <w:rtl w:val="0"/>
        </w:rPr>
        <w:t xml:space="preserve">0.52 m² (5.6 ft²) filtration area</w:t>
      </w:r>
    </w:p>
    <w:p w:rsidR="00000000" w:rsidDel="00000000" w:rsidP="00000000" w:rsidRDefault="00000000" w:rsidRPr="00000000" w14:paraId="000000E9">
      <w:pPr>
        <w:numPr>
          <w:ilvl w:val="0"/>
          <w:numId w:val="26"/>
        </w:numPr>
        <w:spacing w:after="0" w:afterAutospacing="0" w:before="0" w:beforeAutospacing="0" w:lineRule="auto"/>
        <w:ind w:left="720" w:hanging="360"/>
      </w:pPr>
      <w:r w:rsidDel="00000000" w:rsidR="00000000" w:rsidRPr="00000000">
        <w:rPr>
          <w:rtl w:val="0"/>
        </w:rPr>
        <w:t xml:space="preserve">Jacketed for temperature control</w:t>
      </w:r>
    </w:p>
    <w:p w:rsidR="00000000" w:rsidDel="00000000" w:rsidP="00000000" w:rsidRDefault="00000000" w:rsidRPr="00000000" w14:paraId="000000EA">
      <w:pPr>
        <w:numPr>
          <w:ilvl w:val="0"/>
          <w:numId w:val="26"/>
        </w:numPr>
        <w:spacing w:after="24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EB">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245508</w:t>
        </w:r>
      </w:hyperlink>
      <w:r w:rsidDel="00000000" w:rsidR="00000000" w:rsidRPr="00000000">
        <w:rPr>
          <w:rtl w:val="0"/>
        </w:rPr>
      </w:r>
    </w:p>
    <w:p w:rsidR="00000000" w:rsidDel="00000000" w:rsidP="00000000" w:rsidRDefault="00000000" w:rsidRPr="00000000" w14:paraId="000000EC">
      <w:pPr>
        <w:spacing w:after="240" w:before="240" w:lineRule="auto"/>
        <w:rPr>
          <w:color w:val="1155cc"/>
          <w:u w:val="single"/>
        </w:rPr>
      </w:pPr>
      <w:hyperlink r:id="rId103">
        <w:r w:rsidDel="00000000" w:rsidR="00000000" w:rsidRPr="00000000">
          <w:rPr>
            <w:color w:val="1155cc"/>
            <w:u w:val="single"/>
            <w:rtl w:val="0"/>
          </w:rPr>
          <w:t xml:space="preserve">Browse All Filter Manufacturers in Stock</w:t>
        </w:r>
      </w:hyperlink>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swzetzhkre0v" w:id="33"/>
      <w:bookmarkEnd w:id="33"/>
      <w:r w:rsidDel="00000000" w:rsidR="00000000" w:rsidRPr="00000000">
        <w:rPr>
          <w:b w:val="1"/>
          <w:bCs w:val="1"/>
          <w:sz w:val="34"/>
          <w:szCs w:val="34"/>
          <w:rtl w:val="0"/>
        </w:rPr>
        <w:t xml:space="preserve">Buy Used Filters for Sale by Condition</w:t>
      </w:r>
    </w:p>
    <w:p w:rsidR="00000000" w:rsidDel="00000000" w:rsidP="00000000" w:rsidRDefault="00000000" w:rsidRPr="00000000" w14:paraId="000000EF">
      <w:pPr>
        <w:spacing w:after="240" w:before="240" w:lineRule="auto"/>
        <w:rPr/>
      </w:pPr>
      <w:r w:rsidDel="00000000" w:rsidR="00000000" w:rsidRPr="00000000">
        <w:rPr>
          <w:rtl w:val="0"/>
        </w:rPr>
        <w:t xml:space="preserve">IPP stocks filters in used, unused, and new condition grades. Choose the condition that matches your budget, timeline, and performance requirements.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1bsjx229djmg" w:id="34"/>
      <w:bookmarkEnd w:id="34"/>
      <w:r w:rsidDel="00000000" w:rsidR="00000000" w:rsidRPr="00000000">
        <w:rPr>
          <w:b w:val="1"/>
          <w:bCs w:val="1"/>
          <w:color w:val="000000"/>
          <w:sz w:val="26"/>
          <w:szCs w:val="26"/>
          <w:rtl w:val="0"/>
        </w:rPr>
        <w:t xml:space="preserve">Buy Used Filters for Sale</w:t>
      </w:r>
    </w:p>
    <w:p w:rsidR="00000000" w:rsidDel="00000000" w:rsidP="00000000" w:rsidRDefault="00000000" w:rsidRPr="00000000" w14:paraId="000000F1">
      <w:pPr>
        <w:spacing w:after="240" w:before="240" w:lineRule="auto"/>
        <w:rPr/>
      </w:pPr>
      <w:r w:rsidDel="00000000" w:rsidR="00000000" w:rsidRPr="00000000">
        <w:rPr>
          <w:rtl w:val="0"/>
        </w:rPr>
        <w:t xml:space="preserve">Good used filters are the deepest condition position in IPP's inventory. These units were previously installed in production service, inspected on intake, and are offered as-is at the lowest price point while retaining OEM construction and engineering.</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tlaw4gq9ly7e" w:id="35"/>
      <w:bookmarkEnd w:id="35"/>
      <w:r w:rsidDel="00000000" w:rsidR="00000000" w:rsidRPr="00000000">
        <w:rPr>
          <w:b w:val="1"/>
          <w:bCs w:val="1"/>
          <w:color w:val="000000"/>
          <w:sz w:val="22"/>
          <w:szCs w:val="22"/>
          <w:rtl w:val="0"/>
        </w:rPr>
        <w:t xml:space="preserve">Used 3V Cogeim FEPXD 400 — 4.2 m² (</w:t>
      </w:r>
      <w:hyperlink r:id="rId104">
        <w:r w:rsidDel="00000000" w:rsidR="00000000" w:rsidRPr="00000000">
          <w:rPr>
            <w:b w:val="1"/>
            <w:bCs w:val="1"/>
            <w:color w:val="1155cc"/>
            <w:sz w:val="22"/>
            <w:szCs w:val="22"/>
            <w:u w:val="single"/>
            <w:rtl w:val="0"/>
          </w:rPr>
          <w:t xml:space="preserve">IPP# 241002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Used 3V Cogeim Hastelloy C-22 filter dryer with 4.2 m² (44.7 ft²) filtration area, hydraulic agitator drive, CIP capability, and dust filter.</w:t>
      </w:r>
    </w:p>
    <w:p w:rsidR="00000000" w:rsidDel="00000000" w:rsidP="00000000" w:rsidRDefault="00000000" w:rsidRPr="00000000" w14:paraId="000000F4">
      <w:pPr>
        <w:numPr>
          <w:ilvl w:val="0"/>
          <w:numId w:val="29"/>
        </w:numPr>
        <w:spacing w:after="0" w:afterAutospacing="0" w:before="240" w:lineRule="auto"/>
        <w:ind w:left="720" w:hanging="360"/>
      </w:pPr>
      <w:r w:rsidDel="00000000" w:rsidR="00000000" w:rsidRPr="00000000">
        <w:rPr>
          <w:rtl w:val="0"/>
        </w:rPr>
        <w:t xml:space="preserve">Used condition</w:t>
      </w:r>
    </w:p>
    <w:p w:rsidR="00000000" w:rsidDel="00000000" w:rsidP="00000000" w:rsidRDefault="00000000" w:rsidRPr="00000000" w14:paraId="000000F5">
      <w:pPr>
        <w:numPr>
          <w:ilvl w:val="0"/>
          <w:numId w:val="29"/>
        </w:numPr>
        <w:spacing w:after="0" w:afterAutospacing="0" w:before="0" w:beforeAutospacing="0" w:lineRule="auto"/>
        <w:ind w:left="720" w:hanging="360"/>
      </w:pPr>
      <w:r w:rsidDel="00000000" w:rsidR="00000000" w:rsidRPr="00000000">
        <w:rPr>
          <w:rtl w:val="0"/>
        </w:rPr>
        <w:t xml:space="preserve">Hastelloy C-22</w:t>
      </w:r>
    </w:p>
    <w:p w:rsidR="00000000" w:rsidDel="00000000" w:rsidP="00000000" w:rsidRDefault="00000000" w:rsidRPr="00000000" w14:paraId="000000F6">
      <w:pPr>
        <w:numPr>
          <w:ilvl w:val="0"/>
          <w:numId w:val="29"/>
        </w:numPr>
        <w:spacing w:after="0" w:afterAutospacing="0" w:before="0" w:beforeAutospacing="0" w:lineRule="auto"/>
        <w:ind w:left="720" w:hanging="360"/>
      </w:pPr>
      <w:r w:rsidDel="00000000" w:rsidR="00000000" w:rsidRPr="00000000">
        <w:rPr>
          <w:rtl w:val="0"/>
        </w:rPr>
        <w:t xml:space="preserve">4.2 m² (44.7 ft²) filtration area</w:t>
      </w:r>
    </w:p>
    <w:p w:rsidR="00000000" w:rsidDel="00000000" w:rsidP="00000000" w:rsidRDefault="00000000" w:rsidRPr="00000000" w14:paraId="000000F7">
      <w:pPr>
        <w:numPr>
          <w:ilvl w:val="0"/>
          <w:numId w:val="29"/>
        </w:numPr>
        <w:spacing w:after="0" w:afterAutospacing="0" w:before="0" w:beforeAutospacing="0" w:lineRule="auto"/>
        <w:ind w:left="720" w:hanging="360"/>
      </w:pPr>
      <w:r w:rsidDel="00000000" w:rsidR="00000000" w:rsidRPr="00000000">
        <w:rPr>
          <w:rtl w:val="0"/>
        </w:rPr>
        <w:t xml:space="preserve">6.1 bar (88.5 psi), 200°C (392°F)</w:t>
      </w:r>
    </w:p>
    <w:p w:rsidR="00000000" w:rsidDel="00000000" w:rsidP="00000000" w:rsidRDefault="00000000" w:rsidRPr="00000000" w14:paraId="000000F8">
      <w:pPr>
        <w:numPr>
          <w:ilvl w:val="0"/>
          <w:numId w:val="29"/>
        </w:numPr>
        <w:spacing w:after="240" w:before="0" w:beforeAutospacing="0" w:lineRule="auto"/>
        <w:ind w:left="720" w:hanging="360"/>
      </w:pPr>
      <w:r w:rsidDel="00000000" w:rsidR="00000000" w:rsidRPr="00000000">
        <w:rPr>
          <w:rtl w:val="0"/>
        </w:rPr>
        <w:t xml:space="preserve">CIP equipped, dust filter</w:t>
      </w:r>
    </w:p>
    <w:p w:rsidR="00000000" w:rsidDel="00000000" w:rsidP="00000000" w:rsidRDefault="00000000" w:rsidRPr="00000000" w14:paraId="000000F9">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241002</w:t>
        </w:r>
      </w:hyperlink>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107vcon4qbvq" w:id="36"/>
      <w:bookmarkEnd w:id="36"/>
      <w:r w:rsidDel="00000000" w:rsidR="00000000" w:rsidRPr="00000000">
        <w:rPr>
          <w:b w:val="1"/>
          <w:bCs w:val="1"/>
          <w:color w:val="000000"/>
          <w:sz w:val="22"/>
          <w:szCs w:val="22"/>
          <w:rtl w:val="0"/>
        </w:rPr>
        <w:t xml:space="preserve">Used Schenk ZHF-SR10KL — 4.7 m² (</w:t>
      </w:r>
      <w:hyperlink r:id="rId108">
        <w:r w:rsidDel="00000000" w:rsidR="00000000" w:rsidRPr="00000000">
          <w:rPr>
            <w:b w:val="1"/>
            <w:bCs w:val="1"/>
            <w:color w:val="1155cc"/>
            <w:sz w:val="22"/>
            <w:szCs w:val="22"/>
            <w:u w:val="single"/>
            <w:rtl w:val="0"/>
          </w:rPr>
          <w:t xml:space="preserve">IPP# 202747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Used Schenk stainless steel austenitic pressure leaf filter with 4.7 m² (50.6 ft²) filtration area and 11 kW (14.8 HP) motor.</w:t>
      </w:r>
    </w:p>
    <w:p w:rsidR="00000000" w:rsidDel="00000000" w:rsidP="00000000" w:rsidRDefault="00000000" w:rsidRPr="00000000" w14:paraId="000000FC">
      <w:pPr>
        <w:numPr>
          <w:ilvl w:val="0"/>
          <w:numId w:val="24"/>
        </w:numPr>
        <w:spacing w:after="0" w:afterAutospacing="0" w:before="240" w:lineRule="auto"/>
        <w:ind w:left="720" w:hanging="360"/>
      </w:pPr>
      <w:r w:rsidDel="00000000" w:rsidR="00000000" w:rsidRPr="00000000">
        <w:rPr>
          <w:rtl w:val="0"/>
        </w:rPr>
        <w:t xml:space="preserve">Used condition</w:t>
      </w:r>
    </w:p>
    <w:p w:rsidR="00000000" w:rsidDel="00000000" w:rsidP="00000000" w:rsidRDefault="00000000" w:rsidRPr="00000000" w14:paraId="000000FD">
      <w:pPr>
        <w:numPr>
          <w:ilvl w:val="0"/>
          <w:numId w:val="24"/>
        </w:numPr>
        <w:spacing w:after="0" w:afterAutospacing="0" w:before="0" w:beforeAutospacing="0" w:lineRule="auto"/>
        <w:ind w:left="720" w:hanging="360"/>
      </w:pPr>
      <w:r w:rsidDel="00000000" w:rsidR="00000000" w:rsidRPr="00000000">
        <w:rPr>
          <w:rtl w:val="0"/>
        </w:rPr>
        <w:t xml:space="preserve">Stainless Steel Austenitic</w:t>
      </w:r>
    </w:p>
    <w:p w:rsidR="00000000" w:rsidDel="00000000" w:rsidP="00000000" w:rsidRDefault="00000000" w:rsidRPr="00000000" w14:paraId="000000FE">
      <w:pPr>
        <w:numPr>
          <w:ilvl w:val="0"/>
          <w:numId w:val="24"/>
        </w:numPr>
        <w:spacing w:after="0" w:afterAutospacing="0" w:before="0" w:beforeAutospacing="0" w:lineRule="auto"/>
        <w:ind w:left="720" w:hanging="360"/>
      </w:pPr>
      <w:r w:rsidDel="00000000" w:rsidR="00000000" w:rsidRPr="00000000">
        <w:rPr>
          <w:rtl w:val="0"/>
        </w:rPr>
        <w:t xml:space="preserve">4.7 m² (50.6 ft²) filtration area</w:t>
      </w:r>
    </w:p>
    <w:p w:rsidR="00000000" w:rsidDel="00000000" w:rsidP="00000000" w:rsidRDefault="00000000" w:rsidRPr="00000000" w14:paraId="000000FF">
      <w:pPr>
        <w:numPr>
          <w:ilvl w:val="0"/>
          <w:numId w:val="24"/>
        </w:numPr>
        <w:spacing w:after="0" w:afterAutospacing="0" w:before="0" w:beforeAutospacing="0" w:lineRule="auto"/>
        <w:ind w:left="720" w:hanging="360"/>
      </w:pPr>
      <w:r w:rsidDel="00000000" w:rsidR="00000000" w:rsidRPr="00000000">
        <w:rPr>
          <w:rtl w:val="0"/>
        </w:rPr>
        <w:t xml:space="preserve">11 kW (14.8 HP) motor</w:t>
      </w:r>
    </w:p>
    <w:p w:rsidR="00000000" w:rsidDel="00000000" w:rsidP="00000000" w:rsidRDefault="00000000" w:rsidRPr="00000000" w14:paraId="00000100">
      <w:pPr>
        <w:numPr>
          <w:ilvl w:val="0"/>
          <w:numId w:val="24"/>
        </w:numPr>
        <w:spacing w:after="240" w:before="0" w:beforeAutospacing="0" w:lineRule="auto"/>
        <w:ind w:left="720" w:hanging="360"/>
      </w:pPr>
      <w:r w:rsidDel="00000000" w:rsidR="00000000" w:rsidRPr="00000000">
        <w:rPr>
          <w:rtl w:val="0"/>
        </w:rPr>
        <w:t xml:space="preserve">6 bar (87 psi), 150°C (302°F)</w:t>
      </w:r>
    </w:p>
    <w:p w:rsidR="00000000" w:rsidDel="00000000" w:rsidP="00000000" w:rsidRDefault="00000000" w:rsidRPr="00000000" w14:paraId="00000101">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202747</w:t>
        </w:r>
      </w:hyperlink>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kvt4z0ker1aq" w:id="37"/>
      <w:bookmarkEnd w:id="37"/>
      <w:r w:rsidDel="00000000" w:rsidR="00000000" w:rsidRPr="00000000">
        <w:rPr>
          <w:b w:val="1"/>
          <w:bCs w:val="1"/>
          <w:color w:val="000000"/>
          <w:sz w:val="22"/>
          <w:szCs w:val="22"/>
          <w:rtl w:val="0"/>
        </w:rPr>
        <w:t xml:space="preserve">Used Seitz-Werke 60/1 SS Austenitic — 0.3 m² (</w:t>
      </w:r>
      <w:hyperlink r:id="rId112">
        <w:r w:rsidDel="00000000" w:rsidR="00000000" w:rsidRPr="00000000">
          <w:rPr>
            <w:b w:val="1"/>
            <w:bCs w:val="1"/>
            <w:color w:val="1155cc"/>
            <w:sz w:val="22"/>
            <w:szCs w:val="22"/>
            <w:u w:val="single"/>
            <w:rtl w:val="0"/>
          </w:rPr>
          <w:t xml:space="preserve">IPP# 107498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3">
      <w:pPr>
        <w:spacing w:after="240" w:before="240" w:lineRule="auto"/>
        <w:rPr/>
      </w:pPr>
      <w:r w:rsidDel="00000000" w:rsidR="00000000" w:rsidRPr="00000000">
        <w:rPr>
          <w:rtl w:val="0"/>
        </w:rPr>
        <w:t xml:space="preserve">Used Seitz-Werke stainless steel austenitic nutsche filter with 0.3 m² (3.2 ft²) filtration area, 0.12 m³ cake volume, and half pipe/limpet jacket.</w:t>
      </w:r>
    </w:p>
    <w:p w:rsidR="00000000" w:rsidDel="00000000" w:rsidP="00000000" w:rsidRDefault="00000000" w:rsidRPr="00000000" w14:paraId="00000104">
      <w:pPr>
        <w:numPr>
          <w:ilvl w:val="0"/>
          <w:numId w:val="19"/>
        </w:numPr>
        <w:spacing w:after="0" w:afterAutospacing="0" w:before="240" w:lineRule="auto"/>
        <w:ind w:left="720" w:hanging="360"/>
      </w:pPr>
      <w:r w:rsidDel="00000000" w:rsidR="00000000" w:rsidRPr="00000000">
        <w:rPr>
          <w:rtl w:val="0"/>
        </w:rPr>
        <w:t xml:space="preserve">Used condition</w:t>
      </w:r>
    </w:p>
    <w:p w:rsidR="00000000" w:rsidDel="00000000" w:rsidP="00000000" w:rsidRDefault="00000000" w:rsidRPr="00000000" w14:paraId="00000105">
      <w:pPr>
        <w:numPr>
          <w:ilvl w:val="0"/>
          <w:numId w:val="19"/>
        </w:numPr>
        <w:spacing w:after="0" w:afterAutospacing="0" w:before="0" w:beforeAutospacing="0" w:lineRule="auto"/>
        <w:ind w:left="720" w:hanging="360"/>
      </w:pPr>
      <w:r w:rsidDel="00000000" w:rsidR="00000000" w:rsidRPr="00000000">
        <w:rPr>
          <w:rtl w:val="0"/>
        </w:rPr>
        <w:t xml:space="preserve">Stainless Steel Austenitic</w:t>
      </w:r>
    </w:p>
    <w:p w:rsidR="00000000" w:rsidDel="00000000" w:rsidP="00000000" w:rsidRDefault="00000000" w:rsidRPr="00000000" w14:paraId="00000106">
      <w:pPr>
        <w:numPr>
          <w:ilvl w:val="0"/>
          <w:numId w:val="19"/>
        </w:numPr>
        <w:spacing w:after="0" w:afterAutospacing="0" w:before="0" w:beforeAutospacing="0" w:lineRule="auto"/>
        <w:ind w:left="720" w:hanging="360"/>
      </w:pPr>
      <w:r w:rsidDel="00000000" w:rsidR="00000000" w:rsidRPr="00000000">
        <w:rPr>
          <w:rtl w:val="0"/>
        </w:rPr>
        <w:t xml:space="preserve">0.3 m² (3.2 ft²) filtration area</w:t>
      </w:r>
    </w:p>
    <w:p w:rsidR="00000000" w:rsidDel="00000000" w:rsidP="00000000" w:rsidRDefault="00000000" w:rsidRPr="00000000" w14:paraId="00000107">
      <w:pPr>
        <w:numPr>
          <w:ilvl w:val="0"/>
          <w:numId w:val="19"/>
        </w:numPr>
        <w:spacing w:after="0" w:afterAutospacing="0" w:before="0" w:beforeAutospacing="0" w:lineRule="auto"/>
        <w:ind w:left="720" w:hanging="360"/>
      </w:pPr>
      <w:r w:rsidDel="00000000" w:rsidR="00000000" w:rsidRPr="00000000">
        <w:rPr>
          <w:rtl w:val="0"/>
        </w:rPr>
        <w:t xml:space="preserve">6 bar (87 psi), 143°C (289.4°F)</w:t>
      </w:r>
    </w:p>
    <w:p w:rsidR="00000000" w:rsidDel="00000000" w:rsidP="00000000" w:rsidRDefault="00000000" w:rsidRPr="00000000" w14:paraId="00000108">
      <w:pPr>
        <w:numPr>
          <w:ilvl w:val="0"/>
          <w:numId w:val="19"/>
        </w:numPr>
        <w:spacing w:after="240" w:before="0" w:beforeAutospacing="0" w:lineRule="auto"/>
        <w:ind w:left="720" w:hanging="360"/>
      </w:pPr>
      <w:r w:rsidDel="00000000" w:rsidR="00000000" w:rsidRPr="00000000">
        <w:rPr>
          <w:rtl w:val="0"/>
        </w:rPr>
        <w:t xml:space="preserve">Half pipe/limpet jacket</w:t>
      </w:r>
    </w:p>
    <w:p w:rsidR="00000000" w:rsidDel="00000000" w:rsidP="00000000" w:rsidRDefault="00000000" w:rsidRPr="00000000" w14:paraId="00000109">
      <w:pPr>
        <w:spacing w:after="240" w:before="240" w:lineRule="auto"/>
        <w:rPr>
          <w:color w:val="1155cc"/>
          <w:u w:val="single"/>
        </w:rPr>
      </w:pPr>
      <w:hyperlink r:id="rId113">
        <w:r w:rsidDel="00000000" w:rsidR="00000000" w:rsidRPr="00000000">
          <w:rPr>
            <w:color w:val="1155cc"/>
            <w:u w:val="single"/>
            <w:rtl w:val="0"/>
          </w:rPr>
          <w:t xml:space="preserve">Request Specs</w:t>
        </w:r>
      </w:hyperlink>
      <w:r w:rsidDel="00000000" w:rsidR="00000000" w:rsidRPr="00000000">
        <w:rPr>
          <w:rtl w:val="0"/>
        </w:rPr>
        <w:t xml:space="preserve">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View IPP# 107498</w:t>
        </w:r>
      </w:hyperlink>
      <w:r w:rsidDel="00000000" w:rsidR="00000000" w:rsidRPr="00000000">
        <w:rPr>
          <w:rtl w:val="0"/>
        </w:rPr>
      </w:r>
    </w:p>
    <w:p w:rsidR="00000000" w:rsidDel="00000000" w:rsidP="00000000" w:rsidRDefault="00000000" w:rsidRPr="00000000" w14:paraId="0000010A">
      <w:pPr>
        <w:spacing w:after="240" w:before="240" w:lineRule="auto"/>
        <w:rPr>
          <w:color w:val="1155cc"/>
          <w:u w:val="single"/>
        </w:rPr>
      </w:pPr>
      <w:hyperlink r:id="rId116">
        <w:r w:rsidDel="00000000" w:rsidR="00000000" w:rsidRPr="00000000">
          <w:rPr>
            <w:color w:val="1155cc"/>
            <w:u w:val="single"/>
            <w:rtl w:val="0"/>
          </w:rPr>
          <w:t xml:space="preserve">Browse All Used Filters in Stock</w:t>
        </w:r>
      </w:hyperlink>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9km1u9cgptt" w:id="38"/>
      <w:bookmarkEnd w:id="38"/>
      <w:r w:rsidDel="00000000" w:rsidR="00000000" w:rsidRPr="00000000">
        <w:rPr>
          <w:b w:val="1"/>
          <w:bCs w:val="1"/>
          <w:color w:val="000000"/>
          <w:sz w:val="26"/>
          <w:szCs w:val="26"/>
          <w:rtl w:val="0"/>
        </w:rPr>
        <w:t xml:space="preserve">Buy Unused Surplus Filters for Sale</w:t>
      </w:r>
    </w:p>
    <w:p w:rsidR="00000000" w:rsidDel="00000000" w:rsidP="00000000" w:rsidRDefault="00000000" w:rsidRPr="00000000" w14:paraId="0000010C">
      <w:pPr>
        <w:spacing w:after="240" w:before="240" w:lineRule="auto"/>
        <w:rPr/>
      </w:pPr>
      <w:r w:rsidDel="00000000" w:rsidR="00000000" w:rsidRPr="00000000">
        <w:rPr>
          <w:rtl w:val="0"/>
        </w:rPr>
        <w:t xml:space="preserve">Unused surplus filters were manufactured but never installed in production service. These units offer new-equipment performance and condition with immediate availability and pricing below new OEM cost.</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eu8hfjeo4a0g" w:id="39"/>
      <w:bookmarkEnd w:id="39"/>
      <w:r w:rsidDel="00000000" w:rsidR="00000000" w:rsidRPr="00000000">
        <w:rPr>
          <w:b w:val="1"/>
          <w:bCs w:val="1"/>
          <w:color w:val="000000"/>
          <w:sz w:val="22"/>
          <w:szCs w:val="22"/>
          <w:rtl w:val="0"/>
        </w:rPr>
        <w:t xml:space="preserve">[Unused Surplus] Unused Chemieanlagebau SS 316 — 8 m² (</w:t>
      </w:r>
      <w:hyperlink r:id="rId117">
        <w:r w:rsidDel="00000000" w:rsidR="00000000" w:rsidRPr="00000000">
          <w:rPr>
            <w:b w:val="1"/>
            <w:bCs w:val="1"/>
            <w:color w:val="1155cc"/>
            <w:sz w:val="22"/>
            <w:szCs w:val="22"/>
            <w:u w:val="single"/>
            <w:rtl w:val="0"/>
          </w:rPr>
          <w:t xml:space="preserve">IPP# 78815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Unused Chemieanlagebau Stassfurt stainless steel 316 pressure leaf filter with 8 m² (86.1 ft²) filtration area, 5.9 bar pressure rating, and 160°C temperature rating.</w:t>
      </w:r>
    </w:p>
    <w:p w:rsidR="00000000" w:rsidDel="00000000" w:rsidP="00000000" w:rsidRDefault="00000000" w:rsidRPr="00000000" w14:paraId="0000010F">
      <w:pPr>
        <w:numPr>
          <w:ilvl w:val="0"/>
          <w:numId w:val="23"/>
        </w:numPr>
        <w:spacing w:after="0" w:afterAutospacing="0" w:before="240" w:lineRule="auto"/>
        <w:ind w:left="720" w:hanging="360"/>
      </w:pPr>
      <w:r w:rsidDel="00000000" w:rsidR="00000000" w:rsidRPr="00000000">
        <w:rPr>
          <w:rtl w:val="0"/>
        </w:rPr>
        <w:t xml:space="preserve">Unused condition</w:t>
      </w:r>
    </w:p>
    <w:p w:rsidR="00000000" w:rsidDel="00000000" w:rsidP="00000000" w:rsidRDefault="00000000" w:rsidRPr="00000000" w14:paraId="00000110">
      <w:pPr>
        <w:numPr>
          <w:ilvl w:val="0"/>
          <w:numId w:val="23"/>
        </w:numPr>
        <w:spacing w:after="0" w:afterAutospacing="0" w:before="0" w:beforeAutospacing="0" w:lineRule="auto"/>
        <w:ind w:left="720" w:hanging="360"/>
      </w:pPr>
      <w:r w:rsidDel="00000000" w:rsidR="00000000" w:rsidRPr="00000000">
        <w:rPr>
          <w:rtl w:val="0"/>
        </w:rPr>
        <w:t xml:space="preserve">Stainless Steel 316</w:t>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rtl w:val="0"/>
        </w:rPr>
        <w:t xml:space="preserve">8 m² (86.1 ft²) filtration area</w:t>
      </w:r>
    </w:p>
    <w:p w:rsidR="00000000" w:rsidDel="00000000" w:rsidP="00000000" w:rsidRDefault="00000000" w:rsidRPr="00000000" w14:paraId="00000112">
      <w:pPr>
        <w:numPr>
          <w:ilvl w:val="0"/>
          <w:numId w:val="23"/>
        </w:numPr>
        <w:spacing w:after="240" w:before="0" w:beforeAutospacing="0" w:lineRule="auto"/>
        <w:ind w:left="720" w:hanging="360"/>
      </w:pPr>
      <w:r w:rsidDel="00000000" w:rsidR="00000000" w:rsidRPr="00000000">
        <w:rPr>
          <w:rtl w:val="0"/>
        </w:rPr>
        <w:t xml:space="preserve">5.9 bar (86 psi), 160°C (320°F)</w:t>
      </w:r>
    </w:p>
    <w:p w:rsidR="00000000" w:rsidDel="00000000" w:rsidP="00000000" w:rsidRDefault="00000000" w:rsidRPr="00000000" w14:paraId="00000113">
      <w:pPr>
        <w:spacing w:after="240" w:before="240" w:lineRule="auto"/>
        <w:rPr>
          <w:color w:val="1155cc"/>
          <w:u w:val="single"/>
        </w:rPr>
      </w:pPr>
      <w:hyperlink r:id="rId118">
        <w:r w:rsidDel="00000000" w:rsidR="00000000" w:rsidRPr="00000000">
          <w:rPr>
            <w:color w:val="1155cc"/>
            <w:u w:val="single"/>
            <w:rtl w:val="0"/>
          </w:rPr>
          <w:t xml:space="preserve">Request Specs</w:t>
        </w:r>
      </w:hyperlink>
      <w:r w:rsidDel="00000000" w:rsidR="00000000" w:rsidRPr="00000000">
        <w:rPr>
          <w:rtl w:val="0"/>
        </w:rPr>
        <w:t xml:space="preserve"> |</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View IPP# 78815</w:t>
        </w:r>
      </w:hyperlink>
      <w:r w:rsidDel="00000000" w:rsidR="00000000" w:rsidRPr="00000000">
        <w:rPr>
          <w:rtl w:val="0"/>
        </w:rPr>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siwkf1gtazqv" w:id="40"/>
      <w:bookmarkEnd w:id="40"/>
      <w:r w:rsidDel="00000000" w:rsidR="00000000" w:rsidRPr="00000000">
        <w:rPr>
          <w:b w:val="1"/>
          <w:bCs w:val="1"/>
          <w:color w:val="000000"/>
          <w:sz w:val="22"/>
          <w:szCs w:val="22"/>
          <w:rtl w:val="0"/>
        </w:rPr>
        <w:t xml:space="preserve">[Unused Surplus] Unused Chemap A10 SS 304 — 10 m² (</w:t>
      </w:r>
      <w:hyperlink r:id="rId121">
        <w:r w:rsidDel="00000000" w:rsidR="00000000" w:rsidRPr="00000000">
          <w:rPr>
            <w:b w:val="1"/>
            <w:bCs w:val="1"/>
            <w:color w:val="1155cc"/>
            <w:sz w:val="22"/>
            <w:szCs w:val="22"/>
            <w:u w:val="single"/>
            <w:rtl w:val="0"/>
          </w:rPr>
          <w:t xml:space="preserve">IPP# 89349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Unused Chemap stainless steel 304 pressure leaf filter model A10 with 10 m² (107.6 ft²) filtration area, 5 bar pressure rating.</w:t>
      </w:r>
    </w:p>
    <w:p w:rsidR="00000000" w:rsidDel="00000000" w:rsidP="00000000" w:rsidRDefault="00000000" w:rsidRPr="00000000" w14:paraId="00000116">
      <w:pPr>
        <w:numPr>
          <w:ilvl w:val="0"/>
          <w:numId w:val="22"/>
        </w:numPr>
        <w:spacing w:after="0" w:afterAutospacing="0" w:before="240" w:lineRule="auto"/>
        <w:ind w:left="720" w:hanging="360"/>
      </w:pPr>
      <w:r w:rsidDel="00000000" w:rsidR="00000000" w:rsidRPr="00000000">
        <w:rPr>
          <w:rtl w:val="0"/>
        </w:rPr>
        <w:t xml:space="preserve">Unused condition</w:t>
      </w:r>
    </w:p>
    <w:p w:rsidR="00000000" w:rsidDel="00000000" w:rsidP="00000000" w:rsidRDefault="00000000" w:rsidRPr="00000000" w14:paraId="00000117">
      <w:pPr>
        <w:numPr>
          <w:ilvl w:val="0"/>
          <w:numId w:val="22"/>
        </w:numPr>
        <w:spacing w:after="0" w:afterAutospacing="0" w:before="0" w:beforeAutospacing="0" w:lineRule="auto"/>
        <w:ind w:left="720" w:hanging="360"/>
      </w:pPr>
      <w:r w:rsidDel="00000000" w:rsidR="00000000" w:rsidRPr="00000000">
        <w:rPr>
          <w:rtl w:val="0"/>
        </w:rPr>
        <w:t xml:space="preserve">Stainless Steel 304</w:t>
      </w:r>
    </w:p>
    <w:p w:rsidR="00000000" w:rsidDel="00000000" w:rsidP="00000000" w:rsidRDefault="00000000" w:rsidRPr="00000000" w14:paraId="00000118">
      <w:pPr>
        <w:numPr>
          <w:ilvl w:val="0"/>
          <w:numId w:val="22"/>
        </w:numPr>
        <w:spacing w:after="0" w:afterAutospacing="0" w:before="0" w:beforeAutospacing="0" w:lineRule="auto"/>
        <w:ind w:left="720" w:hanging="360"/>
      </w:pPr>
      <w:r w:rsidDel="00000000" w:rsidR="00000000" w:rsidRPr="00000000">
        <w:rPr>
          <w:rtl w:val="0"/>
        </w:rPr>
        <w:t xml:space="preserve">10 m² (107.6 ft²) filtration area</w:t>
      </w:r>
    </w:p>
    <w:p w:rsidR="00000000" w:rsidDel="00000000" w:rsidP="00000000" w:rsidRDefault="00000000" w:rsidRPr="00000000" w14:paraId="00000119">
      <w:pPr>
        <w:numPr>
          <w:ilvl w:val="0"/>
          <w:numId w:val="22"/>
        </w:numPr>
        <w:spacing w:after="240" w:before="0" w:beforeAutospacing="0" w:lineRule="auto"/>
        <w:ind w:left="720" w:hanging="360"/>
      </w:pPr>
      <w:r w:rsidDel="00000000" w:rsidR="00000000" w:rsidRPr="00000000">
        <w:rPr>
          <w:rtl w:val="0"/>
        </w:rPr>
        <w:t xml:space="preserve">5 bar (72.5 psi), 100°C (212°F)</w:t>
      </w:r>
    </w:p>
    <w:p w:rsidR="00000000" w:rsidDel="00000000" w:rsidP="00000000" w:rsidRDefault="00000000" w:rsidRPr="00000000" w14:paraId="0000011A">
      <w:pPr>
        <w:spacing w:after="240" w:before="240" w:lineRule="auto"/>
        <w:rPr>
          <w:color w:val="1155cc"/>
          <w:u w:val="single"/>
        </w:rPr>
      </w:pPr>
      <w:hyperlink r:id="rId122">
        <w:r w:rsidDel="00000000" w:rsidR="00000000" w:rsidRPr="00000000">
          <w:rPr>
            <w:color w:val="1155cc"/>
            <w:u w:val="single"/>
            <w:rtl w:val="0"/>
          </w:rPr>
          <w:t xml:space="preserve">Request Specs</w:t>
        </w:r>
      </w:hyperlink>
      <w:r w:rsidDel="00000000" w:rsidR="00000000" w:rsidRPr="00000000">
        <w:rPr>
          <w:rtl w:val="0"/>
        </w:rPr>
        <w:t xml:space="preserve"> |</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View IPP# 89349</w:t>
        </w:r>
      </w:hyperlink>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au9j4tnz39is" w:id="41"/>
      <w:bookmarkEnd w:id="41"/>
      <w:r w:rsidDel="00000000" w:rsidR="00000000" w:rsidRPr="00000000">
        <w:rPr>
          <w:b w:val="1"/>
          <w:bCs w:val="1"/>
          <w:color w:val="000000"/>
          <w:sz w:val="22"/>
          <w:szCs w:val="22"/>
          <w:rtl w:val="0"/>
        </w:rPr>
        <w:t xml:space="preserve">[Unused Surplus] Unused Chemap A18 SS 316L — 18 m² (</w:t>
      </w:r>
      <w:hyperlink r:id="rId125">
        <w:r w:rsidDel="00000000" w:rsidR="00000000" w:rsidRPr="00000000">
          <w:rPr>
            <w:b w:val="1"/>
            <w:bCs w:val="1"/>
            <w:color w:val="1155cc"/>
            <w:sz w:val="22"/>
            <w:szCs w:val="22"/>
            <w:u w:val="single"/>
            <w:rtl w:val="0"/>
          </w:rPr>
          <w:t xml:space="preserve">IPP# 89347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Unused Chemap stainless steel 316L pressure leaf filter model A18 with 18 m² (193.8 ft²) filtration area, 5 bar pressure rating.</w:t>
      </w:r>
    </w:p>
    <w:p w:rsidR="00000000" w:rsidDel="00000000" w:rsidP="00000000" w:rsidRDefault="00000000" w:rsidRPr="00000000" w14:paraId="0000011D">
      <w:pPr>
        <w:numPr>
          <w:ilvl w:val="0"/>
          <w:numId w:val="10"/>
        </w:numPr>
        <w:spacing w:after="0" w:afterAutospacing="0" w:before="240" w:lineRule="auto"/>
        <w:ind w:left="720" w:hanging="360"/>
      </w:pPr>
      <w:r w:rsidDel="00000000" w:rsidR="00000000" w:rsidRPr="00000000">
        <w:rPr>
          <w:rtl w:val="0"/>
        </w:rPr>
        <w:t xml:space="preserve">Unused condition</w:t>
      </w:r>
    </w:p>
    <w:p w:rsidR="00000000" w:rsidDel="00000000" w:rsidP="00000000" w:rsidRDefault="00000000" w:rsidRPr="00000000" w14:paraId="0000011E">
      <w:pPr>
        <w:numPr>
          <w:ilvl w:val="0"/>
          <w:numId w:val="10"/>
        </w:numPr>
        <w:spacing w:after="0" w:afterAutospacing="0" w:before="0" w:beforeAutospacing="0" w:lineRule="auto"/>
        <w:ind w:left="720" w:hanging="360"/>
      </w:pPr>
      <w:r w:rsidDel="00000000" w:rsidR="00000000" w:rsidRPr="00000000">
        <w:rPr>
          <w:rtl w:val="0"/>
        </w:rPr>
        <w:t xml:space="preserve">Stainless Steel 316L</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rtl w:val="0"/>
        </w:rPr>
        <w:t xml:space="preserve">18 m² (193.8 ft²) filtration area</w:t>
      </w:r>
    </w:p>
    <w:p w:rsidR="00000000" w:rsidDel="00000000" w:rsidP="00000000" w:rsidRDefault="00000000" w:rsidRPr="00000000" w14:paraId="00000120">
      <w:pPr>
        <w:numPr>
          <w:ilvl w:val="0"/>
          <w:numId w:val="10"/>
        </w:numPr>
        <w:spacing w:after="240" w:before="0" w:beforeAutospacing="0" w:lineRule="auto"/>
        <w:ind w:left="720" w:hanging="360"/>
      </w:pPr>
      <w:r w:rsidDel="00000000" w:rsidR="00000000" w:rsidRPr="00000000">
        <w:rPr>
          <w:rtl w:val="0"/>
        </w:rPr>
        <w:t xml:space="preserve">5 bar (72.5 psi), 100°C (212°F)</w:t>
      </w:r>
    </w:p>
    <w:p w:rsidR="00000000" w:rsidDel="00000000" w:rsidP="00000000" w:rsidRDefault="00000000" w:rsidRPr="00000000" w14:paraId="00000121">
      <w:pPr>
        <w:spacing w:after="240" w:before="240" w:lineRule="auto"/>
        <w:rPr>
          <w:color w:val="1155cc"/>
          <w:u w:val="single"/>
        </w:rPr>
      </w:pPr>
      <w:hyperlink r:id="rId126">
        <w:r w:rsidDel="00000000" w:rsidR="00000000" w:rsidRPr="00000000">
          <w:rPr>
            <w:color w:val="1155cc"/>
            <w:u w:val="single"/>
            <w:rtl w:val="0"/>
          </w:rPr>
          <w:t xml:space="preserve">Request Specs</w:t>
        </w:r>
      </w:hyperlink>
      <w:r w:rsidDel="00000000" w:rsidR="00000000" w:rsidRPr="00000000">
        <w:rPr>
          <w:rtl w:val="0"/>
        </w:rPr>
        <w:t xml:space="preserve"> |</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View IPP# 89347</w:t>
        </w:r>
      </w:hyperlink>
      <w:r w:rsidDel="00000000" w:rsidR="00000000" w:rsidRPr="00000000">
        <w:rPr>
          <w:rtl w:val="0"/>
        </w:rPr>
      </w:r>
    </w:p>
    <w:p w:rsidR="00000000" w:rsidDel="00000000" w:rsidP="00000000" w:rsidRDefault="00000000" w:rsidRPr="00000000" w14:paraId="00000122">
      <w:pPr>
        <w:spacing w:after="240" w:before="240" w:lineRule="auto"/>
        <w:rPr>
          <w:color w:val="1155cc"/>
          <w:u w:val="single"/>
        </w:rPr>
      </w:pPr>
      <w:hyperlink r:id="rId129">
        <w:r w:rsidDel="00000000" w:rsidR="00000000" w:rsidRPr="00000000">
          <w:rPr>
            <w:color w:val="1155cc"/>
            <w:u w:val="single"/>
            <w:rtl w:val="0"/>
          </w:rPr>
          <w:t xml:space="preserve">Browse All Unused Filters in Stock</w:t>
        </w:r>
      </w:hyperlink>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6wumknekqxxt" w:id="42"/>
      <w:bookmarkEnd w:id="42"/>
      <w:r w:rsidDel="00000000" w:rsidR="00000000" w:rsidRPr="00000000">
        <w:rPr>
          <w:b w:val="1"/>
          <w:bCs w:val="1"/>
          <w:color w:val="000000"/>
          <w:sz w:val="26"/>
          <w:szCs w:val="26"/>
          <w:rtl w:val="0"/>
        </w:rPr>
        <w:t xml:space="preserve">Buy New Filters for Sale</w:t>
      </w:r>
    </w:p>
    <w:p w:rsidR="00000000" w:rsidDel="00000000" w:rsidP="00000000" w:rsidRDefault="00000000" w:rsidRPr="00000000" w14:paraId="00000124">
      <w:pPr>
        <w:spacing w:after="240" w:before="240" w:lineRule="auto"/>
        <w:rPr/>
      </w:pPr>
      <w:r w:rsidDel="00000000" w:rsidR="00000000" w:rsidRPr="00000000">
        <w:rPr>
          <w:rtl w:val="0"/>
        </w:rPr>
        <w:t xml:space="preserve">IPP stocks new filters from its Gale Process Solutions (GPS) subsidiary. GPS provides custom fabricated equipment with 12–16 week average delivery.</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77zb4uvymwd8" w:id="43"/>
      <w:bookmarkEnd w:id="43"/>
      <w:r w:rsidDel="00000000" w:rsidR="00000000" w:rsidRPr="00000000">
        <w:rPr>
          <w:b w:val="1"/>
          <w:bCs w:val="1"/>
          <w:color w:val="000000"/>
          <w:sz w:val="22"/>
          <w:szCs w:val="22"/>
          <w:rtl w:val="0"/>
        </w:rPr>
        <w:t xml:space="preserve">[New from GPS] Gale Process Solutions BPEFP — 2.4 m² (</w:t>
      </w:r>
      <w:hyperlink r:id="rId130">
        <w:r w:rsidDel="00000000" w:rsidR="00000000" w:rsidRPr="00000000">
          <w:rPr>
            <w:b w:val="1"/>
            <w:bCs w:val="1"/>
            <w:color w:val="1155cc"/>
            <w:sz w:val="22"/>
            <w:szCs w:val="22"/>
            <w:u w:val="single"/>
            <w:rtl w:val="0"/>
          </w:rPr>
          <w:t xml:space="preserve">IPP# 222032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26">
      <w:pPr>
        <w:spacing w:after="240" w:before="240" w:lineRule="auto"/>
        <w:rPr/>
      </w:pPr>
      <w:r w:rsidDel="00000000" w:rsidR="00000000" w:rsidRPr="00000000">
        <w:rPr>
          <w:rtl w:val="0"/>
        </w:rPr>
        <w:t xml:space="preserve">New Gale Process Solutions stainless steel 316 vertical pressure leaf filter with 2.4 m² (25.8 ft²) filtration area and 15 horizontal plates.</w:t>
      </w:r>
    </w:p>
    <w:p w:rsidR="00000000" w:rsidDel="00000000" w:rsidP="00000000" w:rsidRDefault="00000000" w:rsidRPr="00000000" w14:paraId="00000127">
      <w:pPr>
        <w:numPr>
          <w:ilvl w:val="0"/>
          <w:numId w:val="6"/>
        </w:numPr>
        <w:spacing w:after="0" w:afterAutospacing="0" w:before="240" w:lineRule="auto"/>
        <w:ind w:left="720" w:hanging="360"/>
      </w:pPr>
      <w:r w:rsidDel="00000000" w:rsidR="00000000" w:rsidRPr="00000000">
        <w:rPr>
          <w:rtl w:val="0"/>
        </w:rPr>
        <w:t xml:space="preserve">New condition</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rtl w:val="0"/>
        </w:rPr>
        <w:t xml:space="preserve">Stainless Steel 316</w:t>
      </w:r>
    </w:p>
    <w:p w:rsidR="00000000" w:rsidDel="00000000" w:rsidP="00000000" w:rsidRDefault="00000000" w:rsidRPr="00000000" w14:paraId="00000129">
      <w:pPr>
        <w:numPr>
          <w:ilvl w:val="0"/>
          <w:numId w:val="6"/>
        </w:numPr>
        <w:spacing w:after="0" w:afterAutospacing="0" w:before="0" w:beforeAutospacing="0" w:lineRule="auto"/>
        <w:ind w:left="720" w:hanging="360"/>
      </w:pPr>
      <w:r w:rsidDel="00000000" w:rsidR="00000000" w:rsidRPr="00000000">
        <w:rPr>
          <w:rtl w:val="0"/>
        </w:rPr>
        <w:t xml:space="preserve">2.4 m² (25.8 ft²) filtration area</w:t>
      </w:r>
    </w:p>
    <w:p w:rsidR="00000000" w:rsidDel="00000000" w:rsidP="00000000" w:rsidRDefault="00000000" w:rsidRPr="00000000" w14:paraId="0000012A">
      <w:pPr>
        <w:numPr>
          <w:ilvl w:val="0"/>
          <w:numId w:val="6"/>
        </w:numPr>
        <w:spacing w:after="0" w:afterAutospacing="0" w:before="0" w:beforeAutospacing="0" w:lineRule="auto"/>
        <w:ind w:left="720" w:hanging="360"/>
      </w:pPr>
      <w:r w:rsidDel="00000000" w:rsidR="00000000" w:rsidRPr="00000000">
        <w:rPr>
          <w:rtl w:val="0"/>
        </w:rPr>
        <w:t xml:space="preserve">3.4 bar (49.7 psi), 120°C (248°F)</w:t>
      </w:r>
    </w:p>
    <w:p w:rsidR="00000000" w:rsidDel="00000000" w:rsidP="00000000" w:rsidRDefault="00000000" w:rsidRPr="00000000" w14:paraId="0000012B">
      <w:pPr>
        <w:numPr>
          <w:ilvl w:val="0"/>
          <w:numId w:val="6"/>
        </w:numPr>
        <w:spacing w:after="240" w:before="0" w:beforeAutospacing="0" w:lineRule="auto"/>
        <w:ind w:left="720" w:hanging="360"/>
      </w:pPr>
      <w:r w:rsidDel="00000000" w:rsidR="00000000" w:rsidRPr="00000000">
        <w:rPr>
          <w:rtl w:val="0"/>
        </w:rPr>
        <w:t xml:space="preserve">15 horizontal plates + 1 scavenger</w:t>
      </w:r>
    </w:p>
    <w:p w:rsidR="00000000" w:rsidDel="00000000" w:rsidP="00000000" w:rsidRDefault="00000000" w:rsidRPr="00000000" w14:paraId="0000012C">
      <w:pPr>
        <w:spacing w:after="240" w:before="240" w:lineRule="auto"/>
        <w:rPr>
          <w:color w:val="1155cc"/>
          <w:u w:val="single"/>
        </w:rPr>
      </w:pPr>
      <w:hyperlink r:id="rId131">
        <w:r w:rsidDel="00000000" w:rsidR="00000000" w:rsidRPr="00000000">
          <w:rPr>
            <w:color w:val="1155cc"/>
            <w:u w:val="single"/>
            <w:rtl w:val="0"/>
          </w:rPr>
          <w:t xml:space="preserve">Request Specs</w:t>
        </w:r>
      </w:hyperlink>
      <w:r w:rsidDel="00000000" w:rsidR="00000000" w:rsidRPr="00000000">
        <w:rPr>
          <w:rtl w:val="0"/>
        </w:rPr>
        <w:t xml:space="preserve"> |</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View IPP# 222032</w:t>
        </w:r>
      </w:hyperlink>
      <w:r w:rsidDel="00000000" w:rsidR="00000000" w:rsidRPr="00000000">
        <w:rPr>
          <w:rtl w:val="0"/>
        </w:rPr>
      </w:r>
    </w:p>
    <w:p w:rsidR="00000000" w:rsidDel="00000000" w:rsidP="00000000" w:rsidRDefault="00000000" w:rsidRPr="00000000" w14:paraId="0000012D">
      <w:pPr>
        <w:spacing w:after="240" w:before="240" w:lineRule="auto"/>
        <w:rPr>
          <w:color w:val="1155cc"/>
          <w:u w:val="single"/>
        </w:rPr>
      </w:pPr>
      <w:hyperlink r:id="rId134">
        <w:r w:rsidDel="00000000" w:rsidR="00000000" w:rsidRPr="00000000">
          <w:rPr>
            <w:color w:val="1155cc"/>
            <w:u w:val="single"/>
            <w:rtl w:val="0"/>
          </w:rPr>
          <w:t xml:space="preserve">Browse All New Filters in Stock</w:t>
        </w:r>
      </w:hyperlink>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pv67eocxfn7h" w:id="44"/>
      <w:bookmarkEnd w:id="44"/>
      <w:r w:rsidDel="00000000" w:rsidR="00000000" w:rsidRPr="00000000">
        <w:rPr>
          <w:b w:val="1"/>
          <w:bCs w:val="1"/>
          <w:sz w:val="34"/>
          <w:szCs w:val="34"/>
          <w:rtl w:val="0"/>
        </w:rPr>
        <w:t xml:space="preserve">Advantages of Buying Used Filters from IPP</w:t>
      </w:r>
    </w:p>
    <w:p w:rsidR="00000000" w:rsidDel="00000000" w:rsidP="00000000" w:rsidRDefault="00000000" w:rsidRPr="00000000" w14:paraId="00000130">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industrial filters ready for your process.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tkknmkmwd1c6" w:id="45"/>
      <w:bookmarkEnd w:id="45"/>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32">
      <w:pPr>
        <w:spacing w:after="240" w:before="240" w:lineRule="auto"/>
        <w:rPr/>
      </w:pPr>
      <w:r w:rsidDel="00000000" w:rsidR="00000000" w:rsidRPr="00000000">
        <w:rPr>
          <w:rtl w:val="0"/>
        </w:rPr>
        <w:t xml:space="preserve">Buying used filters from IPP can save up to 50% of capital and 90% of lead time versus buying new. With filters across three subtypes, IPP offers a wide selection to match your budget and specifications.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cno2k3tw7lzw" w:id="46"/>
      <w:bookmarkEnd w:id="46"/>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34">
      <w:pPr>
        <w:spacing w:after="240" w:before="240" w:lineRule="auto"/>
        <w:rPr/>
      </w:pPr>
      <w:r w:rsidDel="00000000" w:rsidR="00000000" w:rsidRPr="00000000">
        <w:rPr>
          <w:rtl w:val="0"/>
        </w:rPr>
        <w:t xml:space="preserve">In-stock filters from IPP are ready to ship. New OEM filters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7ul0o175az3h" w:id="47"/>
      <w:bookmarkEnd w:id="47"/>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36">
      <w:pPr>
        <w:spacing w:after="240" w:before="240" w:lineRule="auto"/>
        <w:rPr/>
      </w:pPr>
      <w:r w:rsidDel="00000000" w:rsidR="00000000" w:rsidRPr="00000000">
        <w:rPr>
          <w:rtl w:val="0"/>
        </w:rPr>
        <w:t xml:space="preserve">IPP stocks filters from Sparkler, Schenk, 3V Cogeim, Pfaudler, Gale Process Solutions, Chemap, and many additional manufacturers. Every unit is an original OEM product with traceable provenance.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8lslglmpw0sm" w:id="48"/>
      <w:bookmarkEnd w:id="48"/>
      <w:r w:rsidDel="00000000" w:rsidR="00000000" w:rsidRPr="00000000">
        <w:rPr>
          <w:b w:val="1"/>
          <w:bCs w:val="1"/>
          <w:color w:val="000000"/>
          <w:sz w:val="26"/>
          <w:szCs w:val="26"/>
          <w:rtl w:val="0"/>
        </w:rPr>
        <w:t xml:space="preserve">Three Filter Subtypes</w:t>
      </w:r>
    </w:p>
    <w:p w:rsidR="00000000" w:rsidDel="00000000" w:rsidP="00000000" w:rsidRDefault="00000000" w:rsidRPr="00000000" w14:paraId="00000138">
      <w:pPr>
        <w:spacing w:after="240" w:before="240" w:lineRule="auto"/>
        <w:rPr/>
      </w:pPr>
      <w:r w:rsidDel="00000000" w:rsidR="00000000" w:rsidRPr="00000000">
        <w:rPr>
          <w:rtl w:val="0"/>
        </w:rPr>
        <w:t xml:space="preserve">IPP stocks pressure leaf filters for continuous fine filtration, Rosenmund &amp; Cogiem filter dryers for combined filtration and drying, and nutsche filters for batch solid-liquid separation. Each subtype serves different process requirements and applications.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brnr5hjqv714" w:id="49"/>
      <w:bookmarkEnd w:id="49"/>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3A">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wu7zdtscays9" w:id="50"/>
      <w:bookmarkEnd w:id="50"/>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3C">
      <w:pPr>
        <w:spacing w:after="240" w:before="240" w:lineRule="auto"/>
        <w:rPr/>
      </w:pPr>
      <w:r w:rsidDel="00000000" w:rsidR="00000000" w:rsidRPr="00000000">
        <w:rPr>
          <w:rtl w:val="0"/>
        </w:rPr>
        <w:t xml:space="preserve">Materials include stainless steel 316, 316L, 304, Hastelloy C-22, and glass-lined. Filtration areas from 0.03 m² (0.32 ft²) to 80 m² (861 ft²). Pressure ratings from 2 bar (29 psi) to 27.6 bar (400 psi). Jacketed options available across all subtypes.</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dsv2fsnwzv8x" w:id="51"/>
      <w:bookmarkEnd w:id="51"/>
      <w:r w:rsidDel="00000000" w:rsidR="00000000" w:rsidRPr="00000000">
        <w:rPr>
          <w:b w:val="1"/>
          <w:bCs w:val="1"/>
          <w:sz w:val="34"/>
          <w:szCs w:val="34"/>
          <w:rtl w:val="0"/>
        </w:rPr>
        <w:t xml:space="preserve">How Buying a Used Filter Works</w:t>
      </w:r>
    </w:p>
    <w:p w:rsidR="00000000" w:rsidDel="00000000" w:rsidP="00000000" w:rsidRDefault="00000000" w:rsidRPr="00000000" w14:paraId="0000013F">
      <w:pPr>
        <w:spacing w:after="240" w:before="240" w:lineRule="auto"/>
        <w:rPr/>
      </w:pPr>
      <w:r w:rsidDel="00000000" w:rsidR="00000000" w:rsidRPr="00000000">
        <w:rPr>
          <w:rtl w:val="0"/>
        </w:rPr>
        <w:t xml:space="preserve">The process of purchasing a used industrial filter from IPP follows five steps, from specification to delivery.</w:t>
      </w:r>
    </w:p>
    <w:p w:rsidR="00000000" w:rsidDel="00000000" w:rsidP="00000000" w:rsidRDefault="00000000" w:rsidRPr="00000000" w14:paraId="00000140">
      <w:pPr>
        <w:numPr>
          <w:ilvl w:val="0"/>
          <w:numId w:val="27"/>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filter specifications: filtration area, material of construction, pressure rating, temperature, and application. Or browse our searchable inventory.</w:t>
      </w:r>
    </w:p>
    <w:p w:rsidR="00000000" w:rsidDel="00000000" w:rsidP="00000000" w:rsidRDefault="00000000" w:rsidRPr="00000000" w14:paraId="00000141">
      <w:pPr>
        <w:numPr>
          <w:ilvl w:val="0"/>
          <w:numId w:val="27"/>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filtration area, pressure rating, temperature, dimensions, jacket specifications, and condition report with photographs.</w:t>
      </w:r>
    </w:p>
    <w:p w:rsidR="00000000" w:rsidDel="00000000" w:rsidP="00000000" w:rsidRDefault="00000000" w:rsidRPr="00000000" w14:paraId="00000142">
      <w:pPr>
        <w:numPr>
          <w:ilvl w:val="0"/>
          <w:numId w:val="27"/>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filter with an IPP team member at one of our global locations.</w:t>
      </w:r>
    </w:p>
    <w:p w:rsidR="00000000" w:rsidDel="00000000" w:rsidP="00000000" w:rsidRDefault="00000000" w:rsidRPr="00000000" w14:paraId="00000143">
      <w:pPr>
        <w:numPr>
          <w:ilvl w:val="0"/>
          <w:numId w:val="27"/>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including new filter media, gasket replacement, and surface reconditioning. Contact IPP for details on specific equipment.</w:t>
      </w:r>
    </w:p>
    <w:p w:rsidR="00000000" w:rsidDel="00000000" w:rsidP="00000000" w:rsidRDefault="00000000" w:rsidRPr="00000000" w14:paraId="00000144">
      <w:pPr>
        <w:numPr>
          <w:ilvl w:val="0"/>
          <w:numId w:val="27"/>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hn7al1ssdj78" w:id="52"/>
      <w:bookmarkEnd w:id="52"/>
      <w:r w:rsidDel="00000000" w:rsidR="00000000" w:rsidRPr="00000000">
        <w:rPr>
          <w:b w:val="1"/>
          <w:bCs w:val="1"/>
          <w:sz w:val="34"/>
          <w:szCs w:val="34"/>
          <w:rtl w:val="0"/>
        </w:rPr>
        <w:t xml:space="preserve">Browse All Filter Types from IPP</w:t>
      </w:r>
    </w:p>
    <w:p w:rsidR="00000000" w:rsidDel="00000000" w:rsidP="00000000" w:rsidRDefault="00000000" w:rsidRPr="00000000" w14:paraId="00000147">
      <w:pPr>
        <w:spacing w:after="240" w:before="240" w:lineRule="auto"/>
        <w:rPr/>
      </w:pPr>
      <w:r w:rsidDel="00000000" w:rsidR="00000000" w:rsidRPr="00000000">
        <w:rPr>
          <w:rtl w:val="0"/>
        </w:rPr>
        <w:t xml:space="preserve">IPP stocks industrial filters across three specialized subtypes. Click below to browse the full inventory for each filter type.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i8p7i3yo7z9q" w:id="53"/>
      <w:bookmarkEnd w:id="53"/>
      <w:r w:rsidDel="00000000" w:rsidR="00000000" w:rsidRPr="00000000">
        <w:rPr>
          <w:b w:val="1"/>
          <w:bCs w:val="1"/>
          <w:sz w:val="34"/>
          <w:szCs w:val="34"/>
          <w:rtl w:val="0"/>
        </w:rPr>
        <w:t xml:space="preserve">Industries That Buy Used Filters</w:t>
      </w:r>
    </w:p>
    <w:p w:rsidR="00000000" w:rsidDel="00000000" w:rsidP="00000000" w:rsidRDefault="00000000" w:rsidRPr="00000000" w14:paraId="0000014A">
      <w:pPr>
        <w:spacing w:after="240" w:before="240" w:lineRule="auto"/>
        <w:rPr/>
      </w:pPr>
      <w:r w:rsidDel="00000000" w:rsidR="00000000" w:rsidRPr="00000000">
        <w:rPr>
          <w:rtl w:val="0"/>
        </w:rPr>
        <w:t xml:space="preserve">IPP supplies used industrial filters to manufacturers across multiple process industries worldwide.</w:t>
      </w:r>
    </w:p>
    <w:p w:rsidR="00000000" w:rsidDel="00000000" w:rsidP="00000000" w:rsidRDefault="00000000" w:rsidRPr="00000000" w14:paraId="0000014B">
      <w:pPr>
        <w:numPr>
          <w:ilvl w:val="0"/>
          <w:numId w:val="31"/>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14C">
      <w:pPr>
        <w:numPr>
          <w:ilvl w:val="0"/>
          <w:numId w:val="31"/>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14D">
      <w:pPr>
        <w:numPr>
          <w:ilvl w:val="0"/>
          <w:numId w:val="31"/>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4E">
      <w:pPr>
        <w:numPr>
          <w:ilvl w:val="0"/>
          <w:numId w:val="31"/>
        </w:numPr>
        <w:spacing w:after="0" w:afterAutospacing="0" w:before="0" w:beforeAutospacing="0" w:lineRule="auto"/>
        <w:ind w:left="720" w:hanging="360"/>
      </w:pPr>
      <w:r w:rsidDel="00000000" w:rsidR="00000000" w:rsidRPr="00000000">
        <w:rPr>
          <w:rtl w:val="0"/>
        </w:rPr>
        <w:t xml:space="preserve">Environmental &amp; Wastewater</w:t>
      </w:r>
    </w:p>
    <w:p w:rsidR="00000000" w:rsidDel="00000000" w:rsidP="00000000" w:rsidRDefault="00000000" w:rsidRPr="00000000" w14:paraId="0000014F">
      <w:pPr>
        <w:numPr>
          <w:ilvl w:val="0"/>
          <w:numId w:val="31"/>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50">
      <w:pPr>
        <w:numPr>
          <w:ilvl w:val="0"/>
          <w:numId w:val="31"/>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51">
      <w:pPr>
        <w:numPr>
          <w:ilvl w:val="0"/>
          <w:numId w:val="31"/>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52">
      <w:pPr>
        <w:numPr>
          <w:ilvl w:val="0"/>
          <w:numId w:val="31"/>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53">
      <w:pPr>
        <w:numPr>
          <w:ilvl w:val="0"/>
          <w:numId w:val="31"/>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54">
      <w:pPr>
        <w:numPr>
          <w:ilvl w:val="0"/>
          <w:numId w:val="31"/>
        </w:numPr>
        <w:spacing w:after="24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7ddwoxi4bm5f" w:id="54"/>
      <w:bookmarkEnd w:id="54"/>
      <w:r w:rsidDel="00000000" w:rsidR="00000000" w:rsidRPr="00000000">
        <w:rPr>
          <w:b w:val="1"/>
          <w:bCs w:val="1"/>
          <w:sz w:val="34"/>
          <w:szCs w:val="34"/>
          <w:rtl w:val="0"/>
        </w:rPr>
        <w:t xml:space="preserve">Frequently Asked Questions About Buying Used Filters</w:t>
      </w:r>
    </w:p>
    <w:p w:rsidR="00000000" w:rsidDel="00000000" w:rsidP="00000000" w:rsidRDefault="00000000" w:rsidRPr="00000000" w14:paraId="00000157">
      <w:pPr>
        <w:spacing w:after="240" w:before="240" w:lineRule="auto"/>
        <w:rPr/>
      </w:pPr>
      <w:r w:rsidDel="00000000" w:rsidR="00000000" w:rsidRPr="00000000">
        <w:rPr>
          <w:rtl w:val="0"/>
        </w:rPr>
        <w:t xml:space="preserve">Answers to the most common questions from procurement and operations teams evaluating used industrial filters.</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Q: How many used filters does IPP have in stock?</w:t>
        <w:br w:type="textWrapping"/>
      </w:r>
      <w:r w:rsidDel="00000000" w:rsidR="00000000" w:rsidRPr="00000000">
        <w:rPr>
          <w:rtl w:val="0"/>
        </w:rPr>
        <w:t xml:space="preserve">A: IPP stocks industrial filters across three subtypes: pressure leaf filters, Rosenmund &amp; Cogiem filter dryers, and nutsche filters. Manufacturers include Sparkler, Schenk, 3V Cogeim, Pfaudler, Gale Process Solutions, and more. Browse the IMS inventory for current availability.</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Q: What condition grades are available for used filters?</w:t>
        <w:br w:type="textWrapping"/>
      </w:r>
      <w:r w:rsidDel="00000000" w:rsidR="00000000" w:rsidRPr="00000000">
        <w:rPr>
          <w:rtl w:val="0"/>
        </w:rPr>
        <w:t xml:space="preserve">A: IPP stocks filters in multiple conditions: good used, unused surplus, and new. New filters include custom-built units from IPP's Gale Process Solutions subsidiary. Unused filters were manufactured but never installed, offering new-equipment performance with immediate availability.</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Q: What manufacturers of filters does IPP stock?</w:t>
        <w:br w:type="textWrapping"/>
      </w:r>
      <w:r w:rsidDel="00000000" w:rsidR="00000000" w:rsidRPr="00000000">
        <w:rPr>
          <w:rtl w:val="0"/>
        </w:rPr>
        <w:t xml:space="preserve">A: IPP stocks filters from a wide range of manufacturers including Sparkler, Schenk, 3V Cogeim, Pfaudler, Gale Process Solutions, Chemap, Alloy Fab, Durco, Guedu, GL Filtrations, Seitz-Werke, JENS OLSEN, Diessel Hildesheim, and others. Browse the current inventory to see available manufacturers.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Q: Does IPP sell new filters as well as used?</w:t>
        <w:br w:type="textWrapping"/>
      </w:r>
      <w:r w:rsidDel="00000000" w:rsidR="00000000" w:rsidRPr="00000000">
        <w:rPr>
          <w:rtl w:val="0"/>
        </w:rPr>
        <w:t xml:space="preserve">A: Yes. IPP stocks new filters, primarily from its Gale Process Solutions (GPS) subsidiary. GPS provides pre-built new equipment in standard, high-demand configurations as well as custom fabricated equipment with 12–16 week average delivery. Contact IPP for details on new and unused inventory.</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Q: What is the difference between pressure leaf and nutsche filters?</w:t>
        <w:br w:type="textWrapping"/>
      </w:r>
      <w:r w:rsidDel="00000000" w:rsidR="00000000" w:rsidRPr="00000000">
        <w:rPr>
          <w:rtl w:val="0"/>
        </w:rPr>
        <w:t xml:space="preserve">A: Pressure leaf filters typically offer enclosed batch or semi-continuous pressure filtration operation ideal for fine to medium filtration with wet or dry cake discharge via gas blowback, vibration, or slurry removal systems. Nutsche filters operate as batch pressure or vacuum vessels for solid-liquid separation, commonly used for pharmaceutical intermediates and fine chemicals. IPP stocks both pressure leaf and nutsche filters.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Q: What is a Rosenmund &amp; Cogiem filter dryer?</w:t>
        <w:br w:type="textWrapping"/>
      </w:r>
      <w:r w:rsidDel="00000000" w:rsidR="00000000" w:rsidRPr="00000000">
        <w:rPr>
          <w:rtl w:val="0"/>
        </w:rPr>
        <w:t xml:space="preserve">A: Rosenmund &amp; Cogiem filter dryers combine filtration and drying in a single enclosed, agitated vessel. They feature heated agitators and jackets that allow the product to be filtered, washed, and dried without transfer between equipment, reducing contamination risk and product loss. IPP stocks Rosenmund &amp; Cogiem filter dryers from manufacturers including 3V Cogeim, Guedu, and GL Filtrations.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Q: Are used filters suitable for pharmaceutical or food processing?</w:t>
        <w:br w:type="textWrapping"/>
      </w:r>
      <w:r w:rsidDel="00000000" w:rsidR="00000000" w:rsidRPr="00000000">
        <w:rPr>
          <w:rtl w:val="0"/>
        </w:rPr>
        <w:t xml:space="preserve">A: Yes — many are built to sanitary standards and can be revalidated or retrofitted with new filter media and gaskets. Select units feature sanitary-grade surface finishes including Ra 0.5 and buff polish.</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Q: What factors should I consider when selecting a filter?</w:t>
        <w:br w:type="textWrapping"/>
      </w:r>
      <w:r w:rsidDel="00000000" w:rsidR="00000000" w:rsidRPr="00000000">
        <w:rPr>
          <w:rtl w:val="0"/>
        </w:rPr>
        <w:t xml:space="preserve">A: Key factors include particle size, solids concentration, flow rate, operating pressure, temperature, and chemical compatibility. Additionally, consider whether you need combined drying capability (Rosenmund &amp; Cogiem), batch to semi-continuous production depending on system configuration (pressure leaf), or batch vacuum filtration (nutsche). Contact IPP to discuss your specific process requirements.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Q: What filtration area range is available?</w:t>
        <w:br w:type="textWrapping"/>
      </w:r>
      <w:r w:rsidDel="00000000" w:rsidR="00000000" w:rsidRPr="00000000">
        <w:rPr>
          <w:rtl w:val="0"/>
        </w:rPr>
        <w:t xml:space="preserve">A: IPP stocks filters with filtration areas from 0.03 m² (0.32 ft²) for laboratory-scale applications up to 80 m² (861 ft²) for large production operations. Pressure leaf filters offer the largest filtration areas, while Rosenmund &amp; Cogiem and nutsche filters are available in smaller to mid-range sizes. Contact IPP with your filtration area requirements.</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filters in stainless steel 316, 316L, 304, 321, and austenitic grades, Hastelloy C-22 and C-276, and glass-lined construction. Stainless steel serves sanitary, pharmaceutical, and food-grade use. Hastelloy serves aggressive media or high-purity applications. Glass-lined provides corrosion resistance for reactive chemicals.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Q: What pressure and temperature ratings are available?</w:t>
        <w:br w:type="textWrapping"/>
      </w:r>
      <w:r w:rsidDel="00000000" w:rsidR="00000000" w:rsidRPr="00000000">
        <w:rPr>
          <w:rtl w:val="0"/>
        </w:rPr>
        <w:t xml:space="preserve">A: Internal pressure ratings across IPP's filter inventory range from 2 bar (29 psi) to 27.6 bar (400 psi). Temperature ratings range from 20°C (68°F) to 315.6°C (600°F). Vacuum-capable units are available across all three filter subtypes. Contact IPP with your process pressure and temperature requirements.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Q: Do IPP filters come with jackets for temperature control?</w:t>
        <w:br w:type="textWrapping"/>
      </w:r>
      <w:r w:rsidDel="00000000" w:rsidR="00000000" w:rsidRPr="00000000">
        <w:rPr>
          <w:rtl w:val="0"/>
        </w:rPr>
        <w:t xml:space="preserve">A: Yes. A majority of filters in IPP's inventory feature jackets for temperature-controlled filtration. Jacket types include half pipe/limpet and standard jackets. Jacket materials of construction include stainless steel 316, 316L, 304, and carbon steel. Rosenmund &amp; Cogiem filter dryers additionally feature cored agitators for heating and cooling.</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Q: How much can I save buying a used filter versus new?</w:t>
        <w:br w:type="textWrapping"/>
      </w:r>
      <w:r w:rsidDel="00000000" w:rsidR="00000000" w:rsidRPr="00000000">
        <w:rPr>
          <w:rtl w:val="0"/>
        </w:rPr>
        <w:t xml:space="preserve">A: Buying used filters from IPP can save up to 50% of capital and 90% of lead time versus buying new. The exact savings depend on filter type, manufacturer, filtration area, material of construction, and condition. IPP provides detailed quotes with full specification matching on request.</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Q: How long does it take to receive a used filter from IPP?</w:t>
        <w:br w:type="textWrapping"/>
      </w:r>
      <w:r w:rsidDel="00000000" w:rsidR="00000000" w:rsidRPr="00000000">
        <w:rPr>
          <w:rtl w:val="0"/>
        </w:rPr>
        <w:t xml:space="preserve">A: In-stock filters are ready to ship. IPP's GPS subsidiary provides new custom fabricated equipment with 12–16 week average delivery. IPP ships from offices in 15 countries worldwide. Contact IPP for specific lead times on units of interest.</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Q: Can I visit IPP to inspect a filter before buying?</w:t>
        <w:br w:type="textWrapping"/>
      </w:r>
      <w:r w:rsidDel="00000000" w:rsidR="00000000" w:rsidRPr="00000000">
        <w:rPr>
          <w:rtl w:val="0"/>
        </w:rPr>
        <w:t xml:space="preserve">A: Contact IPP to arrange a visit or discuss inspection options for specific equipment. IPP operates offices in 15 countries: Brazil, Canada, China, Czech Republic, France, Germany, India, Italy, Mexico, Pakistan, Portugal, Romania, Turkey, United Kingdom, and the United States.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Q: Does IPP handle shipping and freight for filters?</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 Contact IPP to discuss shipping and logistics for specific equipment.</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Q: What are the benefits of buying used process equipment from IPP?</w:t>
        <w:br w:type="textWrapping"/>
      </w:r>
      <w:r w:rsidDel="00000000" w:rsidR="00000000" w:rsidRPr="00000000">
        <w:rPr>
          <w:rtl w:val="0"/>
        </w:rPr>
        <w:t xml:space="preserve">A: IPP offers significant savings, reduced lead times, and global support based on more than 47 years of equipment expertise. IPP maintains an inventory of 15,000 process systems and major equipment pieces across 20 global plant sites.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o9rcdjb2ys15" w:id="55"/>
      <w:bookmarkEnd w:id="55"/>
      <w:r w:rsidDel="00000000" w:rsidR="00000000" w:rsidRPr="00000000">
        <w:rPr>
          <w:b w:val="1"/>
          <w:bCs w:val="1"/>
          <w:sz w:val="34"/>
          <w:szCs w:val="34"/>
          <w:rtl w:val="0"/>
        </w:rPr>
        <w:t xml:space="preserve">Ready to Buy a Used Filter?</w:t>
      </w:r>
    </w:p>
    <w:p w:rsidR="00000000" w:rsidDel="00000000" w:rsidP="00000000" w:rsidRDefault="00000000" w:rsidRPr="00000000" w14:paraId="0000016B">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6C">
      <w:pPr>
        <w:spacing w:after="240" w:before="240" w:lineRule="auto"/>
        <w:rPr/>
      </w:pPr>
      <w:hyperlink r:id="rId135">
        <w:r w:rsidDel="00000000" w:rsidR="00000000" w:rsidRPr="00000000">
          <w:rPr>
            <w:color w:val="1155cc"/>
            <w:u w:val="single"/>
            <w:rtl w:val="0"/>
          </w:rPr>
          <w:t xml:space="preserve">Talk to the IPP Team</w:t>
        </w:r>
      </w:hyperlink>
      <w:r w:rsidDel="00000000" w:rsidR="00000000" w:rsidRPr="00000000">
        <w:rPr>
          <w:rtl w:val="0"/>
        </w:rPr>
        <w:t xml:space="preserve"> |</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Search Filter Inventory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107498" TargetMode="External"/><Relationship Id="rId42" Type="http://schemas.openxmlformats.org/officeDocument/2006/relationships/hyperlink" Target="https://ims.internationalprocessplants.com/inventory/equipment/detail/245508" TargetMode="External"/><Relationship Id="rId41" Type="http://schemas.openxmlformats.org/officeDocument/2006/relationships/hyperlink" Target="https://ims.internationalprocessplants.com/inventory/equipment/detail/107498" TargetMode="External"/><Relationship Id="rId44" Type="http://schemas.openxmlformats.org/officeDocument/2006/relationships/hyperlink" Target="https://ims.internationalprocessplants.com/inventory/equipment/detail/245508"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detail/706725" TargetMode="External"/><Relationship Id="rId45" Type="http://schemas.openxmlformats.org/officeDocument/2006/relationships/hyperlink" Target="https://ims.internationalprocessplants.com/inventory/equipment/detail/245508" TargetMode="External"/><Relationship Id="rId107" Type="http://schemas.openxmlformats.org/officeDocument/2006/relationships/hyperlink" Target="https://ims.internationalprocessplants.com/inventory/equipment/detail/241002" TargetMode="External"/><Relationship Id="rId106" Type="http://schemas.openxmlformats.org/officeDocument/2006/relationships/hyperlink" Target="https://ims.internationalprocessplants.com/inventory/equipment/detail/241002"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detail/241002" TargetMode="External"/><Relationship Id="rId109" Type="http://schemas.openxmlformats.org/officeDocument/2006/relationships/hyperlink" Target="https://markdowntotext.com/contact/" TargetMode="External"/><Relationship Id="rId108" Type="http://schemas.openxmlformats.org/officeDocument/2006/relationships/hyperlink" Target="https://ims.internationalprocessplants.com/inventory/equipment/detail/202747" TargetMode="External"/><Relationship Id="rId48" Type="http://schemas.openxmlformats.org/officeDocument/2006/relationships/hyperlink" Target="https://ims.internationalprocessplants.com/inventory/equipment/detail/706725" TargetMode="External"/><Relationship Id="rId47" Type="http://schemas.openxmlformats.org/officeDocument/2006/relationships/hyperlink" Target="https://markdowntotext.com/contact/" TargetMode="External"/><Relationship Id="rId49" Type="http://schemas.openxmlformats.org/officeDocument/2006/relationships/hyperlink" Target="https://ims.internationalprocessplants.com/inventory/equipment/detail/706725" TargetMode="External"/><Relationship Id="rId103" Type="http://schemas.openxmlformats.org/officeDocument/2006/relationships/hyperlink" Target="https://ims.internationalprocessplants.com/inventory/equipment/filter" TargetMode="External"/><Relationship Id="rId102" Type="http://schemas.openxmlformats.org/officeDocument/2006/relationships/hyperlink" Target="https://ims.internationalprocessplants.com/inventory/equipment/detail/245508" TargetMode="External"/><Relationship Id="rId101" Type="http://schemas.openxmlformats.org/officeDocument/2006/relationships/hyperlink" Target="https://ims.internationalprocessplants.com/inventory/equipment/detail/245508" TargetMode="External"/><Relationship Id="rId100" Type="http://schemas.openxmlformats.org/officeDocument/2006/relationships/hyperlink" Target="https://markdowntotext.com/contact/" TargetMode="External"/><Relationship Id="rId31" Type="http://schemas.openxmlformats.org/officeDocument/2006/relationships/hyperlink" Target="https://ims.internationalprocessplants.com/inventory/equipment/detail/247146"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47051" TargetMode="External"/><Relationship Id="rId32" Type="http://schemas.openxmlformats.org/officeDocument/2006/relationships/hyperlink" Target="https://ims.internationalprocessplants.com/inventory/equipment/detail/247146" TargetMode="External"/><Relationship Id="rId35" Type="http://schemas.openxmlformats.org/officeDocument/2006/relationships/hyperlink" Target="https://ims.internationalprocessplants.com/inventory/equipment/detail/247051" TargetMode="External"/><Relationship Id="rId34" Type="http://schemas.openxmlformats.org/officeDocument/2006/relationships/hyperlink" Target="https://markdowntotext.com/contact/" TargetMode="External"/><Relationship Id="rId37" Type="http://schemas.openxmlformats.org/officeDocument/2006/relationships/hyperlink" Target="https://markdowntotext.com/rosenmund-and-cogiem/" TargetMode="External"/><Relationship Id="rId36" Type="http://schemas.openxmlformats.org/officeDocument/2006/relationships/hyperlink" Target="https://ims.internationalprocessplants.com/inventory/equipment/detail/247051"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107498" TargetMode="External"/><Relationship Id="rId20" Type="http://schemas.openxmlformats.org/officeDocument/2006/relationships/hyperlink" Target="https://ims.internationalprocessplants.com/inventory/equipment/detail/202747" TargetMode="External"/><Relationship Id="rId22" Type="http://schemas.openxmlformats.org/officeDocument/2006/relationships/hyperlink" Target="https://ims.internationalprocessplants.com/inventory/equipment/detail/202747" TargetMode="External"/><Relationship Id="rId21" Type="http://schemas.openxmlformats.org/officeDocument/2006/relationships/hyperlink" Target="https://markdowntotext.com/contact/" TargetMode="External"/><Relationship Id="rId24" Type="http://schemas.openxmlformats.org/officeDocument/2006/relationships/hyperlink" Target="https://markdowntotext.com/pressure-leaf/" TargetMode="External"/><Relationship Id="rId23" Type="http://schemas.openxmlformats.org/officeDocument/2006/relationships/hyperlink" Target="https://ims.internationalprocessplants.com/inventory/equipment/detail/202747" TargetMode="External"/><Relationship Id="rId129" Type="http://schemas.openxmlformats.org/officeDocument/2006/relationships/hyperlink" Target="https://ims.internationalprocessplants.com/inventory/equipment/filter" TargetMode="External"/><Relationship Id="rId128" Type="http://schemas.openxmlformats.org/officeDocument/2006/relationships/hyperlink" Target="https://ims.internationalprocessplants.com/inventory/equipment/detail/89347" TargetMode="External"/><Relationship Id="rId127" Type="http://schemas.openxmlformats.org/officeDocument/2006/relationships/hyperlink" Target="https://ims.internationalprocessplants.com/inventory/equipment/detail/89347" TargetMode="External"/><Relationship Id="rId126" Type="http://schemas.openxmlformats.org/officeDocument/2006/relationships/hyperlink" Target="https://markdowntotext.com/contact/" TargetMode="External"/><Relationship Id="rId26" Type="http://schemas.openxmlformats.org/officeDocument/2006/relationships/hyperlink" Target="https://markdowntotext.com/contact/" TargetMode="External"/><Relationship Id="rId121" Type="http://schemas.openxmlformats.org/officeDocument/2006/relationships/hyperlink" Target="https://ims.internationalprocessplants.com/inventory/equipment/detail/89349" TargetMode="External"/><Relationship Id="rId25" Type="http://schemas.openxmlformats.org/officeDocument/2006/relationships/hyperlink" Target="https://ims.internationalprocessplants.com/inventory/equipment/detail/241002" TargetMode="External"/><Relationship Id="rId120" Type="http://schemas.openxmlformats.org/officeDocument/2006/relationships/hyperlink" Target="https://ims.internationalprocessplants.com/inventory/equipment/detail/78815" TargetMode="External"/><Relationship Id="rId28" Type="http://schemas.openxmlformats.org/officeDocument/2006/relationships/hyperlink" Target="https://ims.internationalprocessplants.com/inventory/equipment/detail/241002" TargetMode="External"/><Relationship Id="rId27" Type="http://schemas.openxmlformats.org/officeDocument/2006/relationships/hyperlink" Target="https://ims.internationalprocessplants.com/inventory/equipment/detail/241002" TargetMode="External"/><Relationship Id="rId125" Type="http://schemas.openxmlformats.org/officeDocument/2006/relationships/hyperlink" Target="https://ims.internationalprocessplants.com/inventory/equipment/detail/89347" TargetMode="External"/><Relationship Id="rId29" Type="http://schemas.openxmlformats.org/officeDocument/2006/relationships/hyperlink" Target="https://ims.internationalprocessplants.com/inventory/equipment/detail/247146" TargetMode="External"/><Relationship Id="rId124" Type="http://schemas.openxmlformats.org/officeDocument/2006/relationships/hyperlink" Target="https://ims.internationalprocessplants.com/inventory/equipment/detail/89349" TargetMode="External"/><Relationship Id="rId123" Type="http://schemas.openxmlformats.org/officeDocument/2006/relationships/hyperlink" Target="https://ims.internationalprocessplants.com/inventory/equipment/detail/89349" TargetMode="External"/><Relationship Id="rId122" Type="http://schemas.openxmlformats.org/officeDocument/2006/relationships/hyperlink" Target="https://markdowntotext.com/contact/" TargetMode="External"/><Relationship Id="rId95" Type="http://schemas.openxmlformats.org/officeDocument/2006/relationships/hyperlink" Target="https://ims.internationalprocessplants.com/inventory/equipment/detail/247256" TargetMode="External"/><Relationship Id="rId94" Type="http://schemas.openxmlformats.org/officeDocument/2006/relationships/hyperlink" Target="https://ims.internationalprocessplants.com/inventory/equipment/detail/241002" TargetMode="External"/><Relationship Id="rId97" Type="http://schemas.openxmlformats.org/officeDocument/2006/relationships/hyperlink" Target="https://ims.internationalprocessplants.com/inventory/equipment/detail/247256" TargetMode="External"/><Relationship Id="rId96" Type="http://schemas.openxmlformats.org/officeDocument/2006/relationships/hyperlink" Target="https://markdowntotext.com/contact/" TargetMode="External"/><Relationship Id="rId11" Type="http://schemas.openxmlformats.org/officeDocument/2006/relationships/hyperlink" Target="https://markdowntotext.com/nutsche/" TargetMode="External"/><Relationship Id="rId99" Type="http://schemas.openxmlformats.org/officeDocument/2006/relationships/hyperlink" Target="https://ims.internationalprocessplants.com/inventory/equipment/detail/245508" TargetMode="External"/><Relationship Id="rId10" Type="http://schemas.openxmlformats.org/officeDocument/2006/relationships/hyperlink" Target="https://markdowntotext.com/rosenmund-and-cogiem/" TargetMode="External"/><Relationship Id="rId98" Type="http://schemas.openxmlformats.org/officeDocument/2006/relationships/hyperlink" Target="https://ims.internationalprocessplants.com/inventory/equipment/detail/247256"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7247" TargetMode="External"/><Relationship Id="rId91" Type="http://schemas.openxmlformats.org/officeDocument/2006/relationships/hyperlink" Target="https://ims.internationalprocessplants.com/inventory/equipment/detail/241002" TargetMode="External"/><Relationship Id="rId90" Type="http://schemas.openxmlformats.org/officeDocument/2006/relationships/hyperlink" Target="https://ims.internationalprocessplants.com/inventory/equipment/filter" TargetMode="External"/><Relationship Id="rId93" Type="http://schemas.openxmlformats.org/officeDocument/2006/relationships/hyperlink" Target="https://ims.internationalprocessplants.com/inventory/equipment/detail/241002" TargetMode="External"/><Relationship Id="rId92" Type="http://schemas.openxmlformats.org/officeDocument/2006/relationships/hyperlink" Target="https://markdowntotext.com/contact/" TargetMode="External"/><Relationship Id="rId118" Type="http://schemas.openxmlformats.org/officeDocument/2006/relationships/hyperlink" Target="https://markdowntotext.com/contact/" TargetMode="External"/><Relationship Id="rId117" Type="http://schemas.openxmlformats.org/officeDocument/2006/relationships/hyperlink" Target="https://ims.internationalprocessplants.com/inventory/equipment/detail/78815" TargetMode="External"/><Relationship Id="rId116" Type="http://schemas.openxmlformats.org/officeDocument/2006/relationships/hyperlink" Target="https://ims.internationalprocessplants.com/inventory/equipment/filter" TargetMode="External"/><Relationship Id="rId115" Type="http://schemas.openxmlformats.org/officeDocument/2006/relationships/hyperlink" Target="https://ims.internationalprocessplants.com/inventory/equipment/detail/107498" TargetMode="External"/><Relationship Id="rId119" Type="http://schemas.openxmlformats.org/officeDocument/2006/relationships/hyperlink" Target="https://ims.internationalprocessplants.com/inventory/equipment/detail/78815" TargetMode="External"/><Relationship Id="rId15" Type="http://schemas.openxmlformats.org/officeDocument/2006/relationships/hyperlink" Target="https://ims.internationalprocessplants.com/inventory/equipment/detail/247247" TargetMode="External"/><Relationship Id="rId110" Type="http://schemas.openxmlformats.org/officeDocument/2006/relationships/hyperlink" Target="https://ims.internationalprocessplants.com/inventory/equipment/detail/202747" TargetMode="External"/><Relationship Id="rId14" Type="http://schemas.openxmlformats.org/officeDocument/2006/relationships/hyperlink" Target="https://ims.internationalprocessplants.com/inventory/equipment/detail/247247"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22032" TargetMode="External"/><Relationship Id="rId19" Type="http://schemas.openxmlformats.org/officeDocument/2006/relationships/hyperlink" Target="https://ims.internationalprocessplants.com/inventory/equipment/detail/222032" TargetMode="External"/><Relationship Id="rId114" Type="http://schemas.openxmlformats.org/officeDocument/2006/relationships/hyperlink" Target="https://ims.internationalprocessplants.com/inventory/equipment/detail/107498" TargetMode="External"/><Relationship Id="rId18" Type="http://schemas.openxmlformats.org/officeDocument/2006/relationships/hyperlink" Target="https://ims.internationalprocessplants.com/inventory/equipment/detail/222032" TargetMode="External"/><Relationship Id="rId113" Type="http://schemas.openxmlformats.org/officeDocument/2006/relationships/hyperlink" Target="https://markdowntotext.com/contact/" TargetMode="External"/><Relationship Id="rId112" Type="http://schemas.openxmlformats.org/officeDocument/2006/relationships/hyperlink" Target="https://ims.internationalprocessplants.com/inventory/equipment/detail/107498" TargetMode="External"/><Relationship Id="rId111" Type="http://schemas.openxmlformats.org/officeDocument/2006/relationships/hyperlink" Target="https://ims.internationalprocessplants.com/inventory/equipment/detail/202747" TargetMode="External"/><Relationship Id="rId84" Type="http://schemas.openxmlformats.org/officeDocument/2006/relationships/hyperlink" Target="https://ims.internationalprocessplants.com/inventory/equipment/detail/706865" TargetMode="External"/><Relationship Id="rId83" Type="http://schemas.openxmlformats.org/officeDocument/2006/relationships/hyperlink" Target="https://markdowntotext.com/contact/" TargetMode="External"/><Relationship Id="rId86" Type="http://schemas.openxmlformats.org/officeDocument/2006/relationships/hyperlink" Target="https://ims.internationalprocessplants.com/inventory/equipment/detail/219219" TargetMode="External"/><Relationship Id="rId85" Type="http://schemas.openxmlformats.org/officeDocument/2006/relationships/hyperlink" Target="https://ims.internationalprocessplants.com/inventory/equipment/detail/706865" TargetMode="External"/><Relationship Id="rId88" Type="http://schemas.openxmlformats.org/officeDocument/2006/relationships/hyperlink" Target="https://ims.internationalprocessplants.com/inventory/equipment/detail/219219" TargetMode="External"/><Relationship Id="rId87" Type="http://schemas.openxmlformats.org/officeDocument/2006/relationships/hyperlink" Target="https://markdowntotext.com/contact/" TargetMode="External"/><Relationship Id="rId89" Type="http://schemas.openxmlformats.org/officeDocument/2006/relationships/hyperlink" Target="https://ims.internationalprocessplants.com/inventory/equipment/detail/219219" TargetMode="External"/><Relationship Id="rId80" Type="http://schemas.openxmlformats.org/officeDocument/2006/relationships/hyperlink" Target="https://ims.internationalprocessplants.com/inventory/equipment/detail/705428" TargetMode="External"/><Relationship Id="rId82" Type="http://schemas.openxmlformats.org/officeDocument/2006/relationships/hyperlink" Target="https://ims.internationalprocessplants.com/inventory/equipment/detail/706865" TargetMode="External"/><Relationship Id="rId81" Type="http://schemas.openxmlformats.org/officeDocument/2006/relationships/hyperlink" Target="https://ims.internationalprocessplants.com/inventory/equipment/detail/7054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downtotext.com/pressure-leaf/"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filter" TargetMode="External"/><Relationship Id="rId8" Type="http://schemas.openxmlformats.org/officeDocument/2006/relationships/hyperlink" Target="https://ims.internationalprocessplants.com/inventory/equipment/filter" TargetMode="External"/><Relationship Id="rId73" Type="http://schemas.openxmlformats.org/officeDocument/2006/relationships/hyperlink" Target="https://ims.internationalprocessplants.com/inventory/equipment/detail/116994" TargetMode="External"/><Relationship Id="rId72" Type="http://schemas.openxmlformats.org/officeDocument/2006/relationships/hyperlink" Target="https://ims.internationalprocessplants.com/inventory/equipment/detail/108743" TargetMode="External"/><Relationship Id="rId75" Type="http://schemas.openxmlformats.org/officeDocument/2006/relationships/hyperlink" Target="https://ims.internationalprocessplants.com/inventory/equipment/detail/116994" TargetMode="External"/><Relationship Id="rId74"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filter" TargetMode="External"/><Relationship Id="rId76" Type="http://schemas.openxmlformats.org/officeDocument/2006/relationships/hyperlink" Target="https://ims.internationalprocessplants.com/inventory/equipment/detail/116994"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705428" TargetMode="External"/><Relationship Id="rId71" Type="http://schemas.openxmlformats.org/officeDocument/2006/relationships/hyperlink" Target="https://ims.internationalprocessplants.com/inventory/equipment/detail/108743" TargetMode="External"/><Relationship Id="rId70" Type="http://schemas.openxmlformats.org/officeDocument/2006/relationships/hyperlink" Target="https://markdowntotext.com/contact/" TargetMode="External"/><Relationship Id="rId137" Type="http://schemas.openxmlformats.org/officeDocument/2006/relationships/hyperlink" Target="https://ims.internationalprocessplants.com/inventory/equipment/filter" TargetMode="External"/><Relationship Id="rId132" Type="http://schemas.openxmlformats.org/officeDocument/2006/relationships/hyperlink" Target="https://ims.internationalprocessplants.com/inventory/equipment/detail/222032" TargetMode="External"/><Relationship Id="rId131" Type="http://schemas.openxmlformats.org/officeDocument/2006/relationships/hyperlink" Target="https://markdowntotext.com/contact/" TargetMode="External"/><Relationship Id="rId130" Type="http://schemas.openxmlformats.org/officeDocument/2006/relationships/hyperlink" Target="https://ims.internationalprocessplants.com/inventory/equipment/detail/222032" TargetMode="External"/><Relationship Id="rId136" Type="http://schemas.openxmlformats.org/officeDocument/2006/relationships/hyperlink" Target="https://ims.internationalprocessplants.com/inventory/equipment/filter" TargetMode="External"/><Relationship Id="rId135" Type="http://schemas.openxmlformats.org/officeDocument/2006/relationships/hyperlink" Target="https://markdowntotext.com/contact/" TargetMode="External"/><Relationship Id="rId134" Type="http://schemas.openxmlformats.org/officeDocument/2006/relationships/hyperlink" Target="https://ims.internationalprocessplants.com/inventory/equipment/filter" TargetMode="External"/><Relationship Id="rId133" Type="http://schemas.openxmlformats.org/officeDocument/2006/relationships/hyperlink" Target="https://ims.internationalprocessplants.com/inventory/equipment/detail/222032" TargetMode="External"/><Relationship Id="rId62" Type="http://schemas.openxmlformats.org/officeDocument/2006/relationships/hyperlink" Target="https://ims.internationalprocessplants.com/inventory/equipment/detail/92822" TargetMode="External"/><Relationship Id="rId61" Type="http://schemas.openxmlformats.org/officeDocument/2006/relationships/hyperlink" Target="https://markdowntotext.com/contact/" TargetMode="External"/><Relationship Id="rId64" Type="http://schemas.openxmlformats.org/officeDocument/2006/relationships/hyperlink" Target="https://ims.internationalprocessplants.com/inventory/equipment/filter" TargetMode="External"/><Relationship Id="rId63" Type="http://schemas.openxmlformats.org/officeDocument/2006/relationships/hyperlink" Target="https://ims.internationalprocessplants.com/inventory/equipment/detail/92822"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33032" TargetMode="External"/><Relationship Id="rId68" Type="http://schemas.openxmlformats.org/officeDocument/2006/relationships/hyperlink" Target="https://ims.internationalprocessplants.com/inventory/equipment/detail/233032" TargetMode="External"/><Relationship Id="rId67" Type="http://schemas.openxmlformats.org/officeDocument/2006/relationships/hyperlink" Target="https://ims.internationalprocessplants.com/inventory/equipment/detail/233032" TargetMode="External"/><Relationship Id="rId60" Type="http://schemas.openxmlformats.org/officeDocument/2006/relationships/hyperlink" Target="https://ims.internationalprocessplants.com/inventory/equipment/detail/92822" TargetMode="External"/><Relationship Id="rId69" Type="http://schemas.openxmlformats.org/officeDocument/2006/relationships/hyperlink" Target="https://ims.internationalprocessplants.com/inventory/equipment/detail/108743" TargetMode="External"/><Relationship Id="rId51" Type="http://schemas.openxmlformats.org/officeDocument/2006/relationships/hyperlink" Target="https://markdowntotext.com/contact/" TargetMode="External"/><Relationship Id="rId50" Type="http://schemas.openxmlformats.org/officeDocument/2006/relationships/hyperlink" Target="https://markdowntotext.com/nutsche/"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02747" TargetMode="External"/><Relationship Id="rId55" Type="http://schemas.openxmlformats.org/officeDocument/2006/relationships/hyperlink" Target="https://ims.internationalprocessplants.com/inventory/equipment/detail/202747" TargetMode="External"/><Relationship Id="rId54" Type="http://schemas.openxmlformats.org/officeDocument/2006/relationships/hyperlink" Target="https://ims.internationalprocessplants.com/inventory/equipment/detail/202747" TargetMode="External"/><Relationship Id="rId57" Type="http://schemas.openxmlformats.org/officeDocument/2006/relationships/hyperlink" Target="https://markdowntotext.com/contact/" TargetMode="External"/><Relationship Id="rId56" Type="http://schemas.openxmlformats.org/officeDocument/2006/relationships/hyperlink" Target="https://ims.internationalprocessplants.com/inventory/equipment/detail/215246" TargetMode="External"/><Relationship Id="rId59" Type="http://schemas.openxmlformats.org/officeDocument/2006/relationships/hyperlink" Target="https://ims.internationalprocessplants.com/inventory/equipment/detail/215246" TargetMode="External"/><Relationship Id="rId58" Type="http://schemas.openxmlformats.org/officeDocument/2006/relationships/hyperlink" Target="https://ims.internationalprocessplants.com/inventory/equipment/detail/215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