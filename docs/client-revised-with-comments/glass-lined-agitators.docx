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oufrrdsbgc" w:id="0"/>
      <w:bookmarkEnd w:id="0"/>
      <w:r w:rsidDel="00000000" w:rsidR="00000000" w:rsidRPr="00000000">
        <w:rPr>
          <w:b w:val="1"/>
          <w:bCs w:val="1"/>
          <w:sz w:val="46"/>
          <w:szCs w:val="46"/>
          <w:rtl w:val="0"/>
        </w:rPr>
        <w:t xml:space="preserve">Buy Used Glass Lined Agitators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glass-lined agitators through International Process Plants gives pharmaceutical, chemical, agrochemical, and specialty manufacturers access to replacement glass-lined agitator shafts and impeller assemblies—critical mixing components for corrosion-resistant reactor vessels from OEMs such as Pfaudler, De Dietrich, 3V Tech, and others.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IPP stocks retreat-curve, Cryo-Lock, anchor, and pitch-turbine blade styles sized for vessels from 75.7 L (20 gallons) to 22,700 L (6,000 gallons). Compatible drive-end configurations include RW, DTW, TW, Philadelphia, SRW, and Lightnin models. Primary material of construction is glass-lined steel, with select Teflon-lined units also available.</w:t>
      </w:r>
    </w:p>
    <w:p w:rsidR="00000000" w:rsidDel="00000000" w:rsidP="00000000" w:rsidRDefault="00000000" w:rsidRPr="00000000" w14:paraId="00000004">
      <w:pPr>
        <w:spacing w:after="240" w:before="240" w:lineRule="auto"/>
        <w:rPr/>
      </w:pPr>
      <w:r w:rsidDel="00000000" w:rsidR="00000000" w:rsidRPr="00000000">
        <w:rPr>
          <w:rtl w:val="0"/>
        </w:rPr>
        <w:t xml:space="preserve">Condition options include re-glassed, used, unused,</w:t>
      </w:r>
      <w:del w:author="Scott Phillips" w:id="0" w:date="2026-04-22T14:55:02Z">
        <w:r w:rsidDel="00000000" w:rsidR="00000000" w:rsidRPr="00000000">
          <w:rPr>
            <w:rtl w:val="0"/>
          </w:rPr>
          <w:delText xml:space="preserve"> needs-reglass</w:delText>
        </w:r>
      </w:del>
      <w:r w:rsidDel="00000000" w:rsidR="00000000" w:rsidRPr="00000000">
        <w:rPr>
          <w:rtl w:val="0"/>
        </w:rPr>
        <w:t xml:space="preserve">, and new stock. Pfaudler models span the RCI, Cryo-Lock, P Series, and Press Lock families. Buying used glass lined agitators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7">
        <w:r w:rsidDel="00000000" w:rsidR="00000000" w:rsidRPr="00000000">
          <w:rPr>
            <w:color w:val="1155cc"/>
            <w:u w:val="single"/>
            <w:rtl w:val="0"/>
          </w:rPr>
          <w:t xml:space="preserve">Request a Quote</w:t>
        </w:r>
      </w:hyperlink>
      <w:r w:rsidDel="00000000" w:rsidR="00000000" w:rsidRPr="00000000">
        <w:rPr>
          <w:rtl w:val="0"/>
        </w:rPr>
        <w:t xml:space="preserv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760+ Parts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20"/>
        </w:numPr>
        <w:spacing w:after="0" w:afterAutospacing="0" w:before="240" w:lineRule="auto"/>
        <w:ind w:left="720" w:hanging="360"/>
      </w:pPr>
      <w:hyperlink r:id="rId10">
        <w:r w:rsidDel="00000000" w:rsidR="00000000" w:rsidRPr="00000000">
          <w:rPr>
            <w:color w:val="1155cc"/>
            <w:u w:val="single"/>
            <w:rtl w:val="0"/>
          </w:rPr>
          <w:t xml:space="preserve">Pfaudler RCI — 1,000 Gal -- Re-glassed, 3 Blade Retreat Curve</w:t>
        </w:r>
      </w:hyperlink>
      <w:r w:rsidDel="00000000" w:rsidR="00000000" w:rsidRPr="00000000">
        <w:rPr>
          <w:rtl w:val="0"/>
        </w:rPr>
      </w:r>
    </w:p>
    <w:p w:rsidR="00000000" w:rsidDel="00000000" w:rsidP="00000000" w:rsidRDefault="00000000" w:rsidRPr="00000000" w14:paraId="00000009">
      <w:pPr>
        <w:numPr>
          <w:ilvl w:val="0"/>
          <w:numId w:val="20"/>
        </w:numPr>
        <w:spacing w:after="0" w:afterAutospacing="0" w:before="0" w:beforeAutospacing="0" w:lineRule="auto"/>
        <w:ind w:left="720" w:hanging="360"/>
      </w:pPr>
      <w:hyperlink r:id="rId11">
        <w:r w:rsidDel="00000000" w:rsidR="00000000" w:rsidRPr="00000000">
          <w:rPr>
            <w:color w:val="1155cc"/>
            <w:u w:val="single"/>
            <w:rtl w:val="0"/>
          </w:rPr>
          <w:t xml:space="preserve">DeDietrich Glass-Loc — 2,000 Gal -- Unused</w:t>
        </w:r>
      </w:hyperlink>
      <w:r w:rsidDel="00000000" w:rsidR="00000000" w:rsidRPr="00000000">
        <w:rPr>
          <w:rtl w:val="0"/>
        </w:rPr>
      </w:r>
    </w:p>
    <w:p w:rsidR="00000000" w:rsidDel="00000000" w:rsidP="00000000" w:rsidRDefault="00000000" w:rsidRPr="00000000" w14:paraId="0000000A">
      <w:pPr>
        <w:numPr>
          <w:ilvl w:val="0"/>
          <w:numId w:val="20"/>
        </w:numPr>
        <w:spacing w:after="240" w:before="0" w:beforeAutospacing="0" w:lineRule="auto"/>
        <w:ind w:left="720" w:hanging="360"/>
      </w:pPr>
      <w:hyperlink r:id="rId12">
        <w:r w:rsidDel="00000000" w:rsidR="00000000" w:rsidRPr="00000000">
          <w:rPr>
            <w:color w:val="1155cc"/>
            <w:u w:val="single"/>
            <w:rtl w:val="0"/>
          </w:rPr>
          <w:t xml:space="preserve">3V Tech Dual-Tier — 5,000 Gal -- Unused</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9s18aux39ivu" w:id="1"/>
      <w:bookmarkEnd w:id="1"/>
      <w:r w:rsidDel="00000000" w:rsidR="00000000" w:rsidRPr="00000000">
        <w:rPr>
          <w:b w:val="1"/>
          <w:bCs w:val="1"/>
          <w:sz w:val="34"/>
          <w:szCs w:val="34"/>
          <w:rtl w:val="0"/>
        </w:rPr>
        <w:t xml:space="preserve">Buy Used Glass Lined Agitators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glass lined agitators primarily in glass-lined steel construction, with select Teflon-lined units also available. Choose the lining material that matches your process chemistry.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60znytlmp8c" w:id="2"/>
      <w:bookmarkEnd w:id="2"/>
      <w:r w:rsidDel="00000000" w:rsidR="00000000" w:rsidRPr="00000000">
        <w:rPr>
          <w:b w:val="1"/>
          <w:bCs w:val="1"/>
          <w:color w:val="000000"/>
          <w:sz w:val="26"/>
          <w:szCs w:val="26"/>
          <w:rtl w:val="0"/>
        </w:rPr>
        <w:t xml:space="preserve">Buy Used Glasslined Agitators for Sale</w:t>
      </w:r>
    </w:p>
    <w:p w:rsidR="00000000" w:rsidDel="00000000" w:rsidP="00000000" w:rsidRDefault="00000000" w:rsidRPr="00000000" w14:paraId="0000000F">
      <w:pPr>
        <w:spacing w:after="240" w:before="240" w:lineRule="auto"/>
        <w:rPr/>
      </w:pPr>
      <w:r w:rsidDel="00000000" w:rsidR="00000000" w:rsidRPr="00000000">
        <w:rPr>
          <w:rtl w:val="0"/>
        </w:rPr>
        <w:t xml:space="preserve">Glass-lined steel is the dominant material across IPP's agitator inventory, providing a chemically inert interior surface that resists acids, bases, and solvents. Available from Pfaudler, DeDietrich, 3V Tech,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se1qkh72wqjm" w:id="3"/>
      <w:bookmarkEnd w:id="3"/>
      <w:r w:rsidDel="00000000" w:rsidR="00000000" w:rsidRPr="00000000">
        <w:rPr>
          <w:b w:val="1"/>
          <w:bCs w:val="1"/>
          <w:color w:val="000000"/>
          <w:sz w:val="22"/>
          <w:szCs w:val="22"/>
          <w:rtl w:val="0"/>
        </w:rPr>
        <w:t xml:space="preserve">[Glasslined] Pfaudler RCI — 1,000 Gal Vessel (</w:t>
      </w:r>
      <w:hyperlink r:id="rId13">
        <w:r w:rsidDel="00000000" w:rsidR="00000000" w:rsidRPr="00000000">
          <w:rPr>
            <w:b w:val="1"/>
            <w:bCs w:val="1"/>
            <w:color w:val="1155cc"/>
            <w:sz w:val="22"/>
            <w:szCs w:val="22"/>
            <w:u w:val="single"/>
            <w:rtl w:val="0"/>
          </w:rPr>
          <w:t xml:space="preserve">IPP# 100648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Re-glassed Pfaudler RCI glass-lined agitator for 3,800 L (1,000 gallon) reactor vessel. Full fire polish, very clean glass condition.</w:t>
      </w:r>
    </w:p>
    <w:p w:rsidR="00000000" w:rsidDel="00000000" w:rsidP="00000000" w:rsidRDefault="00000000" w:rsidRPr="00000000" w14:paraId="00000012">
      <w:pPr>
        <w:numPr>
          <w:ilvl w:val="0"/>
          <w:numId w:val="8"/>
        </w:numPr>
        <w:spacing w:after="0" w:afterAutospacing="0" w:before="240" w:lineRule="auto"/>
        <w:ind w:left="720" w:hanging="360"/>
        <w:rPr/>
      </w:pPr>
      <w:r w:rsidDel="00000000" w:rsidR="00000000" w:rsidRPr="00000000">
        <w:rPr>
          <w:rtl w:val="0"/>
        </w:rPr>
        <w:t xml:space="preserve">Material: Glasslined</w:t>
      </w:r>
    </w:p>
    <w:p w:rsidR="00000000" w:rsidDel="00000000" w:rsidP="00000000" w:rsidRDefault="00000000" w:rsidRPr="00000000" w14:paraId="00000013">
      <w:pPr>
        <w:numPr>
          <w:ilvl w:val="0"/>
          <w:numId w:val="8"/>
        </w:numPr>
        <w:spacing w:after="0" w:afterAutospacing="0" w:before="0" w:beforeAutospacing="0" w:lineRule="auto"/>
        <w:ind w:left="720" w:hanging="360"/>
        <w:rPr/>
      </w:pPr>
      <w:r w:rsidDel="00000000" w:rsidR="00000000" w:rsidRPr="00000000">
        <w:rPr>
          <w:rtl w:val="0"/>
        </w:rPr>
        <w:t xml:space="preserve">Span: </w:t>
      </w:r>
      <w:r w:rsidDel="00000000" w:rsidR="00000000" w:rsidRPr="00000000">
        <w:rPr>
          <w:rtl w:val="0"/>
        </w:rPr>
        <w:t xml:space="preserve">1,100 mm (44 in) span</w:t>
      </w:r>
      <w:r w:rsidDel="00000000" w:rsidR="00000000" w:rsidRPr="00000000">
        <w:rPr>
          <w:rtl w:val="0"/>
        </w:rPr>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Diameter: 88.9 mm (3.5 in) x 2,600 mm (102 in)</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Glass Agitator Type: 3 Blade Retreat Curve</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Glass Agitator Drive Model: DTW drive end</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Glass Fire Polish: Full Fire Polish (FF)</w:t>
      </w:r>
    </w:p>
    <w:p w:rsidR="00000000" w:rsidDel="00000000" w:rsidP="00000000" w:rsidRDefault="00000000" w:rsidRPr="00000000" w14:paraId="00000018">
      <w:pPr>
        <w:spacing w:after="240" w:before="240" w:lineRule="auto"/>
        <w:rPr>
          <w:color w:val="1155cc"/>
          <w:u w:val="single"/>
        </w:rPr>
      </w:pPr>
      <w:hyperlink r:id="rId14">
        <w:r w:rsidDel="00000000" w:rsidR="00000000" w:rsidRPr="00000000">
          <w:rPr>
            <w:color w:val="1155cc"/>
            <w:u w:val="single"/>
            <w:rtl w:val="0"/>
          </w:rPr>
          <w:t xml:space="preserve">Request Specs</w:t>
        </w:r>
      </w:hyperlink>
      <w:r w:rsidDel="00000000" w:rsidR="00000000" w:rsidRPr="00000000">
        <w:rPr>
          <w:rtl w:val="0"/>
        </w:rPr>
        <w:t xml:space="preserve">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View IPP# 100648</w:t>
        </w:r>
      </w:hyperlink>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49eri7doqa8e" w:id="4"/>
      <w:bookmarkEnd w:id="4"/>
      <w:r w:rsidDel="00000000" w:rsidR="00000000" w:rsidRPr="00000000">
        <w:rPr>
          <w:b w:val="1"/>
          <w:bCs w:val="1"/>
          <w:color w:val="000000"/>
          <w:sz w:val="22"/>
          <w:szCs w:val="22"/>
          <w:rtl w:val="0"/>
        </w:rPr>
        <w:t xml:space="preserve">DeDietrich Glass-Loc — 2,000 Gal Vessel (</w:t>
      </w:r>
      <w:hyperlink r:id="rId17">
        <w:r w:rsidDel="00000000" w:rsidR="00000000" w:rsidRPr="00000000">
          <w:rPr>
            <w:b w:val="1"/>
            <w:bCs w:val="1"/>
            <w:color w:val="1155cc"/>
            <w:sz w:val="22"/>
            <w:szCs w:val="22"/>
            <w:u w:val="single"/>
            <w:rtl w:val="0"/>
          </w:rPr>
          <w:t xml:space="preserve">IPP# 206874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Unused DeDietrich glass-lined agitator with Glass-Loc blade design for 7,550 L (2,000 gallon) reactor vessel.</w:t>
      </w:r>
    </w:p>
    <w:p w:rsidR="00000000" w:rsidDel="00000000" w:rsidP="00000000" w:rsidRDefault="00000000" w:rsidRPr="00000000" w14:paraId="0000001B">
      <w:pPr>
        <w:numPr>
          <w:ilvl w:val="0"/>
          <w:numId w:val="17"/>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1C">
      <w:pPr>
        <w:numPr>
          <w:ilvl w:val="0"/>
          <w:numId w:val="17"/>
        </w:numPr>
        <w:spacing w:after="0" w:afterAutospacing="0" w:before="0" w:beforeAutospacing="0" w:lineRule="auto"/>
        <w:ind w:left="720" w:hanging="360"/>
      </w:pPr>
      <w:r w:rsidDel="00000000" w:rsidR="00000000" w:rsidRPr="00000000">
        <w:rPr>
          <w:rtl w:val="0"/>
        </w:rPr>
        <w:t xml:space="preserve">Diameter: 88.9 mm (3.5 in) x Length: 3,350 mm (132 in)</w:t>
      </w:r>
    </w:p>
    <w:p w:rsidR="00000000" w:rsidDel="00000000" w:rsidP="00000000" w:rsidRDefault="00000000" w:rsidRPr="00000000" w14:paraId="0000001D">
      <w:pPr>
        <w:numPr>
          <w:ilvl w:val="0"/>
          <w:numId w:val="17"/>
        </w:numPr>
        <w:spacing w:after="0" w:afterAutospacing="0" w:before="0" w:beforeAutospacing="0" w:lineRule="auto"/>
        <w:ind w:left="720" w:hanging="360"/>
      </w:pPr>
      <w:r w:rsidDel="00000000" w:rsidR="00000000" w:rsidRPr="00000000">
        <w:rPr>
          <w:rtl w:val="0"/>
        </w:rPr>
        <w:t xml:space="preserve">Glass Agitator Type: Glass-Loc blade design</w:t>
      </w:r>
    </w:p>
    <w:p w:rsidR="00000000" w:rsidDel="00000000" w:rsidP="00000000" w:rsidRDefault="00000000" w:rsidRPr="00000000" w14:paraId="0000001E">
      <w:pPr>
        <w:numPr>
          <w:ilvl w:val="0"/>
          <w:numId w:val="17"/>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1F">
      <w:pPr>
        <w:spacing w:after="240" w:before="240" w:lineRule="auto"/>
        <w:rPr>
          <w:color w:val="1155cc"/>
          <w:u w:val="single"/>
        </w:rPr>
      </w:pPr>
      <w:hyperlink r:id="rId18">
        <w:r w:rsidDel="00000000" w:rsidR="00000000" w:rsidRPr="00000000">
          <w:rPr>
            <w:color w:val="1155cc"/>
            <w:u w:val="single"/>
            <w:rtl w:val="0"/>
          </w:rPr>
          <w:t xml:space="preserve">Request Specs</w:t>
        </w:r>
      </w:hyperlink>
      <w:r w:rsidDel="00000000" w:rsidR="00000000" w:rsidRPr="00000000">
        <w:rPr>
          <w:rtl w:val="0"/>
        </w:rPr>
        <w:t xml:space="preserve">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View IPP# 206874</w:t>
        </w:r>
      </w:hyperlink>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d6avp48hqsyo" w:id="5"/>
      <w:bookmarkEnd w:id="5"/>
      <w:r w:rsidDel="00000000" w:rsidR="00000000" w:rsidRPr="00000000">
        <w:rPr>
          <w:b w:val="1"/>
          <w:bCs w:val="1"/>
          <w:color w:val="000000"/>
          <w:sz w:val="22"/>
          <w:szCs w:val="22"/>
          <w:rtl w:val="0"/>
        </w:rPr>
        <w:t xml:space="preserve">3V Tech Dual-Tier — 5,000 Gal Vessel (</w:t>
      </w:r>
      <w:hyperlink r:id="rId21">
        <w:r w:rsidDel="00000000" w:rsidR="00000000" w:rsidRPr="00000000">
          <w:rPr>
            <w:b w:val="1"/>
            <w:bCs w:val="1"/>
            <w:color w:val="1155cc"/>
            <w:sz w:val="22"/>
            <w:szCs w:val="22"/>
            <w:u w:val="single"/>
            <w:rtl w:val="0"/>
          </w:rPr>
          <w:t xml:space="preserve">IPP# 238225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Unused 3V Tech glass-lined dual-tier agitator for 18,950 L (5,000 gallon) reactor vessel.</w:t>
      </w:r>
    </w:p>
    <w:p w:rsidR="00000000" w:rsidDel="00000000" w:rsidP="00000000" w:rsidRDefault="00000000" w:rsidRPr="00000000" w14:paraId="00000022">
      <w:pPr>
        <w:numPr>
          <w:ilvl w:val="0"/>
          <w:numId w:val="12"/>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rtl w:val="0"/>
        </w:rPr>
        <w:t xml:space="preserve">Diameter: </w:t>
      </w:r>
      <w:r w:rsidDel="00000000" w:rsidR="00000000" w:rsidRPr="00000000">
        <w:rPr>
          <w:rtl w:val="0"/>
        </w:rPr>
        <w:t xml:space="preserve">127 mm (5 in) x Length: </w:t>
      </w:r>
      <w:r w:rsidDel="00000000" w:rsidR="00000000" w:rsidRPr="00000000">
        <w:rPr>
          <w:rtl w:val="0"/>
        </w:rPr>
        <w:t xml:space="preserve">4,850 mm (190 in)</w:t>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rtl w:val="0"/>
        </w:rPr>
        <w:t xml:space="preserve">Dual-tier impeller configuration</w:t>
      </w:r>
    </w:p>
    <w:p w:rsidR="00000000" w:rsidDel="00000000" w:rsidP="00000000" w:rsidRDefault="00000000" w:rsidRPr="00000000" w14:paraId="00000025">
      <w:pPr>
        <w:numPr>
          <w:ilvl w:val="0"/>
          <w:numId w:val="12"/>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26">
      <w:pPr>
        <w:spacing w:after="240" w:before="240" w:lineRule="auto"/>
        <w:rPr>
          <w:color w:val="1155cc"/>
          <w:u w:val="single"/>
        </w:rPr>
      </w:pPr>
      <w:hyperlink r:id="rId22">
        <w:r w:rsidDel="00000000" w:rsidR="00000000" w:rsidRPr="00000000">
          <w:rPr>
            <w:color w:val="1155cc"/>
            <w:u w:val="single"/>
            <w:rtl w:val="0"/>
          </w:rPr>
          <w:t xml:space="preserve">Request Specs</w:t>
        </w:r>
      </w:hyperlink>
      <w:r w:rsidDel="00000000" w:rsidR="00000000" w:rsidRPr="00000000">
        <w:rPr>
          <w:rtl w:val="0"/>
        </w:rPr>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View IPP# 238225</w:t>
        </w:r>
      </w:hyperlink>
      <w:r w:rsidDel="00000000" w:rsidR="00000000" w:rsidRPr="00000000">
        <w:rPr>
          <w:rtl w:val="0"/>
        </w:rPr>
      </w:r>
    </w:p>
    <w:p w:rsidR="00000000" w:rsidDel="00000000" w:rsidP="00000000" w:rsidRDefault="00000000" w:rsidRPr="00000000" w14:paraId="00000027">
      <w:pPr>
        <w:spacing w:after="240" w:before="240" w:lineRule="auto"/>
        <w:rPr>
          <w:color w:val="1155cc"/>
          <w:u w:val="single"/>
        </w:rPr>
      </w:pPr>
      <w:hyperlink r:id="rId25">
        <w:r w:rsidDel="00000000" w:rsidR="00000000" w:rsidRPr="00000000">
          <w:rPr>
            <w:color w:val="1155cc"/>
            <w:u w:val="single"/>
            <w:rtl w:val="0"/>
          </w:rPr>
          <w:t xml:space="preserve">Browse All Glasslined Agitators in Stock</w:t>
        </w:r>
      </w:hyperlink>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ocbfjz6fj9nb" w:id="6"/>
      <w:bookmarkEnd w:id="6"/>
      <w:r w:rsidDel="00000000" w:rsidR="00000000" w:rsidRPr="00000000">
        <w:rPr>
          <w:b w:val="1"/>
          <w:bCs w:val="1"/>
          <w:color w:val="000000"/>
          <w:sz w:val="26"/>
          <w:szCs w:val="26"/>
          <w:rtl w:val="0"/>
        </w:rPr>
        <w:t xml:space="preserve">Buy Used Teflon-Lined Agitators for Sale</w:t>
      </w:r>
    </w:p>
    <w:p w:rsidR="00000000" w:rsidDel="00000000" w:rsidP="00000000" w:rsidRDefault="00000000" w:rsidRPr="00000000" w14:paraId="00000029">
      <w:pPr>
        <w:spacing w:after="240" w:before="240" w:lineRule="auto"/>
        <w:rPr/>
      </w:pPr>
      <w:r w:rsidDel="00000000" w:rsidR="00000000" w:rsidRPr="00000000">
        <w:rPr>
          <w:rtl w:val="0"/>
        </w:rPr>
        <w:t xml:space="preserve">IPP stocks select Teflon-lined agitator assemblies for applications requiring fluoropolymer chemical resistance beyond standard glass lining.</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v39w32ng8ip3" w:id="7"/>
      <w:bookmarkEnd w:id="7"/>
      <w:r w:rsidDel="00000000" w:rsidR="00000000" w:rsidRPr="00000000">
        <w:rPr>
          <w:b w:val="1"/>
          <w:bCs w:val="1"/>
          <w:color w:val="000000"/>
          <w:sz w:val="22"/>
          <w:szCs w:val="22"/>
          <w:rtl w:val="0"/>
        </w:rPr>
        <w:t xml:space="preserve">[Teflon] Teflon-Lined Agitator — 500 Gal Vessel (</w:t>
      </w:r>
      <w:hyperlink r:id="rId26">
        <w:r w:rsidDel="00000000" w:rsidR="00000000" w:rsidRPr="00000000">
          <w:rPr>
            <w:b w:val="1"/>
            <w:bCs w:val="1"/>
            <w:color w:val="1155cc"/>
            <w:sz w:val="22"/>
            <w:szCs w:val="22"/>
            <w:u w:val="single"/>
            <w:rtl w:val="0"/>
          </w:rPr>
          <w:t xml:space="preserve">IPP# 235584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Re-glassed Teflon-lined agitator for 1,900 L (500 gallon) reactor vessel.</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Material: Teflon lining</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Diameter: 76.2 mm (3 in) x Length:  2,200 mm (87.5 in)</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Span: 914 mm (36 in) blade span</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30">
      <w:pPr>
        <w:spacing w:after="240" w:before="240" w:lineRule="auto"/>
        <w:rPr>
          <w:color w:val="1155cc"/>
          <w:u w:val="single"/>
        </w:rPr>
      </w:pPr>
      <w:hyperlink r:id="rId27">
        <w:r w:rsidDel="00000000" w:rsidR="00000000" w:rsidRPr="00000000">
          <w:rPr>
            <w:color w:val="1155cc"/>
            <w:u w:val="single"/>
            <w:rtl w:val="0"/>
          </w:rPr>
          <w:t xml:space="preserve">Request Specs</w:t>
        </w:r>
      </w:hyperlink>
      <w:r w:rsidDel="00000000" w:rsidR="00000000" w:rsidRPr="00000000">
        <w:rPr>
          <w:rtl w:val="0"/>
        </w:rPr>
        <w:t xml:space="preserve"> |</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View IPP# 235584</w:t>
        </w:r>
      </w:hyperlink>
      <w:r w:rsidDel="00000000" w:rsidR="00000000" w:rsidRPr="00000000">
        <w:rPr>
          <w:rtl w:val="0"/>
        </w:rPr>
      </w:r>
    </w:p>
    <w:p w:rsidR="00000000" w:rsidDel="00000000" w:rsidP="00000000" w:rsidRDefault="00000000" w:rsidRPr="00000000" w14:paraId="00000031">
      <w:pPr>
        <w:spacing w:after="240" w:before="240" w:lineRule="auto"/>
        <w:rPr>
          <w:color w:val="1155cc"/>
          <w:u w:val="single"/>
        </w:rPr>
      </w:pPr>
      <w:hyperlink r:id="rId30">
        <w:r w:rsidDel="00000000" w:rsidR="00000000" w:rsidRPr="00000000">
          <w:rPr>
            <w:color w:val="1155cc"/>
            <w:u w:val="single"/>
            <w:rtl w:val="0"/>
          </w:rPr>
          <w:t xml:space="preserve">Browse All Teflon-Lined Agitators in Stock</w:t>
        </w:r>
      </w:hyperlink>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cfql5xvnmib5" w:id="8"/>
      <w:bookmarkEnd w:id="8"/>
      <w:r w:rsidDel="00000000" w:rsidR="00000000" w:rsidRPr="00000000">
        <w:rPr>
          <w:b w:val="1"/>
          <w:bCs w:val="1"/>
          <w:sz w:val="34"/>
          <w:szCs w:val="34"/>
          <w:rtl w:val="0"/>
        </w:rPr>
        <w:t xml:space="preserve">Buy Used Glass Lined Agitators for Sale by Manufacturer</w:t>
      </w:r>
    </w:p>
    <w:p w:rsidR="00000000" w:rsidDel="00000000" w:rsidP="00000000" w:rsidRDefault="00000000" w:rsidRPr="00000000" w14:paraId="00000034">
      <w:pPr>
        <w:spacing w:after="240" w:before="240" w:lineRule="auto"/>
        <w:rPr/>
      </w:pPr>
      <w:r w:rsidDel="00000000" w:rsidR="00000000" w:rsidRPr="00000000">
        <w:rPr>
          <w:rtl w:val="0"/>
        </w:rPr>
        <w:t xml:space="preserve">IPP stocks glass lined agitators from a wide range of OEM manufacturers, with Pfaudler representing the deepest position in the inventory. Sourcing from the original manufacturer helps ensure compatibility with existing reactor vessels, replacement parts, and operator familiarity.</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sfzspw2e19pi" w:id="9"/>
      <w:bookmarkEnd w:id="9"/>
      <w:r w:rsidDel="00000000" w:rsidR="00000000" w:rsidRPr="00000000">
        <w:rPr>
          <w:b w:val="1"/>
          <w:bCs w:val="1"/>
          <w:color w:val="000000"/>
          <w:sz w:val="26"/>
          <w:szCs w:val="26"/>
          <w:rtl w:val="0"/>
        </w:rPr>
        <w:t xml:space="preserve">Buy Used Pfaudler Glass Lined Agitators for Sale</w:t>
      </w:r>
    </w:p>
    <w:p w:rsidR="00000000" w:rsidDel="00000000" w:rsidP="00000000" w:rsidRDefault="00000000" w:rsidRPr="00000000" w14:paraId="00000036">
      <w:pPr>
        <w:spacing w:after="240" w:before="240" w:lineRule="auto"/>
        <w:rPr/>
      </w:pPr>
      <w:r w:rsidDel="00000000" w:rsidR="00000000" w:rsidRPr="00000000">
        <w:rPr>
          <w:rtl w:val="0"/>
        </w:rPr>
        <w:t xml:space="preserve">Pfaudler is the deepest single-manufacturer position in IPP's glass lined agitator inventory. Available model families include RCI, Cryo-Lock, P Series, and Press Lock across re-glassed, used, and unused conditions.</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aa6ep4gqa3wd" w:id="10"/>
      <w:bookmarkEnd w:id="10"/>
      <w:r w:rsidDel="00000000" w:rsidR="00000000" w:rsidRPr="00000000">
        <w:rPr>
          <w:b w:val="1"/>
          <w:bCs w:val="1"/>
          <w:color w:val="000000"/>
          <w:sz w:val="22"/>
          <w:szCs w:val="22"/>
          <w:rtl w:val="0"/>
        </w:rPr>
        <w:t xml:space="preserve">[Pfaudler RCI] Pfaudler RCI — 1,000 Gal Vessel (</w:t>
      </w:r>
      <w:hyperlink r:id="rId31">
        <w:r w:rsidDel="00000000" w:rsidR="00000000" w:rsidRPr="00000000">
          <w:rPr>
            <w:b w:val="1"/>
            <w:bCs w:val="1"/>
            <w:color w:val="1155cc"/>
            <w:sz w:val="22"/>
            <w:szCs w:val="22"/>
            <w:u w:val="single"/>
            <w:rtl w:val="0"/>
          </w:rPr>
          <w:t xml:space="preserve">IPP# 100648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Re-glassed Pfaudler RCI glass-lined agitator for 3,800 L (1,000 gallon) vessel with full fire polish and very clean glass condition.</w:t>
      </w:r>
    </w:p>
    <w:p w:rsidR="00000000" w:rsidDel="00000000" w:rsidP="00000000" w:rsidRDefault="00000000" w:rsidRPr="00000000" w14:paraId="00000039">
      <w:pPr>
        <w:numPr>
          <w:ilvl w:val="0"/>
          <w:numId w:val="16"/>
        </w:numPr>
        <w:spacing w:after="0" w:afterAutospacing="0" w:before="240" w:lineRule="auto"/>
        <w:ind w:left="720" w:hanging="360"/>
      </w:pPr>
      <w:r w:rsidDel="00000000" w:rsidR="00000000" w:rsidRPr="00000000">
        <w:rPr>
          <w:rtl w:val="0"/>
        </w:rPr>
        <w:t xml:space="preserve">Span: </w:t>
      </w:r>
      <w:r w:rsidDel="00000000" w:rsidR="00000000" w:rsidRPr="00000000">
        <w:rPr>
          <w:rtl w:val="0"/>
        </w:rPr>
        <w:t xml:space="preserve">1,100 mm (44 in) span</w:t>
      </w:r>
      <w:r w:rsidDel="00000000" w:rsidR="00000000" w:rsidRPr="00000000">
        <w:rPr>
          <w:rtl w:val="0"/>
        </w:rPr>
      </w:r>
    </w:p>
    <w:p w:rsidR="00000000" w:rsidDel="00000000" w:rsidP="00000000" w:rsidRDefault="00000000" w:rsidRPr="00000000" w14:paraId="0000003A">
      <w:pPr>
        <w:numPr>
          <w:ilvl w:val="0"/>
          <w:numId w:val="16"/>
        </w:numPr>
        <w:spacing w:after="0" w:afterAutospacing="0" w:before="0" w:beforeAutospacing="0" w:lineRule="auto"/>
        <w:ind w:left="720" w:hanging="360"/>
      </w:pPr>
      <w:r w:rsidDel="00000000" w:rsidR="00000000" w:rsidRPr="00000000">
        <w:rPr>
          <w:rtl w:val="0"/>
        </w:rPr>
        <w:t xml:space="preserve">Diameter: </w:t>
      </w:r>
      <w:r w:rsidDel="00000000" w:rsidR="00000000" w:rsidRPr="00000000">
        <w:rPr>
          <w:rtl w:val="0"/>
        </w:rPr>
        <w:t xml:space="preserve">88.9 mm (3.5 in) x Length: 2,600 mm (102 in)</w:t>
      </w:r>
    </w:p>
    <w:p w:rsidR="00000000" w:rsidDel="00000000" w:rsidP="00000000" w:rsidRDefault="00000000" w:rsidRPr="00000000" w14:paraId="0000003B">
      <w:pPr>
        <w:numPr>
          <w:ilvl w:val="0"/>
          <w:numId w:val="16"/>
        </w:numPr>
        <w:spacing w:after="0" w:afterAutospacing="0" w:before="0" w:beforeAutospacing="0" w:lineRule="auto"/>
        <w:ind w:left="720" w:hanging="360"/>
      </w:pPr>
      <w:r w:rsidDel="00000000" w:rsidR="00000000" w:rsidRPr="00000000">
        <w:rPr>
          <w:rtl w:val="0"/>
        </w:rPr>
        <w:t xml:space="preserve">Glass Agitator Type: 3 Blade Retreat Curve</w:t>
      </w:r>
    </w:p>
    <w:p w:rsidR="00000000" w:rsidDel="00000000" w:rsidP="00000000" w:rsidRDefault="00000000" w:rsidRPr="00000000" w14:paraId="0000003C">
      <w:pPr>
        <w:numPr>
          <w:ilvl w:val="0"/>
          <w:numId w:val="16"/>
        </w:numPr>
        <w:spacing w:after="0" w:afterAutospacing="0" w:before="0" w:beforeAutospacing="0" w:lineRule="auto"/>
        <w:ind w:left="720" w:hanging="360"/>
      </w:pPr>
      <w:r w:rsidDel="00000000" w:rsidR="00000000" w:rsidRPr="00000000">
        <w:rPr>
          <w:rtl w:val="0"/>
        </w:rPr>
        <w:t xml:space="preserve">Glass Agitator Drive Model: DTW drive end</w:t>
      </w:r>
    </w:p>
    <w:p w:rsidR="00000000" w:rsidDel="00000000" w:rsidP="00000000" w:rsidRDefault="00000000" w:rsidRPr="00000000" w14:paraId="0000003D">
      <w:pPr>
        <w:numPr>
          <w:ilvl w:val="0"/>
          <w:numId w:val="16"/>
        </w:numPr>
        <w:spacing w:after="0" w:afterAutospacing="0" w:before="0" w:beforeAutospacing="0" w:lineRule="auto"/>
        <w:ind w:left="720" w:hanging="360"/>
      </w:pPr>
      <w:r w:rsidDel="00000000" w:rsidR="00000000" w:rsidRPr="00000000">
        <w:rPr>
          <w:rtl w:val="0"/>
        </w:rPr>
        <w:t xml:space="preserve">Glass Fire Polish: Full Fire Polish (FF)</w:t>
      </w:r>
    </w:p>
    <w:p w:rsidR="00000000" w:rsidDel="00000000" w:rsidP="00000000" w:rsidRDefault="00000000" w:rsidRPr="00000000" w14:paraId="0000003E">
      <w:pPr>
        <w:numPr>
          <w:ilvl w:val="0"/>
          <w:numId w:val="16"/>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3F">
      <w:pPr>
        <w:spacing w:after="240" w:before="240" w:lineRule="auto"/>
        <w:rPr>
          <w:color w:val="1155cc"/>
          <w:u w:val="single"/>
        </w:rPr>
      </w:pPr>
      <w:hyperlink r:id="rId32">
        <w:r w:rsidDel="00000000" w:rsidR="00000000" w:rsidRPr="00000000">
          <w:rPr>
            <w:color w:val="1155cc"/>
            <w:u w:val="single"/>
            <w:rtl w:val="0"/>
          </w:rPr>
          <w:t xml:space="preserve">Request Specs</w:t>
        </w:r>
      </w:hyperlink>
      <w:r w:rsidDel="00000000" w:rsidR="00000000" w:rsidRPr="00000000">
        <w:rPr>
          <w:rtl w:val="0"/>
        </w:rPr>
        <w:t xml:space="preserve"> |</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View IPP# 100648</w:t>
        </w:r>
      </w:hyperlink>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ehg7pgdcz3ag" w:id="11"/>
      <w:bookmarkEnd w:id="11"/>
      <w:r w:rsidDel="00000000" w:rsidR="00000000" w:rsidRPr="00000000">
        <w:rPr>
          <w:b w:val="1"/>
          <w:bCs w:val="1"/>
          <w:color w:val="000000"/>
          <w:sz w:val="22"/>
          <w:szCs w:val="22"/>
          <w:rtl w:val="0"/>
        </w:rPr>
        <w:t xml:space="preserve">Pfaudler Cryo-Lock — 1,000 Gal Vessel (</w:t>
      </w:r>
      <w:hyperlink r:id="rId35">
        <w:r w:rsidDel="00000000" w:rsidR="00000000" w:rsidRPr="00000000">
          <w:rPr>
            <w:b w:val="1"/>
            <w:bCs w:val="1"/>
            <w:color w:val="1155cc"/>
            <w:sz w:val="22"/>
            <w:szCs w:val="22"/>
            <w:u w:val="single"/>
            <w:rtl w:val="0"/>
          </w:rPr>
          <w:t xml:space="preserve">IPP# 101094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Re-glassed Pfaudler glass-lined agitator with Cryo-Lock blade design for 3,800 L (1,000 gallon) reactor vessel.</w:t>
      </w:r>
    </w:p>
    <w:p w:rsidR="00000000" w:rsidDel="00000000" w:rsidP="00000000" w:rsidRDefault="00000000" w:rsidRPr="00000000" w14:paraId="00000042">
      <w:pPr>
        <w:numPr>
          <w:ilvl w:val="0"/>
          <w:numId w:val="4"/>
        </w:numPr>
        <w:spacing w:after="0" w:afterAutospacing="0" w:before="240" w:lineRule="auto"/>
        <w:ind w:left="720" w:hanging="360"/>
        <w:rPr/>
      </w:pPr>
      <w:r w:rsidDel="00000000" w:rsidR="00000000" w:rsidRPr="00000000">
        <w:rPr>
          <w:rtl w:val="0"/>
        </w:rPr>
        <w:t xml:space="preserve">Span: </w:t>
      </w:r>
      <w:r w:rsidDel="00000000" w:rsidR="00000000" w:rsidRPr="00000000">
        <w:rPr>
          <w:rtl w:val="0"/>
        </w:rPr>
        <w:t xml:space="preserve">737 mm (29 in) span</w:t>
      </w:r>
      <w:r w:rsidDel="00000000" w:rsidR="00000000" w:rsidRPr="00000000">
        <w:rPr>
          <w:rtl w:val="0"/>
        </w:rPr>
      </w:r>
    </w:p>
    <w:p w:rsidR="00000000" w:rsidDel="00000000" w:rsidP="00000000" w:rsidRDefault="00000000" w:rsidRPr="00000000" w14:paraId="00000043">
      <w:pPr>
        <w:numPr>
          <w:ilvl w:val="0"/>
          <w:numId w:val="4"/>
        </w:numPr>
        <w:spacing w:after="0" w:afterAutospacing="0" w:before="0" w:beforeAutospacing="0" w:lineRule="auto"/>
        <w:ind w:left="720" w:hanging="360"/>
        <w:rPr/>
      </w:pPr>
      <w:r w:rsidDel="00000000" w:rsidR="00000000" w:rsidRPr="00000000">
        <w:rPr>
          <w:rtl w:val="0"/>
        </w:rPr>
        <w:t xml:space="preserve">Diameter: 88.9 mm (3.5 in) x Length: 3,000 mm (118.6 in)</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Glass Agitator Type: Cryo-Lock blade design</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Glass Agitator Drive Model: TW drive end</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Seal Area Plating MOC: Seal area plated (SS Other)</w:t>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48">
      <w:pPr>
        <w:spacing w:after="240" w:before="240" w:lineRule="auto"/>
        <w:rPr>
          <w:color w:val="1155cc"/>
          <w:u w:val="single"/>
        </w:rPr>
      </w:pPr>
      <w:hyperlink r:id="rId36">
        <w:r w:rsidDel="00000000" w:rsidR="00000000" w:rsidRPr="00000000">
          <w:rPr>
            <w:color w:val="1155cc"/>
            <w:u w:val="single"/>
            <w:rtl w:val="0"/>
          </w:rPr>
          <w:t xml:space="preserve">Request Specs</w:t>
        </w:r>
      </w:hyperlink>
      <w:r w:rsidDel="00000000" w:rsidR="00000000" w:rsidRPr="00000000">
        <w:rPr>
          <w:rtl w:val="0"/>
        </w:rPr>
        <w:t xml:space="preserve"> |</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View IPP# 101094</w:t>
        </w:r>
      </w:hyperlink>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73240udj8y6u" w:id="12"/>
      <w:bookmarkEnd w:id="12"/>
      <w:r w:rsidDel="00000000" w:rsidR="00000000" w:rsidRPr="00000000">
        <w:rPr>
          <w:b w:val="1"/>
          <w:bCs w:val="1"/>
          <w:color w:val="000000"/>
          <w:sz w:val="22"/>
          <w:szCs w:val="22"/>
          <w:rtl w:val="0"/>
        </w:rPr>
        <w:t xml:space="preserve">Pfaudler P Series — 20 Gal Vessel (</w:t>
      </w:r>
      <w:hyperlink r:id="rId39">
        <w:r w:rsidDel="00000000" w:rsidR="00000000" w:rsidRPr="00000000">
          <w:rPr>
            <w:b w:val="1"/>
            <w:bCs w:val="1"/>
            <w:color w:val="1155cc"/>
            <w:sz w:val="22"/>
            <w:szCs w:val="22"/>
            <w:u w:val="single"/>
            <w:rtl w:val="0"/>
          </w:rPr>
          <w:t xml:space="preserve">IPP# 102437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Used Pfaudler P Series glass-lined agitator for 75.7 L (20 gallon) reactor vessel with 3 Blade Retreat Curve impeller.</w:t>
      </w:r>
    </w:p>
    <w:p w:rsidR="00000000" w:rsidDel="00000000" w:rsidP="00000000" w:rsidRDefault="00000000" w:rsidRPr="00000000" w14:paraId="0000004B">
      <w:pPr>
        <w:numPr>
          <w:ilvl w:val="0"/>
          <w:numId w:val="21"/>
        </w:numPr>
        <w:spacing w:after="0" w:afterAutospacing="0" w:before="240" w:lineRule="auto"/>
        <w:ind w:left="720" w:hanging="360"/>
        <w:rPr/>
      </w:pPr>
      <w:r w:rsidDel="00000000" w:rsidR="00000000" w:rsidRPr="00000000">
        <w:rPr>
          <w:rtl w:val="0"/>
        </w:rPr>
        <w:t xml:space="preserve">Span: </w:t>
      </w:r>
      <w:r w:rsidDel="00000000" w:rsidR="00000000" w:rsidRPr="00000000">
        <w:rPr>
          <w:rtl w:val="0"/>
        </w:rPr>
        <w:t xml:space="preserve">406.4 mm (16 in) span</w:t>
      </w:r>
      <w:r w:rsidDel="00000000" w:rsidR="00000000" w:rsidRPr="00000000">
        <w:rPr>
          <w:rtl w:val="0"/>
        </w:rPr>
      </w:r>
    </w:p>
    <w:p w:rsidR="00000000" w:rsidDel="00000000" w:rsidP="00000000" w:rsidRDefault="00000000" w:rsidRPr="00000000" w14:paraId="0000004C">
      <w:pPr>
        <w:numPr>
          <w:ilvl w:val="0"/>
          <w:numId w:val="21"/>
        </w:numPr>
        <w:spacing w:after="0" w:afterAutospacing="0" w:before="0" w:beforeAutospacing="0" w:lineRule="auto"/>
        <w:ind w:left="720" w:hanging="360"/>
      </w:pPr>
      <w:r w:rsidDel="00000000" w:rsidR="00000000" w:rsidRPr="00000000">
        <w:rPr>
          <w:rtl w:val="0"/>
        </w:rPr>
        <w:t xml:space="preserve">Diameter: 38.1 mm (1.5 in) x Length: 857 mm (33.8 in)</w:t>
      </w:r>
    </w:p>
    <w:p w:rsidR="00000000" w:rsidDel="00000000" w:rsidP="00000000" w:rsidRDefault="00000000" w:rsidRPr="00000000" w14:paraId="0000004D">
      <w:pPr>
        <w:numPr>
          <w:ilvl w:val="0"/>
          <w:numId w:val="21"/>
        </w:numPr>
        <w:spacing w:after="0" w:afterAutospacing="0" w:before="0" w:beforeAutospacing="0" w:lineRule="auto"/>
        <w:ind w:left="720" w:hanging="360"/>
      </w:pPr>
      <w:r w:rsidDel="00000000" w:rsidR="00000000" w:rsidRPr="00000000">
        <w:rPr>
          <w:rtl w:val="0"/>
        </w:rPr>
        <w:t xml:space="preserve">Glass Agitator Type: 3 Blade Retreat Curve</w:t>
      </w:r>
    </w:p>
    <w:p w:rsidR="00000000" w:rsidDel="00000000" w:rsidP="00000000" w:rsidRDefault="00000000" w:rsidRPr="00000000" w14:paraId="0000004E">
      <w:pPr>
        <w:numPr>
          <w:ilvl w:val="0"/>
          <w:numId w:val="2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F">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102437</w:t>
        </w:r>
      </w:hyperlink>
      <w:r w:rsidDel="00000000" w:rsidR="00000000" w:rsidRPr="00000000">
        <w:rPr>
          <w:rtl w:val="0"/>
        </w:rPr>
      </w:r>
    </w:p>
    <w:p w:rsidR="00000000" w:rsidDel="00000000" w:rsidP="00000000" w:rsidRDefault="00000000" w:rsidRPr="00000000" w14:paraId="00000050">
      <w:pPr>
        <w:spacing w:after="240" w:before="240" w:lineRule="auto"/>
        <w:rPr>
          <w:color w:val="1155cc"/>
          <w:u w:val="single"/>
        </w:rPr>
      </w:pPr>
      <w:hyperlink r:id="rId43">
        <w:r w:rsidDel="00000000" w:rsidR="00000000" w:rsidRPr="00000000">
          <w:rPr>
            <w:color w:val="1155cc"/>
            <w:u w:val="single"/>
            <w:rtl w:val="0"/>
          </w:rPr>
          <w:t xml:space="preserve">Browse All Pfaudler Glass Lined Agitators in Stock</w:t>
        </w:r>
      </w:hyperlink>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53ewynhey5iv" w:id="13"/>
      <w:bookmarkEnd w:id="13"/>
      <w:r w:rsidDel="00000000" w:rsidR="00000000" w:rsidRPr="00000000">
        <w:rPr>
          <w:b w:val="1"/>
          <w:bCs w:val="1"/>
          <w:color w:val="000000"/>
          <w:sz w:val="26"/>
          <w:szCs w:val="26"/>
          <w:rtl w:val="0"/>
        </w:rPr>
        <w:t xml:space="preserve">Buy Used DeDietrich Glass Lined Agitators for Sale</w:t>
      </w:r>
    </w:p>
    <w:p w:rsidR="00000000" w:rsidDel="00000000" w:rsidP="00000000" w:rsidRDefault="00000000" w:rsidRPr="00000000" w14:paraId="00000052">
      <w:pPr>
        <w:spacing w:after="240" w:before="240" w:lineRule="auto"/>
        <w:rPr/>
      </w:pPr>
      <w:r w:rsidDel="00000000" w:rsidR="00000000" w:rsidRPr="00000000">
        <w:rPr>
          <w:rtl w:val="0"/>
        </w:rPr>
        <w:t xml:space="preserve">DeDietrich is the second deepest OEM position in IPP's glass lined agitator inventory. Available blade styles include 3 Blade Retreat Curve and Glass-Loc across used, unused, and re-glassed conditions.</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om56lhfxwo9g" w:id="14"/>
      <w:bookmarkEnd w:id="14"/>
      <w:r w:rsidDel="00000000" w:rsidR="00000000" w:rsidRPr="00000000">
        <w:rPr>
          <w:b w:val="1"/>
          <w:bCs w:val="1"/>
          <w:color w:val="000000"/>
          <w:sz w:val="22"/>
          <w:szCs w:val="22"/>
          <w:rtl w:val="0"/>
        </w:rPr>
        <w:t xml:space="preserve">[DeDietrich] DeDietrich — 3,000 Gal Vessel (</w:t>
      </w:r>
      <w:hyperlink r:id="rId44">
        <w:r w:rsidDel="00000000" w:rsidR="00000000" w:rsidRPr="00000000">
          <w:rPr>
            <w:b w:val="1"/>
            <w:bCs w:val="1"/>
            <w:color w:val="1155cc"/>
            <w:sz w:val="22"/>
            <w:szCs w:val="22"/>
            <w:u w:val="single"/>
            <w:rtl w:val="0"/>
          </w:rPr>
          <w:t xml:space="preserve">IPP# 210524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Re-glassed DeDietrich glass-lined agitator for 11,350 L (3,000 gallon) reactor vessel with 3 Blade Retreat Curve impeller and RW drive end.</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tl w:val="0"/>
        </w:rPr>
        <w:t xml:space="preserve">Span: 1,350 mm (54 in) blade span</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Diameter: 114.3 mm (4.5 in) x Length: 4,150 mm (163.3 in)</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Glass Agitator Type: 3 Blade Retreat Curve</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Glass Agitator Drive Model: RW drive end</w:t>
      </w:r>
    </w:p>
    <w:p w:rsidR="00000000" w:rsidDel="00000000" w:rsidP="00000000" w:rsidRDefault="00000000" w:rsidRPr="00000000" w14:paraId="00000059">
      <w:pPr>
        <w:numPr>
          <w:ilvl w:val="0"/>
          <w:numId w:val="3"/>
        </w:numPr>
        <w:spacing w:after="24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5A">
      <w:pPr>
        <w:spacing w:after="240" w:before="240" w:lineRule="auto"/>
        <w:rPr>
          <w:color w:val="1155cc"/>
          <w:u w:val="single"/>
        </w:rPr>
      </w:pPr>
      <w:hyperlink r:id="rId45">
        <w:r w:rsidDel="00000000" w:rsidR="00000000" w:rsidRPr="00000000">
          <w:rPr>
            <w:color w:val="1155cc"/>
            <w:u w:val="single"/>
            <w:rtl w:val="0"/>
          </w:rPr>
          <w:t xml:space="preserve">Request Specs</w:t>
        </w:r>
      </w:hyperlink>
      <w:r w:rsidDel="00000000" w:rsidR="00000000" w:rsidRPr="00000000">
        <w:rPr>
          <w:rtl w:val="0"/>
        </w:rPr>
        <w:t xml:space="preserve"> |</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View IPP# 210524</w:t>
        </w:r>
      </w:hyperlink>
      <w:r w:rsidDel="00000000" w:rsidR="00000000" w:rsidRPr="00000000">
        <w:rPr>
          <w:rtl w:val="0"/>
        </w:rPr>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aal2kijq9qye" w:id="15"/>
      <w:bookmarkEnd w:id="15"/>
      <w:r w:rsidDel="00000000" w:rsidR="00000000" w:rsidRPr="00000000">
        <w:rPr>
          <w:b w:val="1"/>
          <w:bCs w:val="1"/>
          <w:color w:val="000000"/>
          <w:sz w:val="22"/>
          <w:szCs w:val="22"/>
          <w:rtl w:val="0"/>
        </w:rPr>
        <w:t xml:space="preserve">DeDietrich Glass-Loc — 2,000 Gal Vessel (</w:t>
      </w:r>
      <w:hyperlink r:id="rId48">
        <w:r w:rsidDel="00000000" w:rsidR="00000000" w:rsidRPr="00000000">
          <w:rPr>
            <w:b w:val="1"/>
            <w:bCs w:val="1"/>
            <w:color w:val="1155cc"/>
            <w:sz w:val="22"/>
            <w:szCs w:val="22"/>
            <w:u w:val="single"/>
            <w:rtl w:val="0"/>
          </w:rPr>
          <w:t xml:space="preserve">IPP# 206874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Unused DeDietrich glass-lined agitator with Glass-Loc blade design for 7,550 L (2,000 gallon) reactor vessel.</w:t>
      </w:r>
    </w:p>
    <w:p w:rsidR="00000000" w:rsidDel="00000000" w:rsidP="00000000" w:rsidRDefault="00000000" w:rsidRPr="00000000" w14:paraId="0000005D">
      <w:pPr>
        <w:numPr>
          <w:ilvl w:val="0"/>
          <w:numId w:val="11"/>
        </w:numPr>
        <w:spacing w:after="0" w:afterAutospacing="0" w:before="240" w:lineRule="auto"/>
        <w:ind w:left="720" w:hanging="360"/>
      </w:pPr>
      <w:r w:rsidDel="00000000" w:rsidR="00000000" w:rsidRPr="00000000">
        <w:rPr>
          <w:rtl w:val="0"/>
        </w:rPr>
        <w:t xml:space="preserve">Diameter: 88.9 mm (3.5 in) x Length: 3,350 mm (132 in)</w:t>
      </w:r>
    </w:p>
    <w:p w:rsidR="00000000" w:rsidDel="00000000" w:rsidP="00000000" w:rsidRDefault="00000000" w:rsidRPr="00000000" w14:paraId="0000005E">
      <w:pPr>
        <w:numPr>
          <w:ilvl w:val="0"/>
          <w:numId w:val="11"/>
        </w:numPr>
        <w:spacing w:after="0" w:afterAutospacing="0" w:before="0" w:beforeAutospacing="0" w:lineRule="auto"/>
        <w:ind w:left="720" w:hanging="360"/>
      </w:pPr>
      <w:r w:rsidDel="00000000" w:rsidR="00000000" w:rsidRPr="00000000">
        <w:rPr>
          <w:rtl w:val="0"/>
        </w:rPr>
        <w:t xml:space="preserve">Glass Agitator Type: Glass-Loc blade design</w:t>
      </w:r>
    </w:p>
    <w:p w:rsidR="00000000" w:rsidDel="00000000" w:rsidP="00000000" w:rsidRDefault="00000000" w:rsidRPr="00000000" w14:paraId="0000005F">
      <w:pPr>
        <w:numPr>
          <w:ilvl w:val="0"/>
          <w:numId w:val="11"/>
        </w:numPr>
        <w:spacing w:after="0" w:afterAutospacing="0" w:before="0" w:beforeAutospacing="0" w:lineRule="auto"/>
        <w:ind w:left="720" w:hanging="360"/>
      </w:pPr>
      <w:r w:rsidDel="00000000" w:rsidR="00000000" w:rsidRPr="00000000">
        <w:rPr>
          <w:rtl w:val="0"/>
        </w:rPr>
        <w:t xml:space="preserve">Vessel Size: 7,550 L (2,000 gallons) vessel</w:t>
      </w:r>
    </w:p>
    <w:p w:rsidR="00000000" w:rsidDel="00000000" w:rsidP="00000000" w:rsidRDefault="00000000" w:rsidRPr="00000000" w14:paraId="00000060">
      <w:pPr>
        <w:numPr>
          <w:ilvl w:val="0"/>
          <w:numId w:val="11"/>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61">
      <w:pPr>
        <w:spacing w:after="240" w:before="240" w:lineRule="auto"/>
        <w:rPr>
          <w:color w:val="1155cc"/>
          <w:u w:val="single"/>
        </w:rPr>
      </w:pPr>
      <w:hyperlink r:id="rId49">
        <w:r w:rsidDel="00000000" w:rsidR="00000000" w:rsidRPr="00000000">
          <w:rPr>
            <w:color w:val="1155cc"/>
            <w:u w:val="single"/>
            <w:rtl w:val="0"/>
          </w:rPr>
          <w:t xml:space="preserve">Request Specs</w:t>
        </w:r>
      </w:hyperlink>
      <w:r w:rsidDel="00000000" w:rsidR="00000000" w:rsidRPr="00000000">
        <w:rPr>
          <w:rtl w:val="0"/>
        </w:rPr>
        <w:t xml:space="preserve"> |</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View IPP# 206874</w:t>
        </w:r>
      </w:hyperlink>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hq0v0w5qnkou" w:id="16"/>
      <w:bookmarkEnd w:id="16"/>
      <w:r w:rsidDel="00000000" w:rsidR="00000000" w:rsidRPr="00000000">
        <w:rPr>
          <w:b w:val="1"/>
          <w:bCs w:val="1"/>
          <w:color w:val="000000"/>
          <w:sz w:val="22"/>
          <w:szCs w:val="22"/>
          <w:rtl w:val="0"/>
        </w:rPr>
        <w:t xml:space="preserve">DeDietrich Agitator (</w:t>
      </w:r>
      <w:hyperlink r:id="rId52">
        <w:r w:rsidDel="00000000" w:rsidR="00000000" w:rsidRPr="00000000">
          <w:rPr>
            <w:b w:val="1"/>
            <w:bCs w:val="1"/>
            <w:color w:val="1155cc"/>
            <w:sz w:val="22"/>
            <w:szCs w:val="22"/>
            <w:u w:val="single"/>
            <w:rtl w:val="0"/>
          </w:rPr>
          <w:t xml:space="preserve">IPP# 216280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Used DeDietrich glass-lined agitator for 757 L (200 gallon) reactor vessel with 3 Blade Retreat Curve impeller.</w:t>
      </w:r>
    </w:p>
    <w:p w:rsidR="00000000" w:rsidDel="00000000" w:rsidP="00000000" w:rsidRDefault="00000000" w:rsidRPr="00000000" w14:paraId="00000064">
      <w:pPr>
        <w:numPr>
          <w:ilvl w:val="0"/>
          <w:numId w:val="15"/>
        </w:numPr>
        <w:spacing w:after="0" w:afterAutospacing="0" w:before="240" w:lineRule="auto"/>
        <w:ind w:left="720" w:hanging="360"/>
      </w:pPr>
      <w:r w:rsidDel="00000000" w:rsidR="00000000" w:rsidRPr="00000000">
        <w:rPr>
          <w:rtl w:val="0"/>
        </w:rPr>
        <w:t xml:space="preserve">Span: 610 mm (24 in) blade span</w:t>
      </w:r>
    </w:p>
    <w:p w:rsidR="00000000" w:rsidDel="00000000" w:rsidP="00000000" w:rsidRDefault="00000000" w:rsidRPr="00000000" w14:paraId="00000065">
      <w:pPr>
        <w:numPr>
          <w:ilvl w:val="0"/>
          <w:numId w:val="15"/>
        </w:numPr>
        <w:spacing w:after="0" w:afterAutospacing="0" w:before="0" w:beforeAutospacing="0" w:lineRule="auto"/>
        <w:ind w:left="720" w:hanging="360"/>
      </w:pPr>
      <w:r w:rsidDel="00000000" w:rsidR="00000000" w:rsidRPr="00000000">
        <w:rPr>
          <w:rtl w:val="0"/>
        </w:rPr>
        <w:t xml:space="preserve">Diameter: 76.2 mm (3 in) x Length: 1,750 mm (69 in)</w:t>
      </w:r>
    </w:p>
    <w:p w:rsidR="00000000" w:rsidDel="00000000" w:rsidP="00000000" w:rsidRDefault="00000000" w:rsidRPr="00000000" w14:paraId="00000066">
      <w:pPr>
        <w:numPr>
          <w:ilvl w:val="0"/>
          <w:numId w:val="15"/>
        </w:numPr>
        <w:spacing w:after="0" w:afterAutospacing="0" w:before="0" w:beforeAutospacing="0" w:lineRule="auto"/>
        <w:ind w:left="720" w:hanging="360"/>
      </w:pPr>
      <w:r w:rsidDel="00000000" w:rsidR="00000000" w:rsidRPr="00000000">
        <w:rPr>
          <w:rtl w:val="0"/>
        </w:rPr>
        <w:t xml:space="preserve">Glass Agitator Type: 3 Blade Retreat Curve</w:t>
      </w:r>
    </w:p>
    <w:p w:rsidR="00000000" w:rsidDel="00000000" w:rsidP="00000000" w:rsidRDefault="00000000" w:rsidRPr="00000000" w14:paraId="00000067">
      <w:pPr>
        <w:numPr>
          <w:ilvl w:val="0"/>
          <w:numId w:val="1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8">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216280</w:t>
        </w:r>
      </w:hyperlink>
      <w:r w:rsidDel="00000000" w:rsidR="00000000" w:rsidRPr="00000000">
        <w:rPr>
          <w:rtl w:val="0"/>
        </w:rPr>
      </w:r>
    </w:p>
    <w:p w:rsidR="00000000" w:rsidDel="00000000" w:rsidP="00000000" w:rsidRDefault="00000000" w:rsidRPr="00000000" w14:paraId="00000069">
      <w:pPr>
        <w:spacing w:after="240" w:before="240" w:lineRule="auto"/>
        <w:rPr>
          <w:color w:val="1155cc"/>
          <w:u w:val="single"/>
        </w:rPr>
      </w:pPr>
      <w:hyperlink r:id="rId56">
        <w:r w:rsidDel="00000000" w:rsidR="00000000" w:rsidRPr="00000000">
          <w:rPr>
            <w:color w:val="1155cc"/>
            <w:u w:val="single"/>
            <w:rtl w:val="0"/>
          </w:rPr>
          <w:t xml:space="preserve">Browse All DeDietrich Glass Lined Agitators in Stock</w:t>
        </w:r>
      </w:hyperlink>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x8yjvpihk47o" w:id="17"/>
      <w:bookmarkEnd w:id="17"/>
      <w:r w:rsidDel="00000000" w:rsidR="00000000" w:rsidRPr="00000000">
        <w:rPr>
          <w:b w:val="1"/>
          <w:bCs w:val="1"/>
          <w:color w:val="000000"/>
          <w:sz w:val="26"/>
          <w:szCs w:val="26"/>
          <w:rtl w:val="0"/>
        </w:rPr>
        <w:t xml:space="preserve">Buy Used Glass Lined Agitators from Other Manufacturers</w:t>
      </w:r>
    </w:p>
    <w:p w:rsidR="00000000" w:rsidDel="00000000" w:rsidP="00000000" w:rsidRDefault="00000000" w:rsidRPr="00000000" w14:paraId="0000006B">
      <w:pPr>
        <w:spacing w:after="240" w:before="240" w:lineRule="auto"/>
        <w:rPr/>
      </w:pPr>
      <w:r w:rsidDel="00000000" w:rsidR="00000000" w:rsidRPr="00000000">
        <w:rPr>
          <w:rtl w:val="0"/>
        </w:rPr>
        <w:t xml:space="preserve">Beyond Pfaudler and DeDietrich, IPP stocks glass lined agitators from 3V Tech, Pfaudler (Germany), EHW Thale, and UGE. These units span a range of vessel sizes and blade configurations.</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fkou0j7m3jb5" w:id="18"/>
      <w:bookmarkEnd w:id="18"/>
      <w:r w:rsidDel="00000000" w:rsidR="00000000" w:rsidRPr="00000000">
        <w:rPr>
          <w:b w:val="1"/>
          <w:bCs w:val="1"/>
          <w:color w:val="000000"/>
          <w:sz w:val="22"/>
          <w:szCs w:val="22"/>
          <w:rtl w:val="0"/>
        </w:rPr>
        <w:t xml:space="preserve">[3V Tech] 3V Tech Cryo-Lock — 6,000 Gal Vessel (</w:t>
      </w:r>
      <w:hyperlink r:id="rId57">
        <w:r w:rsidDel="00000000" w:rsidR="00000000" w:rsidRPr="00000000">
          <w:rPr>
            <w:b w:val="1"/>
            <w:bCs w:val="1"/>
            <w:color w:val="1155cc"/>
            <w:sz w:val="22"/>
            <w:szCs w:val="22"/>
            <w:u w:val="single"/>
            <w:rtl w:val="0"/>
          </w:rPr>
          <w:t xml:space="preserve">IPP# 238245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Unused 3V Tech glass-lined agitator with Cryo-Lock blade design for 22,700 L (6,000 gallon) reactor vessel.</w:t>
      </w:r>
    </w:p>
    <w:p w:rsidR="00000000" w:rsidDel="00000000" w:rsidP="00000000" w:rsidRDefault="00000000" w:rsidRPr="00000000" w14:paraId="0000006E">
      <w:pPr>
        <w:numPr>
          <w:ilvl w:val="0"/>
          <w:numId w:val="13"/>
        </w:numPr>
        <w:spacing w:after="0" w:afterAutospacing="0" w:before="240" w:lineRule="auto"/>
        <w:ind w:left="720" w:hanging="360"/>
      </w:pPr>
      <w:r w:rsidDel="00000000" w:rsidR="00000000" w:rsidRPr="00000000">
        <w:rPr>
          <w:rtl w:val="0"/>
        </w:rPr>
        <w:t xml:space="preserve">Diameter: 127 mm (5 in) shaft diameter</w:t>
      </w:r>
    </w:p>
    <w:p w:rsidR="00000000" w:rsidDel="00000000" w:rsidP="00000000" w:rsidRDefault="00000000" w:rsidRPr="00000000" w14:paraId="0000006F">
      <w:pPr>
        <w:numPr>
          <w:ilvl w:val="0"/>
          <w:numId w:val="13"/>
        </w:numPr>
        <w:spacing w:after="0" w:afterAutospacing="0" w:before="0" w:beforeAutospacing="0" w:lineRule="auto"/>
        <w:ind w:left="720" w:hanging="360"/>
      </w:pPr>
      <w:r w:rsidDel="00000000" w:rsidR="00000000" w:rsidRPr="00000000">
        <w:rPr>
          <w:rtl w:val="0"/>
        </w:rPr>
        <w:t xml:space="preserve">Span: 1,100 mm (43 in) blade span</w:t>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rtl w:val="0"/>
        </w:rPr>
        <w:t xml:space="preserve">Glass Agitator Type: Cryo-Lock blade design</w:t>
      </w:r>
    </w:p>
    <w:p w:rsidR="00000000" w:rsidDel="00000000" w:rsidP="00000000" w:rsidRDefault="00000000" w:rsidRPr="00000000" w14:paraId="00000071">
      <w:pPr>
        <w:numPr>
          <w:ilvl w:val="0"/>
          <w:numId w:val="13"/>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72">
      <w:pPr>
        <w:spacing w:after="240" w:before="240" w:lineRule="auto"/>
        <w:rPr>
          <w:color w:val="1155cc"/>
          <w:u w:val="single"/>
        </w:rPr>
      </w:pPr>
      <w:hyperlink r:id="rId58">
        <w:r w:rsidDel="00000000" w:rsidR="00000000" w:rsidRPr="00000000">
          <w:rPr>
            <w:color w:val="1155cc"/>
            <w:u w:val="single"/>
            <w:rtl w:val="0"/>
          </w:rPr>
          <w:t xml:space="preserve">Request Specs</w:t>
        </w:r>
      </w:hyperlink>
      <w:r w:rsidDel="00000000" w:rsidR="00000000" w:rsidRPr="00000000">
        <w:rPr>
          <w:rtl w:val="0"/>
        </w:rPr>
        <w:t xml:space="preserve"> |</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View IPP# 238245</w:t>
        </w:r>
      </w:hyperlink>
      <w:r w:rsidDel="00000000" w:rsidR="00000000" w:rsidRPr="00000000">
        <w:rPr>
          <w:rtl w:val="0"/>
        </w:rPr>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556uyx1hexk5" w:id="19"/>
      <w:bookmarkEnd w:id="19"/>
      <w:r w:rsidDel="00000000" w:rsidR="00000000" w:rsidRPr="00000000">
        <w:rPr>
          <w:b w:val="1"/>
          <w:bCs w:val="1"/>
          <w:color w:val="000000"/>
          <w:sz w:val="22"/>
          <w:szCs w:val="22"/>
          <w:rtl w:val="0"/>
        </w:rPr>
        <w:t xml:space="preserve">3V Tech Press Lock (</w:t>
      </w:r>
      <w:hyperlink r:id="rId61">
        <w:r w:rsidDel="00000000" w:rsidR="00000000" w:rsidRPr="00000000">
          <w:rPr>
            <w:b w:val="1"/>
            <w:bCs w:val="1"/>
            <w:color w:val="1155cc"/>
            <w:sz w:val="22"/>
            <w:szCs w:val="22"/>
            <w:u w:val="single"/>
            <w:rtl w:val="0"/>
          </w:rPr>
          <w:t xml:space="preserve">IPP# 238281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4">
      <w:pPr>
        <w:spacing w:after="240" w:before="240" w:lineRule="auto"/>
        <w:rPr/>
      </w:pPr>
      <w:r w:rsidDel="00000000" w:rsidR="00000000" w:rsidRPr="00000000">
        <w:rPr>
          <w:rtl w:val="0"/>
        </w:rPr>
        <w:t xml:space="preserve">Unused 3V Tech Press Lock CBT glass-lined agitator for </w:t>
      </w:r>
      <w:r w:rsidDel="00000000" w:rsidR="00000000" w:rsidRPr="00000000">
        <w:rPr>
          <w:rtl w:val="0"/>
        </w:rPr>
        <w:t xml:space="preserve">18,950 L (5,000 gallons) vessel.</w:t>
      </w:r>
      <w:r w:rsidDel="00000000" w:rsidR="00000000" w:rsidRPr="00000000">
        <w:rPr>
          <w:rtl w:val="0"/>
        </w:rPr>
      </w:r>
    </w:p>
    <w:p w:rsidR="00000000" w:rsidDel="00000000" w:rsidP="00000000" w:rsidRDefault="00000000" w:rsidRPr="00000000" w14:paraId="00000075">
      <w:pPr>
        <w:numPr>
          <w:ilvl w:val="0"/>
          <w:numId w:val="10"/>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76">
      <w:pPr>
        <w:numPr>
          <w:ilvl w:val="0"/>
          <w:numId w:val="10"/>
        </w:numPr>
        <w:spacing w:after="0" w:afterAutospacing="0" w:before="0" w:beforeAutospacing="0" w:lineRule="auto"/>
        <w:ind w:left="720" w:hanging="360"/>
        <w:rPr/>
      </w:pPr>
      <w:r w:rsidDel="00000000" w:rsidR="00000000" w:rsidRPr="00000000">
        <w:rPr>
          <w:rtl w:val="0"/>
        </w:rPr>
        <w:t xml:space="preserve">Span: </w:t>
      </w:r>
      <w:r w:rsidDel="00000000" w:rsidR="00000000" w:rsidRPr="00000000">
        <w:rPr>
          <w:rtl w:val="0"/>
        </w:rPr>
        <w:t xml:space="preserve">1,100 mm (43 in) span</w:t>
      </w:r>
      <w:r w:rsidDel="00000000" w:rsidR="00000000" w:rsidRPr="00000000">
        <w:rPr>
          <w:rtl w:val="0"/>
        </w:rPr>
      </w:r>
    </w:p>
    <w:p w:rsidR="00000000" w:rsidDel="00000000" w:rsidP="00000000" w:rsidRDefault="00000000" w:rsidRPr="00000000" w14:paraId="00000077">
      <w:pPr>
        <w:numPr>
          <w:ilvl w:val="0"/>
          <w:numId w:val="10"/>
        </w:numPr>
        <w:spacing w:after="0" w:afterAutospacing="0" w:before="0" w:beforeAutospacing="0" w:lineRule="auto"/>
        <w:ind w:left="720" w:hanging="360"/>
        <w:rPr/>
      </w:pPr>
      <w:r w:rsidDel="00000000" w:rsidR="00000000" w:rsidRPr="00000000">
        <w:rPr>
          <w:rtl w:val="0"/>
        </w:rPr>
        <w:t xml:space="preserve">Diameter: 117.3 mm (4.6 in) shaft diameter</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rtl w:val="0"/>
        </w:rPr>
        <w:t xml:space="preserve">Manufacturer and Model: </w:t>
      </w:r>
      <w:r w:rsidDel="00000000" w:rsidR="00000000" w:rsidRPr="00000000">
        <w:rPr>
          <w:rtl w:val="0"/>
        </w:rPr>
        <w:t xml:space="preserve">3V Tech Press Lock</w:t>
      </w:r>
    </w:p>
    <w:p w:rsidR="00000000" w:rsidDel="00000000" w:rsidP="00000000" w:rsidRDefault="00000000" w:rsidRPr="00000000" w14:paraId="00000079">
      <w:pPr>
        <w:numPr>
          <w:ilvl w:val="0"/>
          <w:numId w:val="10"/>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7A">
      <w:pPr>
        <w:spacing w:after="240" w:before="240" w:lineRule="auto"/>
        <w:rPr>
          <w:color w:val="1155cc"/>
          <w:u w:val="single"/>
        </w:rPr>
      </w:pPr>
      <w:hyperlink r:id="rId62">
        <w:r w:rsidDel="00000000" w:rsidR="00000000" w:rsidRPr="00000000">
          <w:rPr>
            <w:color w:val="1155cc"/>
            <w:u w:val="single"/>
            <w:rtl w:val="0"/>
          </w:rPr>
          <w:t xml:space="preserve">Request Specs</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View IPP# 238281</w:t>
        </w:r>
      </w:hyperlink>
      <w:r w:rsidDel="00000000" w:rsidR="00000000" w:rsidRPr="00000000">
        <w:rPr>
          <w:rtl w:val="0"/>
        </w:rPr>
      </w:r>
    </w:p>
    <w:p w:rsidR="00000000" w:rsidDel="00000000" w:rsidP="00000000" w:rsidRDefault="00000000" w:rsidRPr="00000000" w14:paraId="0000007B">
      <w:pPr>
        <w:spacing w:after="240" w:before="240" w:lineRule="auto"/>
        <w:rPr>
          <w:color w:val="1155cc"/>
          <w:u w:val="single"/>
        </w:rPr>
      </w:pPr>
      <w:hyperlink r:id="rId65">
        <w:r w:rsidDel="00000000" w:rsidR="00000000" w:rsidRPr="00000000">
          <w:rPr>
            <w:color w:val="1155cc"/>
            <w:u w:val="single"/>
            <w:rtl w:val="0"/>
          </w:rPr>
          <w:t xml:space="preserve">Browse All Glass Lined Agitators from Other Manufacturers</w:t>
        </w:r>
      </w:hyperlink>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hdvjorrtfjah" w:id="20"/>
      <w:bookmarkEnd w:id="20"/>
      <w:r w:rsidDel="00000000" w:rsidR="00000000" w:rsidRPr="00000000">
        <w:rPr>
          <w:b w:val="1"/>
          <w:bCs w:val="1"/>
          <w:sz w:val="34"/>
          <w:szCs w:val="34"/>
          <w:rtl w:val="0"/>
        </w:rPr>
        <w:t xml:space="preserve">Buy Used Glass Lined Agitators by Condition</w:t>
      </w:r>
    </w:p>
    <w:p w:rsidR="00000000" w:rsidDel="00000000" w:rsidP="00000000" w:rsidRDefault="00000000" w:rsidRPr="00000000" w14:paraId="0000007E">
      <w:pPr>
        <w:spacing w:after="240" w:before="240" w:lineRule="auto"/>
        <w:rPr/>
      </w:pPr>
      <w:r w:rsidDel="00000000" w:rsidR="00000000" w:rsidRPr="00000000">
        <w:rPr>
          <w:rtl w:val="0"/>
        </w:rPr>
        <w:t xml:space="preserve">IPP stocks glass lined agitators in re-glassed, used, unused, needs-reglass, and new condition grades. Choose the condition that matches your budget, timeline, and performance requirements.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9s4ntng2daf" w:id="21"/>
      <w:bookmarkEnd w:id="21"/>
      <w:r w:rsidDel="00000000" w:rsidR="00000000" w:rsidRPr="00000000">
        <w:rPr>
          <w:b w:val="1"/>
          <w:bCs w:val="1"/>
          <w:color w:val="000000"/>
          <w:sz w:val="26"/>
          <w:szCs w:val="26"/>
          <w:rtl w:val="0"/>
        </w:rPr>
        <w:t xml:space="preserve">Buy Re-Glassed Glass Lined Agitators for Sale</w:t>
      </w:r>
    </w:p>
    <w:p w:rsidR="00000000" w:rsidDel="00000000" w:rsidP="00000000" w:rsidRDefault="00000000" w:rsidRPr="00000000" w14:paraId="00000080">
      <w:pPr>
        <w:spacing w:after="240" w:before="240" w:lineRule="auto"/>
        <w:rPr/>
      </w:pPr>
      <w:r w:rsidDel="00000000" w:rsidR="00000000" w:rsidRPr="00000000">
        <w:rPr>
          <w:rtl w:val="0"/>
        </w:rPr>
        <w:t xml:space="preserve">Re-glassed agitators are the largest condition category in IPP's glass lined agitator inventory — factory-relined components ready for immediate reactor installation. Available from Pfaudler, DeDietrich, and other manufacturers.</w:t>
      </w:r>
    </w:p>
    <w:p w:rsidR="00000000" w:rsidDel="00000000" w:rsidP="00000000" w:rsidRDefault="00000000" w:rsidRPr="00000000" w14:paraId="00000081">
      <w:pPr>
        <w:pStyle w:val="Heading4"/>
        <w:keepNext w:val="0"/>
        <w:keepLines w:val="0"/>
        <w:spacing w:after="40" w:before="240" w:lineRule="auto"/>
        <w:rPr>
          <w:b w:val="1"/>
          <w:bCs w:val="1"/>
          <w:color w:val="000000"/>
          <w:sz w:val="22"/>
          <w:szCs w:val="22"/>
        </w:rPr>
      </w:pPr>
      <w:bookmarkStart w:colFirst="0" w:colLast="0" w:name="_aytqxjmuefw8" w:id="22"/>
      <w:bookmarkEnd w:id="22"/>
      <w:r w:rsidDel="00000000" w:rsidR="00000000" w:rsidRPr="00000000">
        <w:rPr>
          <w:b w:val="1"/>
          <w:bCs w:val="1"/>
          <w:color w:val="000000"/>
          <w:sz w:val="22"/>
          <w:szCs w:val="22"/>
          <w:rtl w:val="0"/>
        </w:rPr>
        <w:t xml:space="preserve">[Re-Glassed] Pfaudler Glasslined (</w:t>
      </w:r>
      <w:hyperlink r:id="rId66">
        <w:r w:rsidDel="00000000" w:rsidR="00000000" w:rsidRPr="00000000">
          <w:rPr>
            <w:b w:val="1"/>
            <w:bCs w:val="1"/>
            <w:color w:val="1155cc"/>
            <w:sz w:val="22"/>
            <w:szCs w:val="22"/>
            <w:u w:val="single"/>
            <w:rtl w:val="0"/>
          </w:rPr>
          <w:t xml:space="preserve">IPP# 92090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Re-glassed Pfaudler Glasslined glass-lined agitator RCI for a </w:t>
      </w:r>
      <w:r w:rsidDel="00000000" w:rsidR="00000000" w:rsidRPr="00000000">
        <w:rPr>
          <w:highlight w:val="white"/>
          <w:rtl w:val="0"/>
        </w:rPr>
        <w:t xml:space="preserve">15,150 L (4,000 gallons) vessel.</w:t>
      </w:r>
      <w:r w:rsidDel="00000000" w:rsidR="00000000" w:rsidRPr="00000000">
        <w:rPr>
          <w:rtl w:val="0"/>
        </w:rPr>
      </w:r>
    </w:p>
    <w:p w:rsidR="00000000" w:rsidDel="00000000" w:rsidP="00000000" w:rsidRDefault="00000000" w:rsidRPr="00000000" w14:paraId="00000083">
      <w:pPr>
        <w:numPr>
          <w:ilvl w:val="0"/>
          <w:numId w:val="23"/>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84">
      <w:pPr>
        <w:numPr>
          <w:ilvl w:val="0"/>
          <w:numId w:val="23"/>
        </w:numPr>
        <w:spacing w:after="0" w:afterAutospacing="0" w:before="0" w:beforeAutospacing="0" w:lineRule="auto"/>
        <w:ind w:left="720" w:hanging="360"/>
      </w:pPr>
      <w:r w:rsidDel="00000000" w:rsidR="00000000" w:rsidRPr="00000000">
        <w:rPr>
          <w:rtl w:val="0"/>
        </w:rPr>
        <w:t xml:space="preserve">Condition: Re-glassed condition</w:t>
      </w:r>
    </w:p>
    <w:p w:rsidR="00000000" w:rsidDel="00000000" w:rsidP="00000000" w:rsidRDefault="00000000" w:rsidRPr="00000000" w14:paraId="00000085">
      <w:pPr>
        <w:numPr>
          <w:ilvl w:val="0"/>
          <w:numId w:val="23"/>
        </w:numPr>
        <w:spacing w:after="0" w:afterAutospacing="0" w:before="0" w:beforeAutospacing="0" w:lineRule="auto"/>
        <w:ind w:left="720" w:hanging="360"/>
      </w:pPr>
      <w:r w:rsidDel="00000000" w:rsidR="00000000" w:rsidRPr="00000000">
        <w:rPr>
          <w:rtl w:val="0"/>
        </w:rPr>
        <w:t xml:space="preserve">Manufacturer and Model: Pfaudler RCI</w:t>
      </w:r>
    </w:p>
    <w:p w:rsidR="00000000" w:rsidDel="00000000" w:rsidP="00000000" w:rsidRDefault="00000000" w:rsidRPr="00000000" w14:paraId="00000086">
      <w:pPr>
        <w:numPr>
          <w:ilvl w:val="0"/>
          <w:numId w:val="23"/>
        </w:numPr>
        <w:spacing w:after="0" w:afterAutospacing="0" w:before="0" w:beforeAutospacing="0" w:lineRule="auto"/>
        <w:ind w:left="720" w:hanging="360"/>
        <w:rPr>
          <w:sz w:val="20"/>
          <w:szCs w:val="20"/>
        </w:rPr>
      </w:pPr>
      <w:r w:rsidDel="00000000" w:rsidR="00000000" w:rsidRPr="00000000">
        <w:rPr>
          <w:rtl w:val="0"/>
        </w:rPr>
        <w:t xml:space="preserve">Span: </w:t>
      </w:r>
      <w:r w:rsidDel="00000000" w:rsidR="00000000" w:rsidRPr="00000000">
        <w:rPr>
          <w:rtl w:val="0"/>
        </w:rPr>
        <w:t xml:space="preserve">1,350 mm (54 in) span</w:t>
      </w:r>
      <w:r w:rsidDel="00000000" w:rsidR="00000000" w:rsidRPr="00000000">
        <w:rPr>
          <w:rtl w:val="0"/>
        </w:rPr>
      </w:r>
    </w:p>
    <w:p w:rsidR="00000000" w:rsidDel="00000000" w:rsidP="00000000" w:rsidRDefault="00000000" w:rsidRPr="00000000" w14:paraId="00000087">
      <w:pPr>
        <w:numPr>
          <w:ilvl w:val="0"/>
          <w:numId w:val="23"/>
        </w:numPr>
        <w:spacing w:after="240" w:before="0" w:beforeAutospacing="0" w:lineRule="auto"/>
        <w:ind w:left="720" w:hanging="360"/>
      </w:pPr>
      <w:r w:rsidDel="00000000" w:rsidR="00000000" w:rsidRPr="00000000">
        <w:rPr>
          <w:rtl w:val="0"/>
        </w:rPr>
        <w:t xml:space="preserve">Diameter: </w:t>
      </w:r>
      <w:r w:rsidDel="00000000" w:rsidR="00000000" w:rsidRPr="00000000">
        <w:rPr>
          <w:rtl w:val="0"/>
        </w:rPr>
        <w:t xml:space="preserve">127 mm (5 in) x Length: 4,650 mm (183 in)</w:t>
      </w:r>
    </w:p>
    <w:p w:rsidR="00000000" w:rsidDel="00000000" w:rsidP="00000000" w:rsidRDefault="00000000" w:rsidRPr="00000000" w14:paraId="00000088">
      <w:pPr>
        <w:spacing w:after="240" w:before="240" w:lineRule="auto"/>
        <w:rPr>
          <w:color w:val="1155cc"/>
          <w:u w:val="single"/>
        </w:rPr>
      </w:pPr>
      <w:hyperlink r:id="rId67">
        <w:r w:rsidDel="00000000" w:rsidR="00000000" w:rsidRPr="00000000">
          <w:rPr>
            <w:color w:val="1155cc"/>
            <w:u w:val="single"/>
            <w:rtl w:val="0"/>
          </w:rPr>
          <w:t xml:space="preserve">Request Specs</w:t>
        </w:r>
      </w:hyperlink>
      <w:r w:rsidDel="00000000" w:rsidR="00000000" w:rsidRPr="00000000">
        <w:rPr>
          <w:rtl w:val="0"/>
        </w:rPr>
        <w:t xml:space="preserve"> |</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View IPP# 92090</w:t>
        </w:r>
      </w:hyperlink>
      <w:r w:rsidDel="00000000" w:rsidR="00000000" w:rsidRPr="00000000">
        <w:rPr>
          <w:rtl w:val="0"/>
        </w:rPr>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bgfut3bdaz5v" w:id="23"/>
      <w:bookmarkEnd w:id="23"/>
      <w:r w:rsidDel="00000000" w:rsidR="00000000" w:rsidRPr="00000000">
        <w:rPr>
          <w:b w:val="1"/>
          <w:bCs w:val="1"/>
          <w:color w:val="000000"/>
          <w:sz w:val="22"/>
          <w:szCs w:val="22"/>
          <w:rtl w:val="0"/>
        </w:rPr>
        <w:t xml:space="preserve">Glasslined Agitator (</w:t>
      </w:r>
      <w:hyperlink r:id="rId70">
        <w:r w:rsidDel="00000000" w:rsidR="00000000" w:rsidRPr="00000000">
          <w:rPr>
            <w:b w:val="1"/>
            <w:bCs w:val="1"/>
            <w:color w:val="1155cc"/>
            <w:sz w:val="22"/>
            <w:szCs w:val="22"/>
            <w:u w:val="single"/>
            <w:rtl w:val="0"/>
          </w:rPr>
          <w:t xml:space="preserve">IPP# 233904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Re-glassed unlisted brand glasslined agitator for </w:t>
      </w:r>
      <w:r w:rsidDel="00000000" w:rsidR="00000000" w:rsidRPr="00000000">
        <w:rPr>
          <w:rtl w:val="0"/>
        </w:rPr>
        <w:t xml:space="preserve">18,950 L (5,000 gallons) vessel.</w:t>
      </w:r>
      <w:r w:rsidDel="00000000" w:rsidR="00000000" w:rsidRPr="00000000">
        <w:rPr>
          <w:rtl w:val="0"/>
        </w:rPr>
      </w:r>
    </w:p>
    <w:p w:rsidR="00000000" w:rsidDel="00000000" w:rsidP="00000000" w:rsidRDefault="00000000" w:rsidRPr="00000000" w14:paraId="0000008B">
      <w:pPr>
        <w:numPr>
          <w:ilvl w:val="0"/>
          <w:numId w:val="7"/>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8C">
      <w:pPr>
        <w:numPr>
          <w:ilvl w:val="0"/>
          <w:numId w:val="7"/>
        </w:numPr>
        <w:spacing w:after="0" w:afterAutospacing="0" w:before="0" w:beforeAutospacing="0" w:lineRule="auto"/>
        <w:ind w:left="720" w:hanging="360"/>
        <w:rPr/>
      </w:pPr>
      <w:r w:rsidDel="00000000" w:rsidR="00000000" w:rsidRPr="00000000">
        <w:rPr>
          <w:rtl w:val="0"/>
        </w:rPr>
        <w:t xml:space="preserve">Condition: Re-glassed condition</w:t>
      </w:r>
    </w:p>
    <w:p w:rsidR="00000000" w:rsidDel="00000000" w:rsidP="00000000" w:rsidRDefault="00000000" w:rsidRPr="00000000" w14:paraId="0000008D">
      <w:pPr>
        <w:numPr>
          <w:ilvl w:val="0"/>
          <w:numId w:val="7"/>
        </w:numPr>
        <w:spacing w:after="0" w:afterAutospacing="0" w:before="0" w:beforeAutospacing="0" w:lineRule="auto"/>
        <w:ind w:left="720" w:hanging="360"/>
        <w:rPr/>
      </w:pPr>
      <w:r w:rsidDel="00000000" w:rsidR="00000000" w:rsidRPr="00000000">
        <w:rPr>
          <w:highlight w:val="white"/>
          <w:rtl w:val="0"/>
        </w:rPr>
        <w:t xml:space="preserve">Span: </w:t>
      </w:r>
      <w:r w:rsidDel="00000000" w:rsidR="00000000" w:rsidRPr="00000000">
        <w:rPr>
          <w:highlight w:val="white"/>
          <w:rtl w:val="0"/>
        </w:rPr>
        <w:t xml:space="preserve">1,350 mm (54 in) span</w:t>
      </w:r>
      <w:r w:rsidDel="00000000" w:rsidR="00000000" w:rsidRPr="00000000">
        <w:rPr>
          <w:rtl w:val="0"/>
        </w:rPr>
      </w:r>
    </w:p>
    <w:p w:rsidR="00000000" w:rsidDel="00000000" w:rsidP="00000000" w:rsidRDefault="00000000" w:rsidRPr="00000000" w14:paraId="0000008E">
      <w:pPr>
        <w:numPr>
          <w:ilvl w:val="0"/>
          <w:numId w:val="7"/>
        </w:numPr>
        <w:spacing w:after="240" w:before="0" w:beforeAutospacing="0" w:lineRule="auto"/>
        <w:ind w:left="720" w:hanging="360"/>
      </w:pPr>
      <w:r w:rsidDel="00000000" w:rsidR="00000000" w:rsidRPr="00000000">
        <w:rPr>
          <w:rtl w:val="0"/>
        </w:rPr>
        <w:t xml:space="preserve">Diameter: 139.7 mm (5.5 in) x Length: 5,450 mm (214.4 in)</w:t>
      </w:r>
    </w:p>
    <w:p w:rsidR="00000000" w:rsidDel="00000000" w:rsidP="00000000" w:rsidRDefault="00000000" w:rsidRPr="00000000" w14:paraId="0000008F">
      <w:pPr>
        <w:spacing w:after="240" w:before="240" w:lineRule="auto"/>
        <w:rPr>
          <w:color w:val="1155cc"/>
          <w:u w:val="single"/>
        </w:rPr>
      </w:pPr>
      <w:hyperlink r:id="rId71">
        <w:r w:rsidDel="00000000" w:rsidR="00000000" w:rsidRPr="00000000">
          <w:rPr>
            <w:color w:val="1155cc"/>
            <w:u w:val="single"/>
            <w:rtl w:val="0"/>
          </w:rPr>
          <w:t xml:space="preserve">Request Specs</w:t>
        </w:r>
      </w:hyperlink>
      <w:r w:rsidDel="00000000" w:rsidR="00000000" w:rsidRPr="00000000">
        <w:rPr>
          <w:rtl w:val="0"/>
        </w:rPr>
        <w:t xml:space="preserve"> |</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View IPP# 233904</w:t>
        </w:r>
      </w:hyperlink>
      <w:r w:rsidDel="00000000" w:rsidR="00000000" w:rsidRPr="00000000">
        <w:rPr>
          <w:rtl w:val="0"/>
        </w:rPr>
      </w:r>
    </w:p>
    <w:p w:rsidR="00000000" w:rsidDel="00000000" w:rsidP="00000000" w:rsidRDefault="00000000" w:rsidRPr="00000000" w14:paraId="00000090">
      <w:pPr>
        <w:spacing w:after="240" w:before="240" w:lineRule="auto"/>
        <w:rPr>
          <w:color w:val="1155cc"/>
          <w:u w:val="single"/>
        </w:rPr>
      </w:pPr>
      <w:hyperlink r:id="rId74">
        <w:r w:rsidDel="00000000" w:rsidR="00000000" w:rsidRPr="00000000">
          <w:rPr>
            <w:color w:val="1155cc"/>
            <w:u w:val="single"/>
            <w:rtl w:val="0"/>
          </w:rPr>
          <w:t xml:space="preserve">Browse All Re-Glassed Glass Lined Agitators in Stock</w:t>
        </w:r>
      </w:hyperlink>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viq3q922phv0" w:id="24"/>
      <w:bookmarkEnd w:id="24"/>
      <w:r w:rsidDel="00000000" w:rsidR="00000000" w:rsidRPr="00000000">
        <w:rPr>
          <w:b w:val="1"/>
          <w:bCs w:val="1"/>
          <w:color w:val="000000"/>
          <w:sz w:val="26"/>
          <w:szCs w:val="26"/>
          <w:rtl w:val="0"/>
        </w:rPr>
        <w:t xml:space="preserve">Buy Used Glass Lined Agitators for Sale</w:t>
      </w:r>
    </w:p>
    <w:p w:rsidR="00000000" w:rsidDel="00000000" w:rsidP="00000000" w:rsidRDefault="00000000" w:rsidRPr="00000000" w14:paraId="00000092">
      <w:pPr>
        <w:spacing w:after="240" w:before="240" w:lineRule="auto"/>
        <w:rPr/>
      </w:pPr>
      <w:r w:rsidDel="00000000" w:rsidR="00000000" w:rsidRPr="00000000">
        <w:rPr>
          <w:rtl w:val="0"/>
        </w:rPr>
        <w:t xml:space="preserve">IPP stocks a deep selection of used glass lined agitators — pulled from operating reactor vessels and sold as-is for cost-effective replacement. Available from Pfaudler, DeDietrich, and other manufacturers.</w:t>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t2t2i3h0t1h9" w:id="25"/>
      <w:bookmarkEnd w:id="25"/>
      <w:r w:rsidDel="00000000" w:rsidR="00000000" w:rsidRPr="00000000">
        <w:rPr>
          <w:b w:val="1"/>
          <w:bCs w:val="1"/>
          <w:color w:val="000000"/>
          <w:sz w:val="22"/>
          <w:szCs w:val="22"/>
          <w:rtl w:val="0"/>
        </w:rPr>
        <w:t xml:space="preserve">[Used] Pfaudler RCI Glasslined (</w:t>
      </w:r>
      <w:hyperlink r:id="rId75">
        <w:r w:rsidDel="00000000" w:rsidR="00000000" w:rsidRPr="00000000">
          <w:rPr>
            <w:b w:val="1"/>
            <w:bCs w:val="1"/>
            <w:color w:val="1155cc"/>
            <w:sz w:val="22"/>
            <w:szCs w:val="22"/>
            <w:u w:val="single"/>
            <w:rtl w:val="0"/>
          </w:rPr>
          <w:t xml:space="preserve">IPP# 232395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Used Pfaudler Glasslined glass lined parts for </w:t>
      </w:r>
      <w:r w:rsidDel="00000000" w:rsidR="00000000" w:rsidRPr="00000000">
        <w:rPr>
          <w:rtl w:val="0"/>
        </w:rPr>
        <w:t xml:space="preserve">7,550 L (2,000 gallons) vessel.</w:t>
      </w:r>
      <w:r w:rsidDel="00000000" w:rsidR="00000000" w:rsidRPr="00000000">
        <w:rPr>
          <w:rtl w:val="0"/>
        </w:rPr>
      </w:r>
    </w:p>
    <w:p w:rsidR="00000000" w:rsidDel="00000000" w:rsidP="00000000" w:rsidRDefault="00000000" w:rsidRPr="00000000" w14:paraId="00000095">
      <w:pPr>
        <w:numPr>
          <w:ilvl w:val="0"/>
          <w:numId w:val="19"/>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96">
      <w:pPr>
        <w:numPr>
          <w:ilvl w:val="0"/>
          <w:numId w:val="19"/>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7">
      <w:pPr>
        <w:numPr>
          <w:ilvl w:val="0"/>
          <w:numId w:val="19"/>
        </w:numPr>
        <w:spacing w:after="0" w:afterAutospacing="0" w:before="0" w:beforeAutospacing="0" w:lineRule="auto"/>
        <w:ind w:left="720" w:hanging="360"/>
      </w:pPr>
      <w:r w:rsidDel="00000000" w:rsidR="00000000" w:rsidRPr="00000000">
        <w:rPr>
          <w:rtl w:val="0"/>
        </w:rPr>
        <w:t xml:space="preserve">Manufacturer and Model: Pfaudler RCI</w:t>
      </w:r>
    </w:p>
    <w:p w:rsidR="00000000" w:rsidDel="00000000" w:rsidP="00000000" w:rsidRDefault="00000000" w:rsidRPr="00000000" w14:paraId="00000098">
      <w:pPr>
        <w:numPr>
          <w:ilvl w:val="0"/>
          <w:numId w:val="19"/>
        </w:numPr>
        <w:spacing w:after="0" w:afterAutospacing="0" w:before="0" w:beforeAutospacing="0" w:lineRule="auto"/>
        <w:ind w:left="720" w:hanging="360"/>
      </w:pPr>
      <w:r w:rsidDel="00000000" w:rsidR="00000000" w:rsidRPr="00000000">
        <w:rPr>
          <w:rtl w:val="0"/>
        </w:rPr>
        <w:t xml:space="preserve">Span: </w:t>
      </w:r>
      <w:r w:rsidDel="00000000" w:rsidR="00000000" w:rsidRPr="00000000">
        <w:rPr>
          <w:rtl w:val="0"/>
        </w:rPr>
        <w:t xml:space="preserve">1,100 mm (44 in) span</w:t>
      </w:r>
      <w:r w:rsidDel="00000000" w:rsidR="00000000" w:rsidRPr="00000000">
        <w:rPr>
          <w:rtl w:val="0"/>
        </w:rPr>
      </w:r>
    </w:p>
    <w:p w:rsidR="00000000" w:rsidDel="00000000" w:rsidP="00000000" w:rsidRDefault="00000000" w:rsidRPr="00000000" w14:paraId="00000099">
      <w:pPr>
        <w:numPr>
          <w:ilvl w:val="0"/>
          <w:numId w:val="19"/>
        </w:numPr>
        <w:spacing w:after="240" w:before="0" w:beforeAutospacing="0" w:lineRule="auto"/>
        <w:ind w:left="720" w:hanging="360"/>
      </w:pPr>
      <w:r w:rsidDel="00000000" w:rsidR="00000000" w:rsidRPr="00000000">
        <w:rPr>
          <w:rtl w:val="0"/>
        </w:rPr>
        <w:t xml:space="preserve">Diameter: </w:t>
      </w:r>
      <w:r w:rsidDel="00000000" w:rsidR="00000000" w:rsidRPr="00000000">
        <w:rPr>
          <w:rtl w:val="0"/>
        </w:rPr>
        <w:t xml:space="preserve">92.1 mm (3.6 in) x Length: 3,800 mm (150.5 in)</w:t>
      </w:r>
    </w:p>
    <w:p w:rsidR="00000000" w:rsidDel="00000000" w:rsidP="00000000" w:rsidRDefault="00000000" w:rsidRPr="00000000" w14:paraId="0000009A">
      <w:pPr>
        <w:spacing w:after="240" w:before="240" w:lineRule="auto"/>
        <w:rPr>
          <w:color w:val="1155cc"/>
          <w:u w:val="single"/>
        </w:rPr>
      </w:pPr>
      <w:hyperlink r:id="rId76">
        <w:r w:rsidDel="00000000" w:rsidR="00000000" w:rsidRPr="00000000">
          <w:rPr>
            <w:color w:val="1155cc"/>
            <w:u w:val="single"/>
            <w:rtl w:val="0"/>
          </w:rPr>
          <w:t xml:space="preserve">Request Specs</w:t>
        </w:r>
      </w:hyperlink>
      <w:r w:rsidDel="00000000" w:rsidR="00000000" w:rsidRPr="00000000">
        <w:rPr>
          <w:rtl w:val="0"/>
        </w:rPr>
        <w:t xml:space="preserve"> |</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View IPP# 232395</w:t>
        </w:r>
      </w:hyperlink>
      <w:r w:rsidDel="00000000" w:rsidR="00000000" w:rsidRPr="00000000">
        <w:rPr>
          <w:rtl w:val="0"/>
        </w:rPr>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rtjdpe766xpz" w:id="26"/>
      <w:bookmarkEnd w:id="26"/>
      <w:r w:rsidDel="00000000" w:rsidR="00000000" w:rsidRPr="00000000">
        <w:rPr>
          <w:b w:val="1"/>
          <w:bCs w:val="1"/>
          <w:color w:val="000000"/>
          <w:sz w:val="22"/>
          <w:szCs w:val="22"/>
          <w:rtl w:val="0"/>
        </w:rPr>
        <w:t xml:space="preserve">Glasslined RCI (</w:t>
      </w:r>
      <w:hyperlink r:id="rId79">
        <w:r w:rsidDel="00000000" w:rsidR="00000000" w:rsidRPr="00000000">
          <w:rPr>
            <w:b w:val="1"/>
            <w:bCs w:val="1"/>
            <w:color w:val="1155cc"/>
            <w:sz w:val="22"/>
            <w:szCs w:val="22"/>
            <w:u w:val="single"/>
            <w:rtl w:val="0"/>
          </w:rPr>
          <w:t xml:space="preserve">IPP# 245669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Good Used Glass unlisted brand glass line</w:t>
      </w:r>
      <w:r w:rsidDel="00000000" w:rsidR="00000000" w:rsidRPr="00000000">
        <w:rPr>
          <w:rtl w:val="0"/>
        </w:rPr>
        <w:t xml:space="preserve">d parts agitator for </w:t>
      </w:r>
      <w:r w:rsidDel="00000000" w:rsidR="00000000" w:rsidRPr="00000000">
        <w:rPr>
          <w:rtl w:val="0"/>
        </w:rPr>
        <w:t xml:space="preserve">1,900 L (500 gallons) vessel.</w:t>
      </w:r>
      <w:r w:rsidDel="00000000" w:rsidR="00000000" w:rsidRPr="00000000">
        <w:rPr>
          <w:rtl w:val="0"/>
        </w:rPr>
      </w:r>
    </w:p>
    <w:p w:rsidR="00000000" w:rsidDel="00000000" w:rsidP="00000000" w:rsidRDefault="00000000" w:rsidRPr="00000000" w14:paraId="0000009D">
      <w:pPr>
        <w:numPr>
          <w:ilvl w:val="0"/>
          <w:numId w:val="9"/>
        </w:numPr>
        <w:spacing w:after="0" w:afterAutospacing="0" w:before="240" w:lineRule="auto"/>
        <w:ind w:left="720" w:hanging="360"/>
      </w:pPr>
      <w:r w:rsidDel="00000000" w:rsidR="00000000" w:rsidRPr="00000000">
        <w:rPr>
          <w:rtl w:val="0"/>
        </w:rPr>
        <w:t xml:space="preserve">Material: </w:t>
      </w:r>
      <w:r w:rsidDel="00000000" w:rsidR="00000000" w:rsidRPr="00000000">
        <w:rPr>
          <w:rtl w:val="0"/>
        </w:rPr>
        <w:t xml:space="preserve">Glasslined</w:t>
      </w:r>
    </w:p>
    <w:p w:rsidR="00000000" w:rsidDel="00000000" w:rsidP="00000000" w:rsidRDefault="00000000" w:rsidRPr="00000000" w14:paraId="0000009E">
      <w:pPr>
        <w:numPr>
          <w:ilvl w:val="0"/>
          <w:numId w:val="9"/>
        </w:numPr>
        <w:spacing w:after="0" w:afterAutospacing="0" w:before="0" w:beforeAutospacing="0" w:lineRule="auto"/>
        <w:ind w:left="720" w:hanging="360"/>
        <w:rPr/>
      </w:pPr>
      <w:r w:rsidDel="00000000" w:rsidR="00000000" w:rsidRPr="00000000">
        <w:rPr>
          <w:rtl w:val="0"/>
        </w:rPr>
        <w:t xml:space="preserve">Condition: Good Used Glass condition</w:t>
      </w:r>
    </w:p>
    <w:p w:rsidR="00000000" w:rsidDel="00000000" w:rsidP="00000000" w:rsidRDefault="00000000" w:rsidRPr="00000000" w14:paraId="0000009F">
      <w:pPr>
        <w:numPr>
          <w:ilvl w:val="0"/>
          <w:numId w:val="9"/>
        </w:numPr>
        <w:spacing w:after="0" w:afterAutospacing="0" w:before="0" w:beforeAutospacing="0" w:lineRule="auto"/>
        <w:ind w:left="720" w:hanging="360"/>
        <w:rPr/>
      </w:pPr>
      <w:r w:rsidDel="00000000" w:rsidR="00000000" w:rsidRPr="00000000">
        <w:rPr>
          <w:rtl w:val="0"/>
        </w:rPr>
        <w:t xml:space="preserve">Span: </w:t>
      </w:r>
      <w:r w:rsidDel="00000000" w:rsidR="00000000" w:rsidRPr="00000000">
        <w:rPr>
          <w:rtl w:val="0"/>
        </w:rPr>
        <w:t xml:space="preserve">914 mm (36 in) span</w:t>
      </w:r>
      <w:r w:rsidDel="00000000" w:rsidR="00000000" w:rsidRPr="00000000">
        <w:rPr>
          <w:rtl w:val="0"/>
        </w:rPr>
      </w:r>
    </w:p>
    <w:p w:rsidR="00000000" w:rsidDel="00000000" w:rsidP="00000000" w:rsidRDefault="00000000" w:rsidRPr="00000000" w14:paraId="000000A0">
      <w:pPr>
        <w:numPr>
          <w:ilvl w:val="0"/>
          <w:numId w:val="9"/>
        </w:numPr>
        <w:spacing w:after="240" w:before="0" w:beforeAutospacing="0" w:lineRule="auto"/>
        <w:ind w:left="720" w:hanging="360"/>
      </w:pPr>
      <w:r w:rsidDel="00000000" w:rsidR="00000000" w:rsidRPr="00000000">
        <w:rPr>
          <w:rtl w:val="0"/>
        </w:rPr>
        <w:t xml:space="preserve">Diameter: 76.2 mm (3 in) x Length: 2,200 mm (86 in)</w:t>
      </w:r>
    </w:p>
    <w:p w:rsidR="00000000" w:rsidDel="00000000" w:rsidP="00000000" w:rsidRDefault="00000000" w:rsidRPr="00000000" w14:paraId="000000A1">
      <w:pPr>
        <w:spacing w:after="240" w:before="240" w:lineRule="auto"/>
        <w:rPr>
          <w:color w:val="1155cc"/>
          <w:u w:val="single"/>
        </w:rPr>
      </w:pPr>
      <w:hyperlink r:id="rId80">
        <w:r w:rsidDel="00000000" w:rsidR="00000000" w:rsidRPr="00000000">
          <w:rPr>
            <w:color w:val="1155cc"/>
            <w:u w:val="single"/>
            <w:rtl w:val="0"/>
          </w:rPr>
          <w:t xml:space="preserve">Request Specs</w:t>
        </w:r>
      </w:hyperlink>
      <w:r w:rsidDel="00000000" w:rsidR="00000000" w:rsidRPr="00000000">
        <w:rPr>
          <w:rtl w:val="0"/>
        </w:rPr>
        <w:t xml:space="preserve"> |</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View IPP# 245669</w:t>
        </w:r>
      </w:hyperlink>
      <w:r w:rsidDel="00000000" w:rsidR="00000000" w:rsidRPr="00000000">
        <w:rPr>
          <w:rtl w:val="0"/>
        </w:rPr>
      </w:r>
    </w:p>
    <w:p w:rsidR="00000000" w:rsidDel="00000000" w:rsidP="00000000" w:rsidRDefault="00000000" w:rsidRPr="00000000" w14:paraId="000000A2">
      <w:pPr>
        <w:spacing w:after="240" w:before="240" w:lineRule="auto"/>
        <w:rPr>
          <w:color w:val="1155cc"/>
          <w:u w:val="single"/>
        </w:rPr>
      </w:pPr>
      <w:hyperlink r:id="rId83">
        <w:r w:rsidDel="00000000" w:rsidR="00000000" w:rsidRPr="00000000">
          <w:rPr>
            <w:color w:val="1155cc"/>
            <w:u w:val="single"/>
            <w:rtl w:val="0"/>
          </w:rPr>
          <w:t xml:space="preserve">Browse All Used Glass Lined Agitators in Stock</w:t>
        </w:r>
      </w:hyperlink>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rraxoe3ixo7k" w:id="27"/>
      <w:bookmarkEnd w:id="27"/>
      <w:r w:rsidDel="00000000" w:rsidR="00000000" w:rsidRPr="00000000">
        <w:rPr>
          <w:b w:val="1"/>
          <w:bCs w:val="1"/>
          <w:color w:val="000000"/>
          <w:sz w:val="26"/>
          <w:szCs w:val="26"/>
          <w:rtl w:val="0"/>
        </w:rPr>
        <w:t xml:space="preserve">Buy Unused Glass Lined Agitators for Sale</w:t>
      </w:r>
    </w:p>
    <w:p w:rsidR="00000000" w:rsidDel="00000000" w:rsidP="00000000" w:rsidRDefault="00000000" w:rsidRPr="00000000" w14:paraId="000000A4">
      <w:pPr>
        <w:spacing w:after="240" w:before="240" w:lineRule="auto"/>
        <w:rPr/>
      </w:pPr>
      <w:r w:rsidDel="00000000" w:rsidR="00000000" w:rsidRPr="00000000">
        <w:rPr>
          <w:rtl w:val="0"/>
        </w:rPr>
        <w:t xml:space="preserve">IPP stocks unused glass lined agitators — new-surplus components that have never been installed in a reactor vessel. Available from Pfaudler, DeDietrich, 3V Tech, and other manufacturers.</w:t>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9bds7h1bxjwb" w:id="28"/>
      <w:bookmarkEnd w:id="28"/>
      <w:r w:rsidDel="00000000" w:rsidR="00000000" w:rsidRPr="00000000">
        <w:rPr>
          <w:b w:val="1"/>
          <w:bCs w:val="1"/>
          <w:color w:val="000000"/>
          <w:sz w:val="22"/>
          <w:szCs w:val="22"/>
          <w:rtl w:val="0"/>
        </w:rPr>
        <w:t xml:space="preserve">[Unused] Pfaudler Glasslined (</w:t>
      </w:r>
      <w:hyperlink r:id="rId84">
        <w:r w:rsidDel="00000000" w:rsidR="00000000" w:rsidRPr="00000000">
          <w:rPr>
            <w:b w:val="1"/>
            <w:bCs w:val="1"/>
            <w:color w:val="1155cc"/>
            <w:sz w:val="22"/>
            <w:szCs w:val="22"/>
            <w:u w:val="single"/>
            <w:rtl w:val="0"/>
          </w:rPr>
          <w:t xml:space="preserve">IPP# 238219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Unused Pfaudler Glasslined glasslined parts agitat</w:t>
      </w:r>
      <w:r w:rsidDel="00000000" w:rsidR="00000000" w:rsidRPr="00000000">
        <w:rPr>
          <w:rtl w:val="0"/>
        </w:rPr>
        <w:t xml:space="preserve">or for </w:t>
      </w:r>
      <w:r w:rsidDel="00000000" w:rsidR="00000000" w:rsidRPr="00000000">
        <w:rPr>
          <w:rtl w:val="0"/>
        </w:rPr>
        <w:t xml:space="preserve">18,950 L (5,000 gallons) vessel.</w:t>
      </w:r>
      <w:r w:rsidDel="00000000" w:rsidR="00000000" w:rsidRPr="00000000">
        <w:rPr>
          <w:rtl w:val="0"/>
        </w:rPr>
      </w:r>
    </w:p>
    <w:p w:rsidR="00000000" w:rsidDel="00000000" w:rsidP="00000000" w:rsidRDefault="00000000" w:rsidRPr="00000000" w14:paraId="000000A7">
      <w:pPr>
        <w:numPr>
          <w:ilvl w:val="0"/>
          <w:numId w:val="14"/>
        </w:numPr>
        <w:spacing w:after="0" w:afterAutospacing="0" w:before="240" w:lineRule="auto"/>
        <w:ind w:left="720" w:hanging="360"/>
      </w:pPr>
      <w:r w:rsidDel="00000000" w:rsidR="00000000" w:rsidRPr="00000000">
        <w:rPr>
          <w:rtl w:val="0"/>
        </w:rPr>
        <w:t xml:space="preserve">Material: </w:t>
      </w:r>
      <w:r w:rsidDel="00000000" w:rsidR="00000000" w:rsidRPr="00000000">
        <w:rPr>
          <w:rtl w:val="0"/>
        </w:rPr>
        <w:t xml:space="preserve">Glasslined</w:t>
      </w:r>
    </w:p>
    <w:p w:rsidR="00000000" w:rsidDel="00000000" w:rsidP="00000000" w:rsidRDefault="00000000" w:rsidRPr="00000000" w14:paraId="000000A8">
      <w:pPr>
        <w:numPr>
          <w:ilvl w:val="0"/>
          <w:numId w:val="14"/>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A9">
      <w:pPr>
        <w:numPr>
          <w:ilvl w:val="0"/>
          <w:numId w:val="14"/>
        </w:numPr>
        <w:spacing w:after="240" w:before="0" w:beforeAutospacing="0" w:lineRule="auto"/>
        <w:ind w:left="720" w:hanging="360"/>
      </w:pPr>
      <w:r w:rsidDel="00000000" w:rsidR="00000000" w:rsidRPr="00000000">
        <w:rPr>
          <w:rtl w:val="0"/>
        </w:rPr>
        <w:t xml:space="preserve">Diameter: 139.7 mm (5.5 in) x Length: 4,600 mm (180.5 in)</w:t>
      </w:r>
    </w:p>
    <w:p w:rsidR="00000000" w:rsidDel="00000000" w:rsidP="00000000" w:rsidRDefault="00000000" w:rsidRPr="00000000" w14:paraId="000000AA">
      <w:pPr>
        <w:spacing w:after="240" w:before="240" w:lineRule="auto"/>
        <w:rPr>
          <w:color w:val="1155cc"/>
          <w:u w:val="single"/>
        </w:rPr>
      </w:pPr>
      <w:hyperlink r:id="rId85">
        <w:r w:rsidDel="00000000" w:rsidR="00000000" w:rsidRPr="00000000">
          <w:rPr>
            <w:color w:val="1155cc"/>
            <w:u w:val="single"/>
            <w:rtl w:val="0"/>
          </w:rPr>
          <w:t xml:space="preserve">Request Specs</w:t>
        </w:r>
      </w:hyperlink>
      <w:r w:rsidDel="00000000" w:rsidR="00000000" w:rsidRPr="00000000">
        <w:rPr>
          <w:rtl w:val="0"/>
        </w:rPr>
        <w:t xml:space="preserve"> |</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View IPP# 238219</w:t>
        </w:r>
      </w:hyperlink>
      <w:r w:rsidDel="00000000" w:rsidR="00000000" w:rsidRPr="00000000">
        <w:rPr>
          <w:rtl w:val="0"/>
        </w:rPr>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z00lxzkdiby8" w:id="29"/>
      <w:bookmarkEnd w:id="29"/>
      <w:r w:rsidDel="00000000" w:rsidR="00000000" w:rsidRPr="00000000">
        <w:rPr>
          <w:b w:val="1"/>
          <w:bCs w:val="1"/>
          <w:color w:val="000000"/>
          <w:sz w:val="22"/>
          <w:szCs w:val="22"/>
          <w:rtl w:val="0"/>
        </w:rPr>
        <w:t xml:space="preserve">3V Tech Glasslined (</w:t>
      </w:r>
      <w:hyperlink r:id="rId88">
        <w:r w:rsidDel="00000000" w:rsidR="00000000" w:rsidRPr="00000000">
          <w:rPr>
            <w:b w:val="1"/>
            <w:bCs w:val="1"/>
            <w:color w:val="1155cc"/>
            <w:sz w:val="22"/>
            <w:szCs w:val="22"/>
            <w:u w:val="single"/>
            <w:rtl w:val="0"/>
          </w:rPr>
          <w:t xml:space="preserve">IPP# 238281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Unused 3V Tech Glasslined glass lined parts.</w:t>
      </w:r>
    </w:p>
    <w:p w:rsidR="00000000" w:rsidDel="00000000" w:rsidP="00000000" w:rsidRDefault="00000000" w:rsidRPr="00000000" w14:paraId="000000AD">
      <w:pPr>
        <w:numPr>
          <w:ilvl w:val="0"/>
          <w:numId w:val="18"/>
        </w:numPr>
        <w:spacing w:after="0" w:afterAutospacing="0" w:before="240" w:lineRule="auto"/>
        <w:ind w:left="720" w:hanging="360"/>
      </w:pPr>
      <w:r w:rsidDel="00000000" w:rsidR="00000000" w:rsidRPr="00000000">
        <w:rPr>
          <w:rtl w:val="0"/>
        </w:rPr>
        <w:t xml:space="preserve">Type: Glasslined</w:t>
      </w:r>
    </w:p>
    <w:p w:rsidR="00000000" w:rsidDel="00000000" w:rsidP="00000000" w:rsidRDefault="00000000" w:rsidRPr="00000000" w14:paraId="000000AE">
      <w:pPr>
        <w:numPr>
          <w:ilvl w:val="0"/>
          <w:numId w:val="18"/>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AF">
      <w:pPr>
        <w:numPr>
          <w:ilvl w:val="0"/>
          <w:numId w:val="18"/>
        </w:numPr>
        <w:spacing w:after="0" w:afterAutospacing="0" w:before="0" w:beforeAutospacing="0" w:lineRule="auto"/>
        <w:ind w:left="720" w:hanging="360"/>
      </w:pPr>
      <w:r w:rsidDel="00000000" w:rsidR="00000000" w:rsidRPr="00000000">
        <w:rPr>
          <w:rtl w:val="0"/>
        </w:rPr>
        <w:t xml:space="preserve">Manufacturer and Model: 3V Tech Press Lock</w:t>
      </w:r>
    </w:p>
    <w:p w:rsidR="00000000" w:rsidDel="00000000" w:rsidP="00000000" w:rsidRDefault="00000000" w:rsidRPr="00000000" w14:paraId="000000B0">
      <w:pPr>
        <w:numPr>
          <w:ilvl w:val="0"/>
          <w:numId w:val="18"/>
        </w:numPr>
        <w:spacing w:after="240" w:before="0" w:beforeAutospacing="0" w:lineRule="auto"/>
        <w:ind w:left="720" w:hanging="360"/>
      </w:pPr>
      <w:r w:rsidDel="00000000" w:rsidR="00000000" w:rsidRPr="00000000">
        <w:rPr>
          <w:rtl w:val="0"/>
        </w:rPr>
        <w:t xml:space="preserve">Diameter: 117.3 mm (4.6 in)</w:t>
      </w:r>
    </w:p>
    <w:p w:rsidR="00000000" w:rsidDel="00000000" w:rsidP="00000000" w:rsidRDefault="00000000" w:rsidRPr="00000000" w14:paraId="000000B1">
      <w:pPr>
        <w:spacing w:after="240" w:before="240" w:lineRule="auto"/>
        <w:rPr>
          <w:color w:val="1155cc"/>
          <w:u w:val="single"/>
        </w:rPr>
      </w:pPr>
      <w:hyperlink r:id="rId89">
        <w:r w:rsidDel="00000000" w:rsidR="00000000" w:rsidRPr="00000000">
          <w:rPr>
            <w:color w:val="1155cc"/>
            <w:u w:val="single"/>
            <w:rtl w:val="0"/>
          </w:rPr>
          <w:t xml:space="preserve">Request Specs</w:t>
        </w:r>
      </w:hyperlink>
      <w:r w:rsidDel="00000000" w:rsidR="00000000" w:rsidRPr="00000000">
        <w:rPr>
          <w:rtl w:val="0"/>
        </w:rPr>
        <w:t xml:space="preserve"> |</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View IPP# 238281</w:t>
        </w:r>
      </w:hyperlink>
      <w:r w:rsidDel="00000000" w:rsidR="00000000" w:rsidRPr="00000000">
        <w:rPr>
          <w:rtl w:val="0"/>
        </w:rPr>
      </w:r>
    </w:p>
    <w:p w:rsidR="00000000" w:rsidDel="00000000" w:rsidP="00000000" w:rsidRDefault="00000000" w:rsidRPr="00000000" w14:paraId="000000B2">
      <w:pPr>
        <w:spacing w:after="240" w:before="240" w:lineRule="auto"/>
        <w:rPr>
          <w:color w:val="1155cc"/>
          <w:u w:val="single"/>
        </w:rPr>
      </w:pPr>
      <w:hyperlink r:id="rId92">
        <w:r w:rsidDel="00000000" w:rsidR="00000000" w:rsidRPr="00000000">
          <w:rPr>
            <w:color w:val="1155cc"/>
            <w:u w:val="single"/>
            <w:rtl w:val="0"/>
          </w:rPr>
          <w:t xml:space="preserve">Browse All Unused Glass Lined Agitators in Stock</w:t>
        </w:r>
      </w:hyperlink>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4mfj7lv3uywx" w:id="30"/>
      <w:bookmarkEnd w:id="30"/>
      <w:r w:rsidDel="00000000" w:rsidR="00000000" w:rsidRPr="00000000">
        <w:rPr>
          <w:b w:val="1"/>
          <w:bCs w:val="1"/>
          <w:color w:val="000000"/>
          <w:sz w:val="26"/>
          <w:szCs w:val="26"/>
          <w:rtl w:val="0"/>
        </w:rPr>
        <w:t xml:space="preserve">Buy Needs-Reglass and New Glass Lined Agitators for Sale</w:t>
      </w:r>
    </w:p>
    <w:p w:rsidR="00000000" w:rsidDel="00000000" w:rsidP="00000000" w:rsidRDefault="00000000" w:rsidRPr="00000000" w14:paraId="000000B4">
      <w:pPr>
        <w:spacing w:after="240" w:before="240" w:lineRule="auto"/>
        <w:rPr/>
      </w:pPr>
      <w:r w:rsidDel="00000000" w:rsidR="00000000" w:rsidRPr="00000000">
        <w:rPr>
          <w:rtl w:val="0"/>
        </w:rPr>
        <w:t xml:space="preserve">IPP also stocks glass lined agitators in needs-reglass, new, and good-used-glass conditions. Available from Pfaudler, DeDietrich, and other manufacturers. Needs-reglass units offer the lowest acquisition cost for buyers with in-house or contracted relining capability.</w:t>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iffdxjvojjea" w:id="31"/>
      <w:bookmarkEnd w:id="31"/>
      <w:r w:rsidDel="00000000" w:rsidR="00000000" w:rsidRPr="00000000">
        <w:rPr>
          <w:b w:val="1"/>
          <w:bCs w:val="1"/>
          <w:color w:val="000000"/>
          <w:sz w:val="22"/>
          <w:szCs w:val="22"/>
          <w:rtl w:val="0"/>
        </w:rPr>
        <w:t xml:space="preserve">[Other] Pfaudler Glasslined (</w:t>
      </w:r>
      <w:hyperlink r:id="rId93">
        <w:r w:rsidDel="00000000" w:rsidR="00000000" w:rsidRPr="00000000">
          <w:rPr>
            <w:b w:val="1"/>
            <w:bCs w:val="1"/>
            <w:color w:val="1155cc"/>
            <w:sz w:val="22"/>
            <w:szCs w:val="22"/>
            <w:u w:val="single"/>
            <w:rtl w:val="0"/>
          </w:rPr>
          <w:t xml:space="preserve">IPP# 245689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New Pfaudler Glasslined glass lined parts.</w:t>
      </w:r>
    </w:p>
    <w:p w:rsidR="00000000" w:rsidDel="00000000" w:rsidP="00000000" w:rsidRDefault="00000000" w:rsidRPr="00000000" w14:paraId="000000B7">
      <w:pPr>
        <w:numPr>
          <w:ilvl w:val="0"/>
          <w:numId w:val="1"/>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B8">
      <w:pPr>
        <w:numPr>
          <w:ilvl w:val="0"/>
          <w:numId w:val="1"/>
        </w:numPr>
        <w:spacing w:after="0" w:afterAutospacing="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0B9">
      <w:pPr>
        <w:numPr>
          <w:ilvl w:val="0"/>
          <w:numId w:val="1"/>
        </w:numPr>
        <w:spacing w:after="240" w:before="0" w:beforeAutospacing="0" w:lineRule="auto"/>
        <w:ind w:left="720" w:hanging="360"/>
      </w:pPr>
      <w:r w:rsidDel="00000000" w:rsidR="00000000" w:rsidRPr="00000000">
        <w:rPr>
          <w:rtl w:val="0"/>
        </w:rPr>
        <w:t xml:space="preserve">Diameter: 38.1 mm (1.5 in) x Length: 781 mm (30.8 in)</w:t>
      </w:r>
    </w:p>
    <w:p w:rsidR="00000000" w:rsidDel="00000000" w:rsidP="00000000" w:rsidRDefault="00000000" w:rsidRPr="00000000" w14:paraId="000000BA">
      <w:pPr>
        <w:spacing w:after="240" w:before="240" w:lineRule="auto"/>
        <w:rPr>
          <w:color w:val="1155cc"/>
          <w:u w:val="single"/>
        </w:rPr>
      </w:pPr>
      <w:hyperlink r:id="rId94">
        <w:r w:rsidDel="00000000" w:rsidR="00000000" w:rsidRPr="00000000">
          <w:rPr>
            <w:color w:val="1155cc"/>
            <w:u w:val="single"/>
            <w:rtl w:val="0"/>
          </w:rPr>
          <w:t xml:space="preserve">Request Specs</w:t>
        </w:r>
      </w:hyperlink>
      <w:r w:rsidDel="00000000" w:rsidR="00000000" w:rsidRPr="00000000">
        <w:rPr>
          <w:rtl w:val="0"/>
        </w:rPr>
        <w:t xml:space="preserve"> |</w:t>
      </w:r>
      <w:hyperlink r:id="rId95">
        <w:r w:rsidDel="00000000" w:rsidR="00000000" w:rsidRPr="00000000">
          <w:rPr>
            <w:rtl w:val="0"/>
          </w:rPr>
          <w:t xml:space="preserve"> </w:t>
        </w:r>
      </w:hyperlink>
      <w:hyperlink r:id="rId96">
        <w:r w:rsidDel="00000000" w:rsidR="00000000" w:rsidRPr="00000000">
          <w:rPr>
            <w:color w:val="1155cc"/>
            <w:u w:val="single"/>
            <w:rtl w:val="0"/>
          </w:rPr>
          <w:t xml:space="preserve">View IPP# 245689</w:t>
        </w:r>
      </w:hyperlink>
      <w:r w:rsidDel="00000000" w:rsidR="00000000" w:rsidRPr="00000000">
        <w:rPr>
          <w:rtl w:val="0"/>
        </w:rPr>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lncr4nlux5o5" w:id="32"/>
      <w:bookmarkEnd w:id="32"/>
      <w:r w:rsidDel="00000000" w:rsidR="00000000" w:rsidRPr="00000000">
        <w:rPr>
          <w:b w:val="1"/>
          <w:bCs w:val="1"/>
          <w:color w:val="000000"/>
          <w:sz w:val="22"/>
          <w:szCs w:val="22"/>
          <w:rtl w:val="0"/>
        </w:rPr>
        <w:t xml:space="preserve">Unknown Glasslined (</w:t>
      </w:r>
      <w:hyperlink r:id="rId97">
        <w:r w:rsidDel="00000000" w:rsidR="00000000" w:rsidRPr="00000000">
          <w:rPr>
            <w:b w:val="1"/>
            <w:bCs w:val="1"/>
            <w:color w:val="1155cc"/>
            <w:sz w:val="22"/>
            <w:szCs w:val="22"/>
            <w:u w:val="single"/>
            <w:rtl w:val="0"/>
          </w:rPr>
          <w:t xml:space="preserve">IPP# </w:t>
        </w:r>
      </w:hyperlink>
      <w:commentRangeStart w:id="0"/>
      <w:hyperlink r:id="rId98">
        <w:r w:rsidDel="00000000" w:rsidR="00000000" w:rsidRPr="00000000">
          <w:rPr>
            <w:b w:val="1"/>
            <w:bCs w:val="1"/>
            <w:color w:val="1155cc"/>
            <w:sz w:val="22"/>
            <w:szCs w:val="22"/>
            <w:u w:val="single"/>
            <w:rtl w:val="0"/>
          </w:rPr>
          <w:t xml:space="preserve">247592</w:t>
        </w:r>
      </w:hyperlink>
      <w:commentRangeEnd w:id="0"/>
      <w:r w:rsidDel="00000000" w:rsidR="00000000" w:rsidRPr="00000000">
        <w:commentReference w:id="0"/>
      </w:r>
      <w:r w:rsidDel="00000000" w:rsidR="00000000" w:rsidRPr="00000000">
        <w:rPr>
          <w:b w:val="1"/>
          <w:bCs w:val="1"/>
          <w:color w:val="000000"/>
          <w:sz w:val="22"/>
          <w:szCs w:val="22"/>
          <w:rtl w:val="0"/>
        </w:rPr>
        <w:t xml:space="preserve">)</w:t>
      </w:r>
    </w:p>
    <w:p w:rsidR="00000000" w:rsidDel="00000000" w:rsidP="00000000" w:rsidRDefault="00000000" w:rsidRPr="00000000" w14:paraId="000000BC">
      <w:pPr>
        <w:spacing w:after="240" w:before="240" w:lineRule="auto"/>
        <w:rPr/>
      </w:pPr>
      <w:r w:rsidDel="00000000" w:rsidR="00000000" w:rsidRPr="00000000">
        <w:rPr>
          <w:rtl w:val="0"/>
        </w:rPr>
        <w:t xml:space="preserve">Needs Reglass unlisted brand glasslined agitator for </w:t>
      </w:r>
      <w:r w:rsidDel="00000000" w:rsidR="00000000" w:rsidRPr="00000000">
        <w:rPr>
          <w:rtl w:val="0"/>
        </w:rPr>
        <w:t xml:space="preserve">37.9 L (10 gallons) vessel.</w:t>
      </w:r>
      <w:r w:rsidDel="00000000" w:rsidR="00000000" w:rsidRPr="00000000">
        <w:rPr>
          <w:rtl w:val="0"/>
        </w:rPr>
      </w:r>
    </w:p>
    <w:p w:rsidR="00000000" w:rsidDel="00000000" w:rsidP="00000000" w:rsidRDefault="00000000" w:rsidRPr="00000000" w14:paraId="000000BD">
      <w:pPr>
        <w:numPr>
          <w:ilvl w:val="0"/>
          <w:numId w:val="22"/>
        </w:numPr>
        <w:spacing w:after="0" w:afterAutospacing="0" w:before="240" w:lineRule="auto"/>
        <w:ind w:left="720" w:hanging="360"/>
      </w:pPr>
      <w:r w:rsidDel="00000000" w:rsidR="00000000" w:rsidRPr="00000000">
        <w:rPr>
          <w:rtl w:val="0"/>
        </w:rPr>
        <w:t xml:space="preserve">Material: Glasslined</w:t>
      </w:r>
    </w:p>
    <w:p w:rsidR="00000000" w:rsidDel="00000000" w:rsidP="00000000" w:rsidRDefault="00000000" w:rsidRPr="00000000" w14:paraId="000000BE">
      <w:pPr>
        <w:numPr>
          <w:ilvl w:val="0"/>
          <w:numId w:val="22"/>
        </w:numPr>
        <w:spacing w:after="0" w:afterAutospacing="0" w:before="0" w:beforeAutospacing="0" w:lineRule="auto"/>
        <w:ind w:left="720" w:hanging="360"/>
      </w:pPr>
      <w:r w:rsidDel="00000000" w:rsidR="00000000" w:rsidRPr="00000000">
        <w:rPr>
          <w:rtl w:val="0"/>
        </w:rPr>
        <w:t xml:space="preserve">Condition: Needs Reglass condition</w:t>
      </w:r>
    </w:p>
    <w:p w:rsidR="00000000" w:rsidDel="00000000" w:rsidP="00000000" w:rsidRDefault="00000000" w:rsidRPr="00000000" w14:paraId="000000BF">
      <w:pPr>
        <w:numPr>
          <w:ilvl w:val="0"/>
          <w:numId w:val="22"/>
        </w:numPr>
        <w:spacing w:after="0" w:afterAutospacing="0" w:before="0" w:beforeAutospacing="0" w:lineRule="auto"/>
        <w:ind w:left="720" w:hanging="360"/>
        <w:rPr>
          <w:sz w:val="20"/>
          <w:szCs w:val="20"/>
        </w:rPr>
      </w:pPr>
      <w:r w:rsidDel="00000000" w:rsidR="00000000" w:rsidRPr="00000000">
        <w:rPr>
          <w:rtl w:val="0"/>
        </w:rPr>
        <w:t xml:space="preserve">Span: </w:t>
      </w:r>
      <w:r w:rsidDel="00000000" w:rsidR="00000000" w:rsidRPr="00000000">
        <w:rPr>
          <w:rtl w:val="0"/>
        </w:rPr>
        <w:t xml:space="preserve">304.8 mm (12 in) span</w:t>
      </w:r>
      <w:r w:rsidDel="00000000" w:rsidR="00000000" w:rsidRPr="00000000">
        <w:rPr>
          <w:rtl w:val="0"/>
        </w:rPr>
      </w:r>
    </w:p>
    <w:p w:rsidR="00000000" w:rsidDel="00000000" w:rsidP="00000000" w:rsidRDefault="00000000" w:rsidRPr="00000000" w14:paraId="000000C0">
      <w:pPr>
        <w:numPr>
          <w:ilvl w:val="0"/>
          <w:numId w:val="22"/>
        </w:numPr>
        <w:spacing w:after="240" w:before="0" w:beforeAutospacing="0" w:lineRule="auto"/>
        <w:ind w:left="720" w:hanging="360"/>
      </w:pPr>
      <w:r w:rsidDel="00000000" w:rsidR="00000000" w:rsidRPr="00000000">
        <w:rPr>
          <w:rtl w:val="0"/>
        </w:rPr>
        <w:t xml:space="preserve">Diameter: </w:t>
      </w:r>
      <w:r w:rsidDel="00000000" w:rsidR="00000000" w:rsidRPr="00000000">
        <w:rPr>
          <w:rtl w:val="0"/>
        </w:rPr>
        <w:t xml:space="preserve">57.2 mm (2.3 in) x Length: 2,650 mm (105 in)</w:t>
      </w:r>
    </w:p>
    <w:p w:rsidR="00000000" w:rsidDel="00000000" w:rsidP="00000000" w:rsidRDefault="00000000" w:rsidRPr="00000000" w14:paraId="000000C1">
      <w:pPr>
        <w:spacing w:after="240" w:before="240" w:lineRule="auto"/>
        <w:rPr>
          <w:color w:val="1155cc"/>
          <w:u w:val="single"/>
        </w:rPr>
      </w:pPr>
      <w:hyperlink r:id="rId99">
        <w:r w:rsidDel="00000000" w:rsidR="00000000" w:rsidRPr="00000000">
          <w:rPr>
            <w:color w:val="1155cc"/>
            <w:u w:val="single"/>
            <w:rtl w:val="0"/>
          </w:rPr>
          <w:t xml:space="preserve">Request Specs</w:t>
        </w:r>
      </w:hyperlink>
      <w:r w:rsidDel="00000000" w:rsidR="00000000" w:rsidRPr="00000000">
        <w:rPr>
          <w:rtl w:val="0"/>
        </w:rPr>
        <w:t xml:space="preserve"> |</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View IPP# 247592</w:t>
        </w:r>
      </w:hyperlink>
      <w:r w:rsidDel="00000000" w:rsidR="00000000" w:rsidRPr="00000000">
        <w:rPr>
          <w:rtl w:val="0"/>
        </w:rPr>
      </w:r>
    </w:p>
    <w:p w:rsidR="00000000" w:rsidDel="00000000" w:rsidP="00000000" w:rsidRDefault="00000000" w:rsidRPr="00000000" w14:paraId="000000C2">
      <w:pPr>
        <w:spacing w:after="240" w:before="240" w:lineRule="auto"/>
        <w:rPr>
          <w:color w:val="1155cc"/>
          <w:u w:val="single"/>
        </w:rPr>
      </w:pPr>
      <w:hyperlink r:id="rId102">
        <w:r w:rsidDel="00000000" w:rsidR="00000000" w:rsidRPr="00000000">
          <w:rPr>
            <w:color w:val="1155cc"/>
            <w:u w:val="single"/>
            <w:rtl w:val="0"/>
          </w:rPr>
          <w:t xml:space="preserve">Browse All Other Glass Lined Agitators in Stock</w:t>
        </w:r>
      </w:hyperlink>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8rn1w98arjz3" w:id="33"/>
      <w:bookmarkEnd w:id="33"/>
      <w:r w:rsidDel="00000000" w:rsidR="00000000" w:rsidRPr="00000000">
        <w:rPr>
          <w:b w:val="1"/>
          <w:bCs w:val="1"/>
          <w:sz w:val="34"/>
          <w:szCs w:val="34"/>
          <w:rtl w:val="0"/>
        </w:rPr>
        <w:t xml:space="preserve">Ready to Buy a Used Glass Lined Agitator?</w:t>
      </w:r>
    </w:p>
    <w:p w:rsidR="00000000" w:rsidDel="00000000" w:rsidP="00000000" w:rsidRDefault="00000000" w:rsidRPr="00000000" w14:paraId="000000C5">
      <w:pPr>
        <w:spacing w:after="240" w:before="240" w:lineRule="auto"/>
        <w:rPr/>
      </w:pPr>
      <w:r w:rsidDel="00000000" w:rsidR="00000000" w:rsidRPr="00000000">
        <w:rPr>
          <w:rtl w:val="0"/>
        </w:rPr>
        <w:t xml:space="preserve">Tell us your specifications and requirements. Our team will match your needs against current glass lined agitators inventory and provide a detailed quote.</w:t>
      </w:r>
    </w:p>
    <w:p w:rsidR="00000000" w:rsidDel="00000000" w:rsidP="00000000" w:rsidRDefault="00000000" w:rsidRPr="00000000" w14:paraId="000000C6">
      <w:pPr>
        <w:spacing w:after="240" w:before="240" w:lineRule="auto"/>
        <w:rPr>
          <w:color w:val="1155cc"/>
          <w:u w:val="single"/>
        </w:rPr>
      </w:pPr>
      <w:hyperlink r:id="rId103">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rpir75tm2f86" w:id="34"/>
      <w:bookmarkEnd w:id="34"/>
      <w:r w:rsidDel="00000000" w:rsidR="00000000" w:rsidRPr="00000000">
        <w:rPr>
          <w:b w:val="1"/>
          <w:bCs w:val="1"/>
          <w:sz w:val="34"/>
          <w:szCs w:val="34"/>
          <w:rtl w:val="0"/>
        </w:rPr>
        <w:t xml:space="preserve">Buying Used Glass Lined Agitators vs Buying New</w:t>
      </w:r>
    </w:p>
    <w:p w:rsidR="00000000" w:rsidDel="00000000" w:rsidP="00000000" w:rsidRDefault="00000000" w:rsidRPr="00000000" w14:paraId="000000C9">
      <w:pPr>
        <w:spacing w:after="240" w:before="240" w:lineRule="auto"/>
        <w:rPr/>
      </w:pPr>
      <w:r w:rsidDel="00000000" w:rsidR="00000000" w:rsidRPr="00000000">
        <w:rPr>
          <w:rtl w:val="0"/>
        </w:rPr>
        <w:t xml:space="preserve">Buying used glass lined agitators from IPP can save up to 50% of capital and 90% of lead time versus buying new. Here is how used and new glass lined agitators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891373801917"/>
        <w:gridCol w:w="3743.0031948881788"/>
        <w:gridCol w:w="3399.105431309904"/>
        <w:tblGridChange w:id="0">
          <w:tblGrid>
            <w:gridCol w:w="2217.891373801917"/>
            <w:gridCol w:w="3743.0031948881788"/>
            <w:gridCol w:w="3399.1054313099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Part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Extended lead times (new OEM order)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Glasslined, Teflon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Pfaudler, DeDietrich, 3V Tech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UGE, Pfaudler, 3V Tech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New raw material consumption</w:t>
            </w:r>
          </w:p>
        </w:tc>
      </w:tr>
    </w:tbl>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aohoz3lqy3p7" w:id="35"/>
      <w:bookmarkEnd w:id="35"/>
      <w:r w:rsidDel="00000000" w:rsidR="00000000" w:rsidRPr="00000000">
        <w:rPr>
          <w:b w:val="1"/>
          <w:bCs w:val="1"/>
          <w:sz w:val="34"/>
          <w:szCs w:val="34"/>
          <w:rtl w:val="0"/>
        </w:rPr>
        <w:t xml:space="preserve">Advantages of Buying Used Glass Lined Agitators from IPP</w:t>
      </w:r>
    </w:p>
    <w:p w:rsidR="00000000" w:rsidDel="00000000" w:rsidP="00000000" w:rsidRDefault="00000000" w:rsidRPr="00000000" w14:paraId="000000DE">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glass lined agitators ready for your process.</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n8xe35yze05j" w:id="36"/>
      <w:bookmarkEnd w:id="36"/>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E0">
      <w:pPr>
        <w:spacing w:after="240" w:before="240" w:lineRule="auto"/>
        <w:rPr/>
      </w:pPr>
      <w:r w:rsidDel="00000000" w:rsidR="00000000" w:rsidRPr="00000000">
        <w:rPr>
          <w:rtl w:val="0"/>
        </w:rPr>
        <w:t xml:space="preserve">Buying used glass lined agitators from IPP can save up to 50% of capital and 90% of lead time versus buying new.</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2c74irdnppu2" w:id="37"/>
      <w:bookmarkEnd w:id="37"/>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E2">
      <w:pPr>
        <w:spacing w:after="240" w:before="240" w:lineRule="auto"/>
        <w:rPr/>
      </w:pPr>
      <w:r w:rsidDel="00000000" w:rsidR="00000000" w:rsidRPr="00000000">
        <w:rPr>
          <w:rtl w:val="0"/>
        </w:rPr>
        <w:t xml:space="preserve">In-stock glass lined agitators from IPP are ready to ship. IPP's GPS subsidiary also provides custom new glass-lined parts with 12–16 week average delivery.</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daiqrovmmvod" w:id="38"/>
      <w:bookmarkEnd w:id="38"/>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E4">
      <w:pPr>
        <w:spacing w:after="240" w:before="240" w:lineRule="auto"/>
        <w:rPr/>
      </w:pPr>
      <w:r w:rsidDel="00000000" w:rsidR="00000000" w:rsidRPr="00000000">
        <w:rPr>
          <w:rtl w:val="0"/>
        </w:rPr>
        <w:t xml:space="preserve">IPP stocks glass lined agitators from Pfaudler, DeDietrich, 3V Tech, Pfaudler (Germany) and other manufacturers. Every unit is an original OEM product with traceable provenance.</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wood6movwstf" w:id="39"/>
      <w:bookmarkEnd w:id="39"/>
      <w:r w:rsidDel="00000000" w:rsidR="00000000" w:rsidRPr="00000000">
        <w:rPr>
          <w:b w:val="1"/>
          <w:bCs w:val="1"/>
          <w:color w:val="000000"/>
          <w:sz w:val="26"/>
          <w:szCs w:val="26"/>
          <w:rtl w:val="0"/>
        </w:rPr>
        <w:t xml:space="preserve">Quality Assured</w:t>
      </w:r>
    </w:p>
    <w:p w:rsidR="00000000" w:rsidDel="00000000" w:rsidP="00000000" w:rsidRDefault="00000000" w:rsidRPr="00000000" w14:paraId="000000E6">
      <w:pPr>
        <w:spacing w:after="240" w:before="240" w:lineRule="auto"/>
        <w:rPr/>
      </w:pPr>
      <w:r w:rsidDel="00000000" w:rsidR="00000000" w:rsidRPr="00000000">
        <w:rPr>
          <w:rtl w:val="0"/>
        </w:rPr>
        <w:t xml:space="preserve">IPP offers glass lined agitators through its UGE (Universal Glasteel Equipment) division, which stocks 700+ vessels and 2,700+ parts.</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qmvmr44wmyd" w:id="40"/>
      <w:bookmarkEnd w:id="40"/>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E8">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t0yecje9e8x9" w:id="41"/>
      <w:bookmarkEnd w:id="41"/>
      <w:r w:rsidDel="00000000" w:rsidR="00000000" w:rsidRPr="00000000">
        <w:rPr>
          <w:b w:val="1"/>
          <w:bCs w:val="1"/>
          <w:color w:val="000000"/>
          <w:sz w:val="26"/>
          <w:szCs w:val="26"/>
          <w:rtl w:val="0"/>
        </w:rPr>
        <w:t xml:space="preserve">Full Range of Parts</w:t>
      </w:r>
    </w:p>
    <w:p w:rsidR="00000000" w:rsidDel="00000000" w:rsidP="00000000" w:rsidRDefault="00000000" w:rsidRPr="00000000" w14:paraId="000000EA">
      <w:pPr>
        <w:spacing w:after="240" w:before="240" w:lineRule="auto"/>
        <w:rPr/>
      </w:pPr>
      <w:r w:rsidDel="00000000" w:rsidR="00000000" w:rsidRPr="00000000">
        <w:rPr>
          <w:rtl w:val="0"/>
        </w:rPr>
        <w:t xml:space="preserve">Glass Lined Agitators are available in multiple sizes, configurations, and conditions from IPP inventory.</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bie6sj7k3g3" w:id="42"/>
      <w:bookmarkEnd w:id="42"/>
      <w:r w:rsidDel="00000000" w:rsidR="00000000" w:rsidRPr="00000000">
        <w:rPr>
          <w:b w:val="1"/>
          <w:bCs w:val="1"/>
          <w:sz w:val="34"/>
          <w:szCs w:val="34"/>
          <w:rtl w:val="0"/>
        </w:rPr>
        <w:t xml:space="preserve">Industries That Buy Used Glass Lined Agitators</w:t>
      </w:r>
    </w:p>
    <w:p w:rsidR="00000000" w:rsidDel="00000000" w:rsidP="00000000" w:rsidRDefault="00000000" w:rsidRPr="00000000" w14:paraId="000000ED">
      <w:pPr>
        <w:spacing w:after="240" w:before="240" w:lineRule="auto"/>
        <w:rPr/>
      </w:pPr>
      <w:r w:rsidDel="00000000" w:rsidR="00000000" w:rsidRPr="00000000">
        <w:rPr>
          <w:rtl w:val="0"/>
        </w:rPr>
        <w:t xml:space="preserve">IPP supplies used glass lined agitators to manufacturers across multiple process industries worldwide.</w:t>
      </w:r>
    </w:p>
    <w:p w:rsidR="00000000" w:rsidDel="00000000" w:rsidP="00000000" w:rsidRDefault="00000000" w:rsidRPr="00000000" w14:paraId="000000EE">
      <w:pPr>
        <w:numPr>
          <w:ilvl w:val="0"/>
          <w:numId w:val="6"/>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EF">
      <w:pPr>
        <w:numPr>
          <w:ilvl w:val="0"/>
          <w:numId w:val="6"/>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F0">
      <w:pPr>
        <w:numPr>
          <w:ilvl w:val="0"/>
          <w:numId w:val="6"/>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F1">
      <w:pPr>
        <w:numPr>
          <w:ilvl w:val="0"/>
          <w:numId w:val="6"/>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F2">
      <w:pPr>
        <w:numPr>
          <w:ilvl w:val="0"/>
          <w:numId w:val="6"/>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F3">
      <w:pPr>
        <w:numPr>
          <w:ilvl w:val="0"/>
          <w:numId w:val="6"/>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wfadeqbrdfzv" w:id="43"/>
      <w:bookmarkEnd w:id="43"/>
      <w:r w:rsidDel="00000000" w:rsidR="00000000" w:rsidRPr="00000000">
        <w:rPr>
          <w:b w:val="1"/>
          <w:bCs w:val="1"/>
          <w:sz w:val="34"/>
          <w:szCs w:val="34"/>
          <w:rtl w:val="0"/>
        </w:rPr>
        <w:t xml:space="preserve">Frequently Asked Questions About Buying Used Glass Lined Agitators</w:t>
      </w:r>
    </w:p>
    <w:p w:rsidR="00000000" w:rsidDel="00000000" w:rsidP="00000000" w:rsidRDefault="00000000" w:rsidRPr="00000000" w14:paraId="000000F6">
      <w:pPr>
        <w:spacing w:after="240" w:before="240" w:lineRule="auto"/>
        <w:rPr/>
      </w:pPr>
      <w:r w:rsidDel="00000000" w:rsidR="00000000" w:rsidRPr="00000000">
        <w:rPr>
          <w:rtl w:val="0"/>
        </w:rPr>
        <w:t xml:space="preserve">Answers to the most common questions from procurement and operations teams evaluating used glass lined agitators.</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Q: How many glass lined agitators does IPP have in stock?</w:t>
        <w:br w:type="textWrapping"/>
      </w:r>
      <w:r w:rsidDel="00000000" w:rsidR="00000000" w:rsidRPr="00000000">
        <w:rPr>
          <w:rtl w:val="0"/>
        </w:rPr>
        <w:t xml:space="preserve">A: IPP stocks glass lined agitators from Pfaudler, DeDietrich, 3V Tech, Pfaudler (Germany), DeDeitrich and other manufacturers. Available in Glasslined, Teflon construction. Browse the IMS inventory for current availability.</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Q: What condition grades are available for used glass lined agitators?</w:t>
        <w:br w:type="textWrapping"/>
      </w:r>
      <w:r w:rsidDel="00000000" w:rsidR="00000000" w:rsidRPr="00000000">
        <w:rPr>
          <w:rtl w:val="0"/>
        </w:rPr>
        <w:t xml:space="preserve">A: IPP stocks glass lined agitators in multiple conditions: Re-glassed, Used, Unused, Needs Reglass, New. Browse the current inventory for available condition options.</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Q: Does IPP sell new glass lined agitators as well as used?</w:t>
        <w:br w:type="textWrapping"/>
      </w:r>
      <w:r w:rsidDel="00000000" w:rsidR="00000000" w:rsidRPr="00000000">
        <w:rPr>
          <w:rtl w:val="0"/>
        </w:rPr>
        <w:t xml:space="preserve">A: Yes. IPP primarily supplies new, used, and re-glassed glass-lined agitators from its Universal Glasteel Equipment (UGE) subsidiary as well as other manufacturers. For new alloy equipment needs, Gale Process Solutions (GPS) provides custom-built alloy and specialty process systems and reactors. Contact IPP for details on current baffle inventory and project-specific requirements.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glass lined agitators in glasslined and teflon construction. Contact IPP to discuss material requirements for your application.</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Q: What manufacturers of glass lined agitators does IPP stock?</w:t>
        <w:br w:type="textWrapping"/>
      </w:r>
      <w:r w:rsidDel="00000000" w:rsidR="00000000" w:rsidRPr="00000000">
        <w:rPr>
          <w:rtl w:val="0"/>
        </w:rPr>
        <w:t xml:space="preserve">A: IPP stocks glass lined agitators from Pfaudler, DeDietrich, 3V Tech, Pfaudler (Germany), DeDeitrich and other manufacturers. Browse the current inventory to see available manufacturers.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Q: How much can I save buying used glass lined agitators versus new?</w:t>
        <w:br w:type="textWrapping"/>
      </w:r>
      <w:r w:rsidDel="00000000" w:rsidR="00000000" w:rsidRPr="00000000">
        <w:rPr>
          <w:rtl w:val="0"/>
        </w:rPr>
        <w:t xml:space="preserve">A: Buying used glass lined agitators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Q: How long does it take to receive glass lined agitators from IPP?</w:t>
        <w:br w:type="textWrapping"/>
      </w:r>
      <w:r w:rsidDel="00000000" w:rsidR="00000000" w:rsidRPr="00000000">
        <w:rPr>
          <w:rtl w:val="0"/>
        </w:rPr>
        <w:t xml:space="preserve">A: In-stock glass lined baffles are ready to ship, from offices in 15 countries worldwide.</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hwxws0qs1ipw" w:id="44"/>
      <w:bookmarkEnd w:id="44"/>
      <w:r w:rsidDel="00000000" w:rsidR="00000000" w:rsidRPr="00000000">
        <w:rPr>
          <w:b w:val="1"/>
          <w:bCs w:val="1"/>
          <w:sz w:val="34"/>
          <w:szCs w:val="34"/>
          <w:rtl w:val="0"/>
        </w:rPr>
        <w:t xml:space="preserve">Other Parts &amp; Equipment from IPP</w:t>
      </w:r>
    </w:p>
    <w:p w:rsidR="00000000" w:rsidDel="00000000" w:rsidP="00000000" w:rsidRDefault="00000000" w:rsidRPr="00000000" w14:paraId="00000101">
      <w:pPr>
        <w:spacing w:after="240" w:before="240" w:lineRule="auto"/>
        <w:rPr/>
      </w:pPr>
      <w:r w:rsidDel="00000000" w:rsidR="00000000" w:rsidRPr="00000000">
        <w:rPr>
          <w:rtl w:val="0"/>
        </w:rPr>
        <w:t xml:space="preserve">In addition to glass lined agitators, IPP stocks parts and equipment across multiple categories for complete process solutions.</w:t>
      </w:r>
    </w:p>
    <w:p w:rsidR="00000000" w:rsidDel="00000000" w:rsidP="00000000" w:rsidRDefault="00000000" w:rsidRPr="00000000" w14:paraId="00000102">
      <w:pPr>
        <w:numPr>
          <w:ilvl w:val="0"/>
          <w:numId w:val="2"/>
        </w:numPr>
        <w:spacing w:after="0" w:afterAutospacing="0" w:before="240" w:lineRule="auto"/>
        <w:ind w:left="720" w:hanging="360"/>
      </w:pPr>
      <w:hyperlink r:id="rId104">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103">
      <w:pPr>
        <w:numPr>
          <w:ilvl w:val="0"/>
          <w:numId w:val="2"/>
        </w:numPr>
        <w:spacing w:after="0" w:afterAutospacing="0" w:before="0" w:beforeAutospacing="0" w:lineRule="auto"/>
        <w:ind w:left="720" w:hanging="360"/>
      </w:pPr>
      <w:hyperlink r:id="rId105">
        <w:r w:rsidDel="00000000" w:rsidR="00000000" w:rsidRPr="00000000">
          <w:rPr>
            <w:color w:val="1155cc"/>
            <w:u w:val="single"/>
            <w:rtl w:val="0"/>
          </w:rPr>
          <w:t xml:space="preserve">Glass Lined Agitators</w:t>
        </w:r>
      </w:hyperlink>
      <w:r w:rsidDel="00000000" w:rsidR="00000000" w:rsidRPr="00000000">
        <w:rPr>
          <w:rtl w:val="0"/>
        </w:rPr>
      </w:r>
    </w:p>
    <w:p w:rsidR="00000000" w:rsidDel="00000000" w:rsidP="00000000" w:rsidRDefault="00000000" w:rsidRPr="00000000" w14:paraId="00000104">
      <w:pPr>
        <w:numPr>
          <w:ilvl w:val="0"/>
          <w:numId w:val="2"/>
        </w:numPr>
        <w:spacing w:after="240" w:before="0" w:beforeAutospacing="0" w:lineRule="auto"/>
        <w:ind w:left="720" w:hanging="360"/>
      </w:pPr>
      <w:hyperlink r:id="rId106">
        <w:r w:rsidDel="00000000" w:rsidR="00000000" w:rsidRPr="00000000">
          <w:rPr>
            <w:color w:val="1155cc"/>
            <w:u w:val="single"/>
            <w:rtl w:val="0"/>
          </w:rPr>
          <w:t xml:space="preserve">Glass Lined Baffles</w:t>
        </w:r>
      </w:hyperlink>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bt8i1jg5x6e0" w:id="45"/>
      <w:bookmarkEnd w:id="45"/>
      <w:r w:rsidDel="00000000" w:rsidR="00000000" w:rsidRPr="00000000">
        <w:rPr>
          <w:b w:val="1"/>
          <w:bCs w:val="1"/>
          <w:color w:val="000000"/>
          <w:sz w:val="26"/>
          <w:szCs w:val="26"/>
          <w:rtl w:val="0"/>
        </w:rPr>
        <w:t xml:space="preserve">Looking for New Glass Lined Agitators?</w:t>
      </w:r>
    </w:p>
    <w:p w:rsidR="00000000" w:rsidDel="00000000" w:rsidP="00000000" w:rsidRDefault="00000000" w:rsidRPr="00000000" w14:paraId="00000107">
      <w:pPr>
        <w:spacing w:after="240" w:before="240" w:lineRule="auto"/>
        <w:rPr/>
      </w:pPr>
      <w:r w:rsidDel="00000000" w:rsidR="00000000" w:rsidRPr="00000000">
        <w:rPr>
          <w:rtl w:val="0"/>
        </w:rPr>
        <w:t xml:space="preserve">IPP Group supplies new alloy equipment through its Gale Process Solutions (GPS) subsidiary, which provides custom-built equipment with 12–16 week average delivery. IPP also offers new and re-glassed equipment through its UGE (Universal Glasteel Equipment) division.</w:t>
      </w:r>
      <w:r w:rsidDel="00000000" w:rsidR="00000000" w:rsidRPr="00000000">
        <w:rPr>
          <w:rtl w:val="0"/>
        </w:rPr>
      </w:r>
    </w:p>
    <w:p w:rsidR="00000000" w:rsidDel="00000000" w:rsidP="00000000" w:rsidRDefault="00000000" w:rsidRPr="00000000" w14:paraId="00000108">
      <w:pPr>
        <w:spacing w:after="240" w:before="240" w:lineRule="auto"/>
        <w:rPr>
          <w:color w:val="1155cc"/>
          <w:u w:val="single"/>
        </w:rPr>
      </w:pPr>
      <w:hyperlink r:id="rId107">
        <w:r w:rsidDel="00000000" w:rsidR="00000000" w:rsidRPr="00000000">
          <w:rPr>
            <w:color w:val="1155cc"/>
            <w:u w:val="single"/>
            <w:rtl w:val="0"/>
          </w:rPr>
          <w:t xml:space="preserve">Ask About New Parts</w:t>
        </w:r>
      </w:hyperlink>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iszohtk75ura" w:id="46"/>
      <w:bookmarkEnd w:id="46"/>
      <w:r w:rsidDel="00000000" w:rsidR="00000000" w:rsidRPr="00000000">
        <w:rPr>
          <w:b w:val="1"/>
          <w:bCs w:val="1"/>
          <w:sz w:val="34"/>
          <w:szCs w:val="34"/>
          <w:rtl w:val="0"/>
        </w:rPr>
        <w:t xml:space="preserve">Ready to Buy Glass Lined Agitators?</w:t>
      </w:r>
    </w:p>
    <w:p w:rsidR="00000000" w:rsidDel="00000000" w:rsidP="00000000" w:rsidRDefault="00000000" w:rsidRPr="00000000" w14:paraId="0000010B">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0C">
      <w:pPr>
        <w:spacing w:after="240" w:before="240" w:lineRule="auto"/>
        <w:rPr>
          <w:color w:val="1155cc"/>
          <w:u w:val="single"/>
        </w:rPr>
      </w:pPr>
      <w:hyperlink r:id="rId108">
        <w:r w:rsidDel="00000000" w:rsidR="00000000" w:rsidRPr="00000000">
          <w:rPr>
            <w:color w:val="1155cc"/>
            <w:u w:val="single"/>
            <w:rtl w:val="0"/>
          </w:rPr>
          <w:t xml:space="preserve">Talk to a Specialist</w:t>
        </w:r>
      </w:hyperlink>
      <w:r w:rsidDel="00000000" w:rsidR="00000000" w:rsidRPr="00000000">
        <w:rPr>
          <w:rtl w:val="0"/>
        </w:rPr>
        <w:t xml:space="preserve"> |</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2T14:56:40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item please remove / replace with a different one. Also do not use any "needs reglass".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rkdowntotext.com/contact/" TargetMode="External"/><Relationship Id="rId42" Type="http://schemas.openxmlformats.org/officeDocument/2006/relationships/hyperlink" Target="https://ims.internationalprocessplants.com/inventory/equipment/detail/102437" TargetMode="External"/><Relationship Id="rId41" Type="http://schemas.openxmlformats.org/officeDocument/2006/relationships/hyperlink" Target="https://ims.internationalprocessplants.com/inventory/equipment/detail/102437" TargetMode="External"/><Relationship Id="rId44" Type="http://schemas.openxmlformats.org/officeDocument/2006/relationships/hyperlink" Target="https://ims.internationalprocessplants.com/inventory/equipment/detail/210524" TargetMode="External"/><Relationship Id="rId43" Type="http://schemas.openxmlformats.org/officeDocument/2006/relationships/hyperlink" Target="https://ims.internationalprocessplants.com/inventory/equipment/glass-lined-parts/agitator" TargetMode="External"/><Relationship Id="rId46" Type="http://schemas.openxmlformats.org/officeDocument/2006/relationships/hyperlink" Target="https://ims.internationalprocessplants.com/inventory/equipment/detail/210524" TargetMode="External"/><Relationship Id="rId45" Type="http://schemas.openxmlformats.org/officeDocument/2006/relationships/hyperlink" Target="https://markdowntotext.com/contact/" TargetMode="External"/><Relationship Id="rId107" Type="http://schemas.openxmlformats.org/officeDocument/2006/relationships/hyperlink" Target="https://markdowntotext.com/contact/" TargetMode="External"/><Relationship Id="rId106" Type="http://schemas.openxmlformats.org/officeDocument/2006/relationships/hyperlink" Target="https://markdowntotext.com/equipment/glass-lined-parts/baffle/" TargetMode="External"/><Relationship Id="rId105" Type="http://schemas.openxmlformats.org/officeDocument/2006/relationships/hyperlink" Target="https://markdowntotext.com/equipment/glass-lined-parts/agitator/" TargetMode="External"/><Relationship Id="rId104" Type="http://schemas.openxmlformats.org/officeDocument/2006/relationships/hyperlink" Target="https://markdowntotext.com/equipment/reactor/" TargetMode="External"/><Relationship Id="rId109" Type="http://schemas.openxmlformats.org/officeDocument/2006/relationships/hyperlink" Target="https://ims.internationalprocessplants.com/inventory/equipment/glass-lined-parts/agitator" TargetMode="External"/><Relationship Id="rId108" Type="http://schemas.openxmlformats.org/officeDocument/2006/relationships/hyperlink" Target="https://markdowntotext.com/contact/" TargetMode="External"/><Relationship Id="rId48" Type="http://schemas.openxmlformats.org/officeDocument/2006/relationships/hyperlink" Target="https://ims.internationalprocessplants.com/inventory/equipment/detail/206874" TargetMode="External"/><Relationship Id="rId47" Type="http://schemas.openxmlformats.org/officeDocument/2006/relationships/hyperlink" Target="https://ims.internationalprocessplants.com/inventory/equipment/detail/210524" TargetMode="External"/><Relationship Id="rId49" Type="http://schemas.openxmlformats.org/officeDocument/2006/relationships/hyperlink" Target="https://markdowntotext.com/contact/" TargetMode="External"/><Relationship Id="rId103" Type="http://schemas.openxmlformats.org/officeDocument/2006/relationships/hyperlink" Target="https://markdowntotext.com/contact/" TargetMode="External"/><Relationship Id="rId102" Type="http://schemas.openxmlformats.org/officeDocument/2006/relationships/hyperlink" Target="https://ims.internationalprocessplants.com/inventory/equipment/glass-lined-parts/agitator" TargetMode="External"/><Relationship Id="rId101" Type="http://schemas.openxmlformats.org/officeDocument/2006/relationships/hyperlink" Target="https://ims.internationalprocessplants.com/inventory/equipment/detail/247592" TargetMode="External"/><Relationship Id="rId100" Type="http://schemas.openxmlformats.org/officeDocument/2006/relationships/hyperlink" Target="https://ims.internationalprocessplants.com/inventory/equipment/detail/247592" TargetMode="External"/><Relationship Id="rId31" Type="http://schemas.openxmlformats.org/officeDocument/2006/relationships/hyperlink" Target="https://ims.internationalprocessplants.com/inventory/equipment/detail/100648" TargetMode="External"/><Relationship Id="rId30" Type="http://schemas.openxmlformats.org/officeDocument/2006/relationships/hyperlink" Target="https://ims.internationalprocessplants.com/inventory/equipment/glass-lined-parts/agitator" TargetMode="External"/><Relationship Id="rId33" Type="http://schemas.openxmlformats.org/officeDocument/2006/relationships/hyperlink" Target="https://ims.internationalprocessplants.com/inventory/equipment/detail/100648" TargetMode="External"/><Relationship Id="rId32" Type="http://schemas.openxmlformats.org/officeDocument/2006/relationships/hyperlink" Target="https://markdowntotext.com/contact/" TargetMode="External"/><Relationship Id="rId35" Type="http://schemas.openxmlformats.org/officeDocument/2006/relationships/hyperlink" Target="https://ims.internationalprocessplants.com/inventory/equipment/detail/101094" TargetMode="External"/><Relationship Id="rId34" Type="http://schemas.openxmlformats.org/officeDocument/2006/relationships/hyperlink" Target="https://ims.internationalprocessplants.com/inventory/equipment/detail/100648" TargetMode="External"/><Relationship Id="rId37" Type="http://schemas.openxmlformats.org/officeDocument/2006/relationships/hyperlink" Target="https://ims.internationalprocessplants.com/inventory/equipment/detail/101094" TargetMode="External"/><Relationship Id="rId36" Type="http://schemas.openxmlformats.org/officeDocument/2006/relationships/hyperlink" Target="https://markdowntotext.com/contact/" TargetMode="External"/><Relationship Id="rId39" Type="http://schemas.openxmlformats.org/officeDocument/2006/relationships/hyperlink" Target="https://ims.internationalprocessplants.com/inventory/equipment/detail/102437" TargetMode="External"/><Relationship Id="rId38" Type="http://schemas.openxmlformats.org/officeDocument/2006/relationships/hyperlink" Target="https://ims.internationalprocessplants.com/inventory/equipment/detail/101094" TargetMode="External"/><Relationship Id="rId20" Type="http://schemas.openxmlformats.org/officeDocument/2006/relationships/hyperlink" Target="https://ims.internationalprocessplants.com/inventory/equipment/detail/206874" TargetMode="External"/><Relationship Id="rId22" Type="http://schemas.openxmlformats.org/officeDocument/2006/relationships/hyperlink" Target="https://markdowntotext.com/contact/" TargetMode="External"/><Relationship Id="rId21" Type="http://schemas.openxmlformats.org/officeDocument/2006/relationships/hyperlink" Target="https://ims.internationalprocessplants.com/inventory/equipment/detail/238225" TargetMode="External"/><Relationship Id="rId24" Type="http://schemas.openxmlformats.org/officeDocument/2006/relationships/hyperlink" Target="https://ims.internationalprocessplants.com/inventory/equipment/detail/238225" TargetMode="External"/><Relationship Id="rId23" Type="http://schemas.openxmlformats.org/officeDocument/2006/relationships/hyperlink" Target="https://ims.internationalprocessplants.com/inventory/equipment/detail/238225" TargetMode="External"/><Relationship Id="rId26" Type="http://schemas.openxmlformats.org/officeDocument/2006/relationships/hyperlink" Target="https://ims.internationalprocessplants.com/inventory/equipment/detail/235584" TargetMode="External"/><Relationship Id="rId25" Type="http://schemas.openxmlformats.org/officeDocument/2006/relationships/hyperlink" Target="https://ims.internationalprocessplants.com/inventory/equipment/glass-lined-parts/agitator" TargetMode="External"/><Relationship Id="rId28" Type="http://schemas.openxmlformats.org/officeDocument/2006/relationships/hyperlink" Target="https://ims.internationalprocessplants.com/inventory/equipment/detail/235584" TargetMode="External"/><Relationship Id="rId27" Type="http://schemas.openxmlformats.org/officeDocument/2006/relationships/hyperlink" Target="https://markdowntotext.com/contact/" TargetMode="External"/><Relationship Id="rId29" Type="http://schemas.openxmlformats.org/officeDocument/2006/relationships/hyperlink" Target="https://ims.internationalprocessplants.com/inventory/equipment/detail/235584" TargetMode="External"/><Relationship Id="rId95" Type="http://schemas.openxmlformats.org/officeDocument/2006/relationships/hyperlink" Target="https://ims.internationalprocessplants.com/inventory/equipment/detail/245689" TargetMode="External"/><Relationship Id="rId94" Type="http://schemas.openxmlformats.org/officeDocument/2006/relationships/hyperlink" Target="https://markdowntotext.com/contact/" TargetMode="External"/><Relationship Id="rId97" Type="http://schemas.openxmlformats.org/officeDocument/2006/relationships/hyperlink" Target="https://ims.internationalprocessplants.com/inventory/equipment/detail/247592" TargetMode="External"/><Relationship Id="rId96" Type="http://schemas.openxmlformats.org/officeDocument/2006/relationships/hyperlink" Target="https://ims.internationalprocessplants.com/inventory/equipment/detail/245689" TargetMode="External"/><Relationship Id="rId11" Type="http://schemas.openxmlformats.org/officeDocument/2006/relationships/hyperlink" Target="https://ims.internationalprocessplants.com/inventory/equipment/detail/206874" TargetMode="External"/><Relationship Id="rId99" Type="http://schemas.openxmlformats.org/officeDocument/2006/relationships/hyperlink" Target="https://markdowntotext.com/contact/" TargetMode="External"/><Relationship Id="rId10" Type="http://schemas.openxmlformats.org/officeDocument/2006/relationships/hyperlink" Target="https://ims.internationalprocessplants.com/inventory/equipment/detail/100648" TargetMode="External"/><Relationship Id="rId98" Type="http://schemas.openxmlformats.org/officeDocument/2006/relationships/hyperlink" Target="https://ims.internationalprocessplants.com/inventory/equipment/detail/247592" TargetMode="External"/><Relationship Id="rId13" Type="http://schemas.openxmlformats.org/officeDocument/2006/relationships/hyperlink" Target="https://ims.internationalprocessplants.com/inventory/equipment/detail/100648" TargetMode="External"/><Relationship Id="rId12" Type="http://schemas.openxmlformats.org/officeDocument/2006/relationships/hyperlink" Target="https://ims.internationalprocessplants.com/inventory/equipment/detail/238225" TargetMode="External"/><Relationship Id="rId91" Type="http://schemas.openxmlformats.org/officeDocument/2006/relationships/hyperlink" Target="https://ims.internationalprocessplants.com/inventory/equipment/detail/238281" TargetMode="External"/><Relationship Id="rId90" Type="http://schemas.openxmlformats.org/officeDocument/2006/relationships/hyperlink" Target="https://ims.internationalprocessplants.com/inventory/equipment/detail/238281" TargetMode="External"/><Relationship Id="rId93" Type="http://schemas.openxmlformats.org/officeDocument/2006/relationships/hyperlink" Target="https://ims.internationalprocessplants.com/inventory/equipment/detail/245689" TargetMode="External"/><Relationship Id="rId92" Type="http://schemas.openxmlformats.org/officeDocument/2006/relationships/hyperlink" Target="https://ims.internationalprocessplants.com/inventory/equipment/glass-lined-parts/agitator" TargetMode="External"/><Relationship Id="rId15" Type="http://schemas.openxmlformats.org/officeDocument/2006/relationships/hyperlink" Target="https://ims.internationalprocessplants.com/inventory/equipment/detail/100648" TargetMode="External"/><Relationship Id="rId110" Type="http://schemas.openxmlformats.org/officeDocument/2006/relationships/hyperlink" Target="https://ims.internationalprocessplants.com/inventory/equipment/glass-lined-parts/agitator" TargetMode="External"/><Relationship Id="rId14" Type="http://schemas.openxmlformats.org/officeDocument/2006/relationships/hyperlink" Target="https://markdowntotext.com/contact/" TargetMode="External"/><Relationship Id="rId17" Type="http://schemas.openxmlformats.org/officeDocument/2006/relationships/hyperlink" Target="https://ims.internationalprocessplants.com/inventory/equipment/detail/206874" TargetMode="External"/><Relationship Id="rId16" Type="http://schemas.openxmlformats.org/officeDocument/2006/relationships/hyperlink" Target="https://ims.internationalprocessplants.com/inventory/equipment/detail/100648" TargetMode="External"/><Relationship Id="rId19" Type="http://schemas.openxmlformats.org/officeDocument/2006/relationships/hyperlink" Target="https://ims.internationalprocessplants.com/inventory/equipment/detail/206874" TargetMode="External"/><Relationship Id="rId18" Type="http://schemas.openxmlformats.org/officeDocument/2006/relationships/hyperlink" Target="https://markdowntotext.com/contact/" TargetMode="External"/><Relationship Id="rId84" Type="http://schemas.openxmlformats.org/officeDocument/2006/relationships/hyperlink" Target="https://ims.internationalprocessplants.com/inventory/equipment/detail/238219" TargetMode="External"/><Relationship Id="rId83" Type="http://schemas.openxmlformats.org/officeDocument/2006/relationships/hyperlink" Target="https://ims.internationalprocessplants.com/inventory/equipment/glass-lined-parts/agitator" TargetMode="External"/><Relationship Id="rId86" Type="http://schemas.openxmlformats.org/officeDocument/2006/relationships/hyperlink" Target="https://ims.internationalprocessplants.com/inventory/equipment/detail/238219" TargetMode="External"/><Relationship Id="rId85" Type="http://schemas.openxmlformats.org/officeDocument/2006/relationships/hyperlink" Target="https://markdowntotext.com/contact/" TargetMode="External"/><Relationship Id="rId88" Type="http://schemas.openxmlformats.org/officeDocument/2006/relationships/hyperlink" Target="https://ims.internationalprocessplants.com/inventory/equipment/detail/238281" TargetMode="External"/><Relationship Id="rId87" Type="http://schemas.openxmlformats.org/officeDocument/2006/relationships/hyperlink" Target="https://ims.internationalprocessplants.com/inventory/equipment/detail/238219" TargetMode="External"/><Relationship Id="rId89" Type="http://schemas.openxmlformats.org/officeDocument/2006/relationships/hyperlink" Target="https://markdowntotext.com/contact/" TargetMode="External"/><Relationship Id="rId80" Type="http://schemas.openxmlformats.org/officeDocument/2006/relationships/hyperlink" Target="https://markdowntotext.com/contact/" TargetMode="External"/><Relationship Id="rId82" Type="http://schemas.openxmlformats.org/officeDocument/2006/relationships/hyperlink" Target="https://ims.internationalprocessplants.com/inventory/equipment/detail/245669" TargetMode="External"/><Relationship Id="rId81" Type="http://schemas.openxmlformats.org/officeDocument/2006/relationships/hyperlink" Target="https://ims.internationalprocessplants.com/inventory/equipment/detail/24566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glass-lined-parts/agitato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arkdowntotext.com/contact/" TargetMode="External"/><Relationship Id="rId8" Type="http://schemas.openxmlformats.org/officeDocument/2006/relationships/hyperlink" Target="https://ims.internationalprocessplants.com/inventory/equipment/glass-lined-parts/agitator" TargetMode="External"/><Relationship Id="rId73" Type="http://schemas.openxmlformats.org/officeDocument/2006/relationships/hyperlink" Target="https://ims.internationalprocessplants.com/inventory/equipment/detail/233904" TargetMode="External"/><Relationship Id="rId72" Type="http://schemas.openxmlformats.org/officeDocument/2006/relationships/hyperlink" Target="https://ims.internationalprocessplants.com/inventory/equipment/detail/233904" TargetMode="External"/><Relationship Id="rId75" Type="http://schemas.openxmlformats.org/officeDocument/2006/relationships/hyperlink" Target="https://ims.internationalprocessplants.com/inventory/equipment/detail/232395" TargetMode="External"/><Relationship Id="rId74" Type="http://schemas.openxmlformats.org/officeDocument/2006/relationships/hyperlink" Target="https://ims.internationalprocessplants.com/inventory/equipment/glass-lined-parts/agitator" TargetMode="External"/><Relationship Id="rId77" Type="http://schemas.openxmlformats.org/officeDocument/2006/relationships/hyperlink" Target="https://ims.internationalprocessplants.com/inventory/equipment/detail/232395" TargetMode="External"/><Relationship Id="rId76" Type="http://schemas.openxmlformats.org/officeDocument/2006/relationships/hyperlink" Target="https://markdowntotext.com/contact/" TargetMode="External"/><Relationship Id="rId79" Type="http://schemas.openxmlformats.org/officeDocument/2006/relationships/hyperlink" Target="https://ims.internationalprocessplants.com/inventory/equipment/detail/245669" TargetMode="External"/><Relationship Id="rId78" Type="http://schemas.openxmlformats.org/officeDocument/2006/relationships/hyperlink" Target="https://ims.internationalprocessplants.com/inventory/equipment/detail/232395" TargetMode="External"/><Relationship Id="rId71" Type="http://schemas.openxmlformats.org/officeDocument/2006/relationships/hyperlink" Target="https://markdowntotext.com/contact/" TargetMode="External"/><Relationship Id="rId70" Type="http://schemas.openxmlformats.org/officeDocument/2006/relationships/hyperlink" Target="https://ims.internationalprocessplants.com/inventory/equipment/detail/233904" TargetMode="External"/><Relationship Id="rId62" Type="http://schemas.openxmlformats.org/officeDocument/2006/relationships/hyperlink" Target="https://markdowntotext.com/contact/" TargetMode="External"/><Relationship Id="rId61" Type="http://schemas.openxmlformats.org/officeDocument/2006/relationships/hyperlink" Target="https://ims.internationalprocessplants.com/inventory/equipment/detail/238281" TargetMode="External"/><Relationship Id="rId64" Type="http://schemas.openxmlformats.org/officeDocument/2006/relationships/hyperlink" Target="https://ims.internationalprocessplants.com/inventory/equipment/detail/238281" TargetMode="External"/><Relationship Id="rId63" Type="http://schemas.openxmlformats.org/officeDocument/2006/relationships/hyperlink" Target="https://ims.internationalprocessplants.com/inventory/equipment/detail/238281" TargetMode="External"/><Relationship Id="rId66" Type="http://schemas.openxmlformats.org/officeDocument/2006/relationships/hyperlink" Target="https://ims.internationalprocessplants.com/inventory/equipment/detail/92090" TargetMode="External"/><Relationship Id="rId65" Type="http://schemas.openxmlformats.org/officeDocument/2006/relationships/hyperlink" Target="https://ims.internationalprocessplants.com/inventory/equipment/glass-lined-parts/agitator" TargetMode="External"/><Relationship Id="rId68" Type="http://schemas.openxmlformats.org/officeDocument/2006/relationships/hyperlink" Target="https://ims.internationalprocessplants.com/inventory/equipment/detail/92090" TargetMode="External"/><Relationship Id="rId67" Type="http://schemas.openxmlformats.org/officeDocument/2006/relationships/hyperlink" Target="https://markdowntotext.com/contact/" TargetMode="External"/><Relationship Id="rId60" Type="http://schemas.openxmlformats.org/officeDocument/2006/relationships/hyperlink" Target="https://ims.internationalprocessplants.com/inventory/equipment/detail/238245" TargetMode="External"/><Relationship Id="rId69" Type="http://schemas.openxmlformats.org/officeDocument/2006/relationships/hyperlink" Target="https://ims.internationalprocessplants.com/inventory/equipment/detail/92090" TargetMode="External"/><Relationship Id="rId51" Type="http://schemas.openxmlformats.org/officeDocument/2006/relationships/hyperlink" Target="https://ims.internationalprocessplants.com/inventory/equipment/detail/206874" TargetMode="External"/><Relationship Id="rId50" Type="http://schemas.openxmlformats.org/officeDocument/2006/relationships/hyperlink" Target="https://ims.internationalprocessplants.com/inventory/equipment/detail/206874" TargetMode="External"/><Relationship Id="rId53" Type="http://schemas.openxmlformats.org/officeDocument/2006/relationships/hyperlink" Target="https://markdowntotext.com/contact/" TargetMode="External"/><Relationship Id="rId52" Type="http://schemas.openxmlformats.org/officeDocument/2006/relationships/hyperlink" Target="https://ims.internationalprocessplants.com/inventory/equipment/detail/216280" TargetMode="External"/><Relationship Id="rId55" Type="http://schemas.openxmlformats.org/officeDocument/2006/relationships/hyperlink" Target="https://ims.internationalprocessplants.com/inventory/equipment/detail/216280" TargetMode="External"/><Relationship Id="rId54" Type="http://schemas.openxmlformats.org/officeDocument/2006/relationships/hyperlink" Target="https://ims.internationalprocessplants.com/inventory/equipment/detail/216280" TargetMode="External"/><Relationship Id="rId57" Type="http://schemas.openxmlformats.org/officeDocument/2006/relationships/hyperlink" Target="https://ims.internationalprocessplants.com/inventory/equipment/detail/238245" TargetMode="External"/><Relationship Id="rId56" Type="http://schemas.openxmlformats.org/officeDocument/2006/relationships/hyperlink" Target="https://ims.internationalprocessplants.com/inventory/equipment/glass-lined-parts/agitator" TargetMode="External"/><Relationship Id="rId59" Type="http://schemas.openxmlformats.org/officeDocument/2006/relationships/hyperlink" Target="https://ims.internationalprocessplants.com/inventory/equipment/detail/238245" TargetMode="External"/><Relationship Id="rId58" Type="http://schemas.openxmlformats.org/officeDocument/2006/relationships/hyperlink" Target="https://markdowntotext.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